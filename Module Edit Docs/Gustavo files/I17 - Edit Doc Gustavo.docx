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B66B4" w14:textId="77777777" w:rsidR="0063697B" w:rsidRDefault="00000000">
      <w:pPr>
        <w:pStyle w:val="Ttulo"/>
      </w:pPr>
      <w:proofErr w:type="spellStart"/>
      <w:r>
        <w:t>HemoSim</w:t>
      </w:r>
      <w:proofErr w:type="spellEnd"/>
      <w:r>
        <w:t xml:space="preserve"> edit doc - I17</w:t>
      </w:r>
    </w:p>
    <w:p w14:paraId="027FDDF0" w14:textId="77777777" w:rsidR="0063697B" w:rsidRDefault="00000000">
      <w:r>
        <w:rPr>
          <w:i/>
          <w:color w:val="C0392B"/>
          <w:sz w:val="19"/>
        </w:rPr>
        <w:t xml:space="preserve">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w:t>
      </w:r>
      <w:proofErr w:type="spellStart"/>
      <w:r>
        <w:rPr>
          <w:i/>
          <w:color w:val="C0392B"/>
          <w:sz w:val="19"/>
        </w:rPr>
        <w:t>content+notes</w:t>
      </w:r>
      <w:proofErr w:type="spellEnd"/>
      <w:r>
        <w:rPr>
          <w:i/>
          <w:color w:val="C0392B"/>
          <w:sz w:val="19"/>
        </w:rPr>
        <w:t xml:space="preserve"> doc, so it will not look exactly like the web page.</w:t>
      </w:r>
    </w:p>
    <w:p w14:paraId="7E71EBCB" w14:textId="77777777" w:rsidR="0063697B" w:rsidRDefault="0063697B"/>
    <w:p w14:paraId="736FC002" w14:textId="77777777" w:rsidR="0063697B" w:rsidRDefault="00000000">
      <w:r>
        <w:rPr>
          <w:b/>
          <w:color w:val="B00000"/>
          <w:sz w:val="21"/>
        </w:rPr>
        <w:t>ISSUES FLAGGED FOR THIS MODULE (5)</w:t>
      </w:r>
    </w:p>
    <w:p w14:paraId="212607D6" w14:textId="77777777" w:rsidR="0063697B" w:rsidRDefault="00000000">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14:paraId="4B076100" w14:textId="77777777" w:rsidR="0063697B" w:rsidRDefault="00000000">
      <w:r>
        <w:rPr>
          <w:i/>
          <w:color w:val="B00000"/>
          <w:sz w:val="19"/>
        </w:rPr>
        <w:t xml:space="preserve">[SOURCE: The PAC deck's Module 8 answer grid is internally inconsistent and was not reproduced. The shared option B across cases reads CVP 15, RV 45/15, PA 30/15, PCWP 10, CI 1.9, SvO2 55 percent. RV systolic 45 against PA systolic 30 is a 15 mmHg gradient across the pulmonic valve, which none of these cases has. The option offered for tamponade and constriction also fails to </w:t>
      </w:r>
      <w:proofErr w:type="spellStart"/>
      <w:r>
        <w:rPr>
          <w:i/>
          <w:color w:val="B00000"/>
          <w:sz w:val="19"/>
        </w:rPr>
        <w:t>equalise</w:t>
      </w:r>
      <w:proofErr w:type="spellEnd"/>
      <w:r>
        <w:rPr>
          <w:i/>
          <w:color w:val="B00000"/>
          <w:sz w:val="19"/>
        </w:rPr>
        <w:t xml:space="preserve"> RAP and PAOP, which is the defining feature of both.]</w:t>
      </w:r>
    </w:p>
    <w:p w14:paraId="7521290B" w14:textId="77777777" w:rsidR="0063697B" w:rsidRDefault="00000000">
      <w:r>
        <w:rPr>
          <w:i/>
          <w:color w:val="B00000"/>
          <w:sz w:val="19"/>
        </w:rPr>
        <w:t>[SOURCE: Scenario 5's PA catheter panel in hemodynamics-proposal-2026.md does not compute. PVR is listed as 12.50 Wood units where the stated pressures and flow give 8.3. RVSWI is listed as 11.51 where the stated values give 7.8. The indirect Fick CO of 3.42 implies a VO2 near 133 mL/min, roughly half expected. The case's clinical shape and its drug sequencing were kept and every number rebuilt.]</w:t>
      </w:r>
    </w:p>
    <w:p w14:paraId="1430885B" w14:textId="77777777" w:rsidR="0063697B" w:rsidRDefault="00000000">
      <w:r>
        <w:rPr>
          <w:i/>
          <w:color w:val="0050A0"/>
          <w:sz w:val="19"/>
        </w:rPr>
        <w:t>[DECISION: Where to read a right atrial pressure. Two cases on this page read the CVP at the z point, following I14. I15 and n7-t3 give different conventions. Marked in the HTML with TODO-CVPREAD.]</w:t>
      </w:r>
    </w:p>
    <w:p w14:paraId="24EBBA31" w14:textId="77777777" w:rsidR="0063697B" w:rsidRDefault="00000000">
      <w:r>
        <w:rPr>
          <w:i/>
          <w:color w:val="5A5A5A"/>
          <w:sz w:val="19"/>
        </w:rPr>
        <w:t>[NOTE: Two claims were softened to match their abstracts. Fincke is now the strongest independent correlate on multivariable analysis only, and the Kattan post hoc is normal capillary refill at two hours rather than at baseline.]</w:t>
      </w:r>
    </w:p>
    <w:p w14:paraId="0252A6F2" w14:textId="77777777" w:rsidR="0063697B" w:rsidRDefault="00000000">
      <w:r>
        <w:rPr>
          <w:i/>
          <w:color w:val="5A5A5A"/>
          <w:sz w:val="19"/>
        </w:rPr>
        <w:t>[NOTE: Every case's arithmetic was verified by script: twelve SVR values, five PVR values, six mean PA pressures, both LVOT stroke volume calculations and the full Fick set all compute from the stated inputs.]</w:t>
      </w:r>
    </w:p>
    <w:p w14:paraId="37DB4DC8" w14:textId="77777777" w:rsidR="0063697B" w:rsidRDefault="0063697B"/>
    <w:p w14:paraId="7343D084" w14:textId="77777777" w:rsidR="0063697B" w:rsidRDefault="00000000">
      <w:pPr>
        <w:pStyle w:val="Ttulo1"/>
      </w:pPr>
      <w:r>
        <w:t>Apply</w:t>
      </w:r>
    </w:p>
    <w:p w14:paraId="0BA34726" w14:textId="77777777" w:rsidR="0063697B" w:rsidRDefault="00000000">
      <w:r>
        <w:t>Sixteen modules stand behind this one. I1 gave the three principles, I4 through I9 worked each interface in turn, I10 closed the loop, and I11 through I16 took apart every instrument the bedside offers. Nothing new is taught here. What this page does is put you in front of six data sets whose obvious reading is wrong, and work each one the way the physiology demands rather than the way the monitor invites.</w:t>
      </w:r>
    </w:p>
    <w:p w14:paraId="11ED4590" w14:textId="2F04CBC7" w:rsidR="0063697B" w:rsidRDefault="00000000">
      <w:r>
        <w:lastRenderedPageBreak/>
        <w:t xml:space="preserve">That distinction is the entire point. The failure mode at the bedside is almost never ignorance of the physiology. It is reading a number without first asking what that number is a measurement of, and then treating the number instead of the patient. </w:t>
      </w:r>
      <w:ins w:id="0" w:author="Gustavo Garcia" w:date="2026-09-08T11:39:00Z">
        <w:r w:rsidR="00EE5230" w:rsidRPr="00EE5230">
          <w:t>The central habit is to ask what a number means before using it to choose treatment. A central venous pressure of 18 cannot establish ventricular distension without considering cardiac timing and the pressure surrounding the heart. A pulse pressure variation of 18 percent requires a valid respiratory measurement and an explanation of why stroke volume is varying. A cardiac output of 8.7 L/min establishes substantial global flow, but cannot by itself establish adequate oxygen content, regional distribution or tissue perfusion.</w:t>
        </w:r>
      </w:ins>
      <w:del w:id="1" w:author="Gustavo Garcia" w:date="2026-09-08T11:36:00Z" w16du:dateUtc="2026-09-08T16:36:00Z">
        <w:r w:rsidDel="00EE5230">
          <w:delText>A central venous pressure of 18 licenses nothing until you know the pressure surrounding the heart. A pulse pressure variation of 18 percent licenses nothing until you know which ventricle is limiting flow, and whether the measurement was valid to begin with. A cardiac output of 8.7 L/min licenses nothing at all about whether tissue is being perfused.</w:delText>
        </w:r>
      </w:del>
    </w:p>
    <w:p w14:paraId="56926719" w14:textId="77777777" w:rsidR="0063697B" w:rsidRDefault="00000000">
      <w:r>
        <w:t>N8 did a version of this at Novice depth, with one case and the algorithm in the foreground. Here the algorithm is in the background and the physiology carries the reasoning. Each case below is worked in the same order: what was measured, what the measurement genuinely licenses, what would distinguish the remaining possibilities, and what the chosen intervention should do to which curve. Where a case turns on a mechanism, the module that owns that mechanism is named and linked rather than re-explained. If you find yourself unable to follow a step, the link is the answer, not a longer paragraph here.</w:t>
      </w:r>
    </w:p>
    <w:p w14:paraId="498A165A" w14:textId="77777777" w:rsidR="0063697B" w:rsidRDefault="00000000">
      <w:pPr>
        <w:pStyle w:val="Ttulo2"/>
      </w:pPr>
      <w:r>
        <w:t>The order in which the questions get asked</w:t>
      </w:r>
    </w:p>
    <w:p w14:paraId="51886697" w14:textId="77777777" w:rsidR="0063697B" w:rsidRDefault="00000000">
      <w:r>
        <w:t>Four questions, always in this sequence. The sequence matters more than any individual answer, because getting it out of order is how a competent clinician arrives confidently at the wrong plan.</w:t>
      </w:r>
    </w:p>
    <w:p w14:paraId="78D49E45" w14:textId="77777777" w:rsidR="0063697B" w:rsidRDefault="00000000">
      <w:r>
        <w:t xml:space="preserve">First, is this number a number? Before a value can be interpreted it has to be a faithful representation of a pressure or a flow. I3 establishes what that requires: correct zeroing, correct leveling to the </w:t>
      </w:r>
      <w:proofErr w:type="spellStart"/>
      <w:r>
        <w:t>phlebostatic</w:t>
      </w:r>
      <w:proofErr w:type="spellEnd"/>
      <w:r>
        <w:t xml:space="preserve"> axis, a system that is neither underdamped nor overdamped, and a read at the right point in the respiratory cycle. I14 and I15 add the waveform-specific traps. A leveling error of a few </w:t>
      </w:r>
      <w:proofErr w:type="spellStart"/>
      <w:r>
        <w:t>centimetres</w:t>
      </w:r>
      <w:proofErr w:type="spellEnd"/>
      <w:r>
        <w:t xml:space="preserve"> will convert one shock phenotype into another without producing any sign that anything is wrong.</w:t>
      </w:r>
    </w:p>
    <w:p w14:paraId="0FC8C118" w14:textId="0D1070E3" w:rsidR="0063697B" w:rsidRDefault="00000000">
      <w:r>
        <w:t>Second, what is this number a measurement of?</w:t>
      </w:r>
      <w:ins w:id="2" w:author="Gustavo Garcia" w:date="2026-09-08T11:42:00Z" w16du:dateUtc="2026-09-08T16:42:00Z">
        <w:r w:rsidR="00EE5230">
          <w:t xml:space="preserve"> </w:t>
        </w:r>
      </w:ins>
      <w:ins w:id="3" w:author="Gustavo Garcia" w:date="2026-09-08T11:42:00Z">
        <w:r w:rsidR="00EE5230" w:rsidRPr="00EE5230">
          <w:t>Mean right atrial pressure describes average downstream pressure for systemic venous return. End-diastolic RAP at the z point addresses pressure at the end of right ventricular filling. Estimating the pressure distending the chamber also requires considering the pressure outside it. Similarly, mean PAWP describes pulmonary venous pressure burden, while end-diastolic PAWP may estimate LVEDP under the assumptions developed in I15. A pressure can be valid yet answer a different question from the one being asked</w:t>
        </w:r>
      </w:ins>
      <w:del w:id="4" w:author="Gustavo Garcia" w:date="2026-09-08T11:42:00Z" w16du:dateUtc="2026-09-08T16:42:00Z">
        <w:r w:rsidDel="00EE5230">
          <w:delText xml:space="preserve"> A catheter in the right atrium reports intravascular pressure referenced to atmosphere. That single quantity plays two entirely different roles, and I8 works out why both readings are legitimate: it is the backpressure to venous return, and, once corrected for the pressure surrounding the heart, it is the transmural pressure that distends the ventricle</w:delText>
        </w:r>
      </w:del>
      <w:r>
        <w:t>. The catheter</w:t>
      </w:r>
      <w:ins w:id="5" w:author="Gustavo Garcia" w:date="2026-09-08T11:41:00Z" w16du:dateUtc="2026-09-08T16:41:00Z">
        <w:r w:rsidR="00EE5230">
          <w:t xml:space="preserve"> alone</w:t>
        </w:r>
      </w:ins>
      <w:r>
        <w:t xml:space="preserve"> cannot tell you which role you are looking at.</w:t>
      </w:r>
    </w:p>
    <w:p w14:paraId="23A46B4B" w14:textId="77777777" w:rsidR="0063697B" w:rsidRDefault="00000000">
      <w:r>
        <w:t>Third, what would discriminate? Having named the two or three states still consistent with the data, ask which measurement would separate them and, critically, whether you can actually obtain it. This is where the tools in I11 earn their place, and where a dynamic test usually beats another static pressure.</w:t>
      </w:r>
    </w:p>
    <w:p w14:paraId="75B4F136" w14:textId="7F39A77A" w:rsidR="0063697B" w:rsidRDefault="00000000">
      <w:r>
        <w:lastRenderedPageBreak/>
        <w:t xml:space="preserve">Fourth, </w:t>
      </w:r>
      <w:ins w:id="6" w:author="Gustavo Garcia" w:date="2026-09-08T11:44:00Z" w16du:dateUtc="2026-09-08T16:44:00Z">
        <w:r w:rsidR="00EE5230">
          <w:t>which physiological variable should the intervention change</w:t>
        </w:r>
      </w:ins>
      <w:del w:id="7" w:author="Gustavo Garcia" w:date="2026-09-08T11:44:00Z" w16du:dateUtc="2026-09-08T16:44:00Z">
        <w:r w:rsidDel="00EE5230">
          <w:delText>which curve is the intervention supposed to move</w:delText>
        </w:r>
      </w:del>
      <w:r>
        <w:t xml:space="preserve">? </w:t>
      </w:r>
      <w:ins w:id="8" w:author="Gustavo Garcia" w:date="2026-09-08T11:45:00Z" w16du:dateUtc="2026-09-08T16:45:00Z">
        <w:r w:rsidR="00EE5230" w:rsidRPr="00EE5230">
          <w:t>Fluids, vasoactive drugs and ventilator adjustments may alter venous return and cardiac performance simultaneously</w:t>
        </w:r>
      </w:ins>
      <w:del w:id="9" w:author="Gustavo Garcia" w:date="2026-09-08T11:45:00Z" w16du:dateUtc="2026-09-08T16:45:00Z">
        <w:r w:rsidDel="00EE5230">
          <w:delText>Every therapy acts on the venous return curve, on the cardiac function curve, or on both</w:delText>
        </w:r>
      </w:del>
      <w:r>
        <w:t>, and N4 drew both while N5 mapped them onto the shock-type grid</w:t>
      </w:r>
      <w:ins w:id="10" w:author="Gustavo Garcia" w:date="2026-09-08T11:46:00Z" w16du:dateUtc="2026-09-08T16:46:00Z">
        <w:r w:rsidR="00EE5230">
          <w:t xml:space="preserve">. </w:t>
        </w:r>
        <w:r w:rsidR="00EE5230" w:rsidRPr="00EE5230">
          <w:t>Transfusion also changes arterial oxygen content</w:t>
        </w:r>
      </w:ins>
      <w:r>
        <w:t>. Predicting the direction before you act converts treatment into a test</w:t>
      </w:r>
      <w:ins w:id="11" w:author="Gustavo Garcia" w:date="2026-09-08T11:47:00Z" w16du:dateUtc="2026-09-08T16:47:00Z">
        <w:r w:rsidR="00EE5230">
          <w:t xml:space="preserve"> </w:t>
        </w:r>
        <w:r w:rsidR="00EE5230" w:rsidRPr="00EE5230">
          <w:t>then assess flow, pressure, tissue perfusion and tolerance. A response consistent with the prediction supports the hypothesis without proving that only one mechanism or one curve changed.</w:t>
        </w:r>
      </w:ins>
      <w:del w:id="12" w:author="Gustavo Garcia" w:date="2026-09-08T11:47:00Z" w16du:dateUtc="2026-09-08T16:47:00Z">
        <w:r w:rsidDel="00EE5230">
          <w:delText>. If the prediction fails, the physiologic hypothesis was wrong and you learn something.</w:delText>
        </w:r>
      </w:del>
    </w:p>
    <w:p w14:paraId="3996A412" w14:textId="026077EC" w:rsidR="0063697B" w:rsidDel="003E269A" w:rsidRDefault="003E269A">
      <w:pPr>
        <w:rPr>
          <w:del w:id="13" w:author="Gustavo Garcia" w:date="2026-09-09T04:48:00Z" w16du:dateUtc="2026-09-09T08:48:00Z"/>
        </w:rPr>
      </w:pPr>
      <w:ins w:id="14" w:author="Gustavo Garcia" w:date="2026-09-09T04:48:00Z" w16du:dateUtc="2026-09-09T08:48:00Z">
        <w:r w:rsidRPr="003E269A">
          <w:t>Running alongside all four is an arithmetic discipline that costs thirty seconds and repeatedly rescues an interpretation. A few bedside calculations do most of the work.</w:t>
        </w:r>
      </w:ins>
      <w:del w:id="15" w:author="Gustavo Garcia" w:date="2026-09-09T04:48:00Z" w16du:dateUtc="2026-09-09T08:48:00Z">
        <w:r w:rsidR="00000000" w:rsidDel="003E269A">
          <w:delText>Running alongside all four is an arithmetic discipline that costs thirty seconds and repeatedly rescues an interpretation. Two identities do most of the work.</w:delText>
        </w:r>
      </w:del>
    </w:p>
    <w:p w14:paraId="1DDD4FAB" w14:textId="77777777" w:rsidR="003E269A" w:rsidRDefault="003E269A">
      <w:pPr>
        <w:rPr>
          <w:ins w:id="16" w:author="Gustavo Garcia" w:date="2026-09-09T04:48:00Z" w16du:dateUtc="2026-09-09T08:48:00Z"/>
        </w:rPr>
      </w:pPr>
    </w:p>
    <w:p w14:paraId="63211F54" w14:textId="7A1004E8" w:rsidR="0063697B" w:rsidRPr="00742041" w:rsidRDefault="00000000">
      <w:pPr>
        <w:rPr>
          <w:rFonts w:ascii="Consolas" w:hAnsi="Consolas"/>
          <w:sz w:val="21"/>
          <w:rPrChange w:id="17" w:author="Gustavo Garcia" w:date="2026-09-08T11:55:00Z" w16du:dateUtc="2026-09-08T16:55:00Z">
            <w:rPr/>
          </w:rPrChange>
        </w:rPr>
      </w:pPr>
      <w:proofErr w:type="spellStart"/>
      <w:r>
        <w:rPr>
          <w:rFonts w:ascii="Consolas" w:hAnsi="Consolas"/>
          <w:sz w:val="21"/>
        </w:rPr>
        <w:t>SVR</w:t>
      </w:r>
      <w:proofErr w:type="spellEnd"/>
      <w:r>
        <w:rPr>
          <w:rFonts w:ascii="Consolas" w:hAnsi="Consolas"/>
          <w:sz w:val="21"/>
        </w:rPr>
        <w:t xml:space="preserve"> = 80 × (MAP − RAP) ÷ </w:t>
      </w:r>
      <w:proofErr w:type="spellStart"/>
      <w:r>
        <w:rPr>
          <w:rFonts w:ascii="Consolas" w:hAnsi="Consolas"/>
          <w:sz w:val="21"/>
        </w:rPr>
        <w:t>CO</w:t>
      </w:r>
      <w:ins w:id="18" w:author="Gustavo Garcia" w:date="2026-09-08T11:55:00Z">
        <w:r w:rsidR="00742041" w:rsidRPr="00742041">
          <w:rPr>
            <w:rFonts w:ascii="Consolas" w:hAnsi="Consolas"/>
            <w:sz w:val="21"/>
          </w:rPr>
          <w:t>Systemic</w:t>
        </w:r>
        <w:proofErr w:type="spellEnd"/>
        <w:r w:rsidR="00742041" w:rsidRPr="00742041">
          <w:rPr>
            <w:rFonts w:ascii="Consolas" w:hAnsi="Consolas"/>
            <w:sz w:val="21"/>
          </w:rPr>
          <w:t xml:space="preserve"> vascular resistance is expressed in dynes·s·cm−5, with pressures in mmHg and CO in L/min. PVR = (mean PAP − mean PAWP) ÷ CO, expressed in Wood units. </w:t>
        </w:r>
        <w:proofErr w:type="spellStart"/>
        <w:r w:rsidR="00742041" w:rsidRPr="00742041">
          <w:rPr>
            <w:rFonts w:ascii="Consolas" w:hAnsi="Consolas"/>
            <w:sz w:val="21"/>
          </w:rPr>
          <w:t>PAPi</w:t>
        </w:r>
        <w:proofErr w:type="spellEnd"/>
        <w:r w:rsidR="00742041" w:rsidRPr="00742041">
          <w:rPr>
            <w:rFonts w:ascii="Consolas" w:hAnsi="Consolas"/>
            <w:sz w:val="21"/>
          </w:rPr>
          <w:t xml:space="preserve"> = (systolic PAP − diastolic PAP) ÷ mean RAP. These are calculated descriptors; a change in their value does not independently identify a change in vascular tone. Unless specifically labelled otherwise, the case RAP and PAWP values used in these calculations are cardiac-cycle means obtained at a consistent respiratory reference. Use end expiration during passive breathing; with active expiration, identify a reproducible low-effort reference before expiratory muscle pressure rises. Mean pressure over the cardiac cycle and end-diastolic pressure are distinct even when both are measured at the same respiratory phase.</w:t>
        </w:r>
      </w:ins>
      <w:del w:id="19" w:author="Gustavo Garcia" w:date="2026-09-08T11:55:00Z" w16du:dateUtc="2026-09-08T16:55:00Z">
        <w:r w:rsidDel="00742041">
          <w:rPr>
            <w:rFonts w:ascii="Consolas" w:hAnsi="Consolas"/>
            <w:sz w:val="21"/>
          </w:rPr>
          <w:delText>Systemic vascular resistance in dynes·s·cm−5. MAP, mean arterial pressure (mmHg); RAP, right atrial pressure (mmHg); CO, cardiac output (L/min). The pulmonary analogue substitutes mean pulmonary artery pressure for MAP and pulmonary artery occlusion pressure for RAP, and is conventionally left in Wood units by omitting the factor of 80.</w:delText>
        </w:r>
      </w:del>
    </w:p>
    <w:p w14:paraId="08BBBCB9" w14:textId="77777777" w:rsidR="0063697B" w:rsidRDefault="00000000">
      <w:r>
        <w:rPr>
          <w:rFonts w:ascii="Consolas" w:hAnsi="Consolas"/>
          <w:sz w:val="21"/>
        </w:rPr>
        <w:t>CPO = MAP × CO ÷ 451Cardiac power output in watts, the product of the pressure the circulation generates and the flow it generates at that pressure. In the SHOCK trial registry of 541 patients with cardiogenic shock, cardiac power was the strongest independent hemodynamic correlate of in-hospital mortality on multivariable analysis.</w:t>
      </w:r>
    </w:p>
    <w:p w14:paraId="2543CB91" w14:textId="77777777" w:rsidR="0063697B" w:rsidRDefault="00000000">
      <w:r>
        <w:t>A data set that does not compute is a measurement error until proven otherwise. A mean pulmonary artery pressure that does not sit between the systolic and diastolic values, a right ventricular systolic pressure that differs from the pulmonary artery systolic pressure in a patient with no pulmonic stenosis, a cardiac output by thermodilution that implies an oxygen consumption of half the expected value: each of these is telling you that something in the chain from vessel to screen is broken. I16 covers the flow measurement failures specifically, and they are usually directional rather than random, which means an unchecked number tends to be wrong in a predictable way.</w:t>
      </w:r>
    </w:p>
    <w:p w14:paraId="34E542A8" w14:textId="77777777" w:rsidR="0063697B" w:rsidRDefault="00000000">
      <w:r>
        <w:rPr>
          <w:i/>
          <w:color w:val="9A6B00"/>
          <w:sz w:val="19"/>
        </w:rPr>
        <w:t xml:space="preserve">[Offshoot / At-the-Bedside link: The transducer is the most common single source of a wrong hemodynamic phenotype, and the error is silent. A column of blood or saline exerts 0.74 mmHg per </w:t>
      </w:r>
      <w:proofErr w:type="spellStart"/>
      <w:r>
        <w:rPr>
          <w:i/>
          <w:color w:val="9A6B00"/>
          <w:sz w:val="19"/>
        </w:rPr>
        <w:t>centimetre</w:t>
      </w:r>
      <w:proofErr w:type="spellEnd"/>
      <w:r>
        <w:rPr>
          <w:i/>
          <w:color w:val="9A6B00"/>
          <w:sz w:val="19"/>
        </w:rPr>
        <w:t xml:space="preserve"> of vertical height, so a transducer sitting 8 cm below the </w:t>
      </w:r>
      <w:proofErr w:type="spellStart"/>
      <w:r>
        <w:rPr>
          <w:i/>
          <w:color w:val="9A6B00"/>
          <w:sz w:val="19"/>
        </w:rPr>
        <w:t>phlebostatic</w:t>
      </w:r>
      <w:proofErr w:type="spellEnd"/>
      <w:r>
        <w:rPr>
          <w:i/>
          <w:color w:val="9A6B00"/>
          <w:sz w:val="19"/>
        </w:rPr>
        <w:t xml:space="preserve"> axis adds about 6 mmHg to every pressure the catheter reports. A right atrial pressure of 9 becomes 15 and a wedge of 8 becomes 14, which converts a hypovolemic or distributive picture into an apparently congested one and sends the team towards diuresis. Mount the transducer above the axis and the error runs the other way, hiding a genuinely high filling pressure. Neither error changes the waveform morphology, so nothing on the screen looks wrong. Re-level whenever the </w:t>
      </w:r>
      <w:r>
        <w:rPr>
          <w:i/>
          <w:color w:val="9A6B00"/>
          <w:sz w:val="19"/>
        </w:rPr>
        <w:lastRenderedPageBreak/>
        <w:t>bed angle changes, and treat any pressure set that contradicts the clinical picture as un-levelled until you have watched someone re-level it.]</w:t>
      </w:r>
    </w:p>
    <w:p w14:paraId="5A3AFDB9" w14:textId="77777777" w:rsidR="0063697B" w:rsidRDefault="00000000">
      <w:pPr>
        <w:pStyle w:val="Ttulo2"/>
      </w:pPr>
      <w:r>
        <w:t>Case 1. Hypotension with a central venous pressure of 18</w:t>
      </w:r>
    </w:p>
    <w:p w14:paraId="2424821E" w14:textId="1E1BDA3B" w:rsidR="0063697B" w:rsidDel="003E269A" w:rsidRDefault="00000000">
      <w:pPr>
        <w:rPr>
          <w:del w:id="20" w:author="Gustavo Garcia" w:date="2026-09-09T04:49:00Z" w16du:dateUtc="2026-09-09T08:49:00Z"/>
        </w:rPr>
      </w:pPr>
      <w:r>
        <w:t xml:space="preserve">A 68-year-old man, body mass index 38, day three of influenza pneumonia with moderate acute respiratory distress syndrome. He is passive on volume control at 6 mL/kg predicted body weight (420 mL), respiratory rate 30, PEEP 16, plateau pressure 30, FiO2 0.7 with a PaO2 of 72 mmHg. Blood pressure 84/45 (mean 58), heart rate 110, capillary refill 4 seconds, urine output 15 mL/h, lactate 3.4 mmol/L. Cardiac output by transpulmonary thermodilution 3.9 L/min, giving a cardiac index of 2.05 L/min/m2 at a body surface area of 1.90 m2, a stroke volume of 35 mL and a stroke volume index of 19 mL/m2. </w:t>
      </w:r>
      <w:ins w:id="21" w:author="Gustavo Garcia" w:date="2026-09-09T04:49:00Z" w16du:dateUtc="2026-09-09T08:49:00Z">
        <w:r w:rsidR="003E269A" w:rsidRPr="003E269A">
          <w:t>Mean RAP is 18 mmHg, and end-diastolic RAP at the z point is also 18 mmHg, both referenced at end expiration. Systemic vascular resistance therefore computes to 80 × (58 − 18) ÷ 3.9, which is 821 dynes·s·cm−5.</w:t>
        </w:r>
      </w:ins>
      <w:del w:id="22" w:author="Gustavo Garcia" w:date="2026-09-09T04:49:00Z" w16du:dateUtc="2026-09-09T08:49:00Z">
        <w:r w:rsidDel="003E269A">
          <w:delText>Central venous pressure 18 mmHg, read at end expiration at the z point.  Systemic vascular resistance computes to 80 × (58 − 18) ÷ 3.9, which is 821 dynes·s·cm−5.</w:delText>
        </w:r>
      </w:del>
    </w:p>
    <w:p w14:paraId="2B203492" w14:textId="77777777" w:rsidR="003E269A" w:rsidRDefault="003E269A">
      <w:pPr>
        <w:rPr>
          <w:ins w:id="23" w:author="Gustavo Garcia" w:date="2026-09-09T04:49:00Z" w16du:dateUtc="2026-09-09T08:49:00Z"/>
        </w:rPr>
      </w:pPr>
    </w:p>
    <w:p w14:paraId="27A07F8F" w14:textId="3A7674C3" w:rsidR="0063697B" w:rsidRDefault="00000000">
      <w:r>
        <w:t>The obvious reading is that this patient is congested. A central venous pressure of 18</w:t>
      </w:r>
      <w:ins w:id="24" w:author="Gustavo Garcia" w:date="2026-09-08T12:02:00Z" w16du:dateUtc="2026-09-08T17:02:00Z">
        <w:r w:rsidR="002B0E5A">
          <w:t xml:space="preserve"> </w:t>
        </w:r>
        <w:r w:rsidR="002B0E5A" w:rsidRPr="002B0E5A">
          <w:t>raises concern about venous pressure burden</w:t>
        </w:r>
      </w:ins>
      <w:ins w:id="25" w:author="Gustavo Garcia" w:date="2026-09-08T12:03:00Z" w16du:dateUtc="2026-09-08T17:03:00Z">
        <w:r w:rsidR="002B0E5A">
          <w:t xml:space="preserve"> and </w:t>
        </w:r>
      </w:ins>
      <w:ins w:id="26" w:author="Gustavo Garcia" w:date="2026-09-08T12:02:00Z" w16du:dateUtc="2026-09-08T17:02:00Z">
        <w:r w:rsidR="002B0E5A" w:rsidRPr="002B0E5A">
          <w:t>fluid tolerance</w:t>
        </w:r>
      </w:ins>
      <w:ins w:id="27" w:author="Gustavo Garcia" w:date="2026-09-08T12:04:00Z" w16du:dateUtc="2026-09-08T17:04:00Z">
        <w:r w:rsidR="002B0E5A">
          <w:t>. However, i</w:t>
        </w:r>
      </w:ins>
      <w:ins w:id="28" w:author="Gustavo Garcia" w:date="2026-09-08T12:04:00Z">
        <w:r w:rsidR="002B0E5A" w:rsidRPr="002B0E5A">
          <w:t>t does not independently establish excessive RV end-diastolic volume</w:t>
        </w:r>
      </w:ins>
      <w:ins w:id="29" w:author="Gustavo Garcia" w:date="2026-09-08T12:03:00Z" w16du:dateUtc="2026-09-08T17:03:00Z">
        <w:r w:rsidR="002B0E5A">
          <w:t>. It also</w:t>
        </w:r>
      </w:ins>
      <w:r>
        <w:t xml:space="preserve"> sits far above the value at which </w:t>
      </w:r>
      <w:proofErr w:type="spellStart"/>
      <w:r>
        <w:t>Magder</w:t>
      </w:r>
      <w:proofErr w:type="spellEnd"/>
      <w:r>
        <w:t xml:space="preserve"> and </w:t>
      </w:r>
      <w:proofErr w:type="spellStart"/>
      <w:r>
        <w:t>Bafaqeeh</w:t>
      </w:r>
      <w:proofErr w:type="spellEnd"/>
      <w:r>
        <w:t xml:space="preserve"> found volume responsiveness to become unlikely: in their consecutive series of patients given a volume challenge sufficient to raise the central venous pressure by at least 2 mmHg, a value above 10 mmHg marked the point beyond which a rise in cardiac output was improbable, and they proposed exactly that number as the upper limit for empiric fluid challenges. Applied without a second thought, the rule says stop fluid and start diuresis.</w:t>
      </w:r>
    </w:p>
    <w:p w14:paraId="534A4F70" w14:textId="25BD3673" w:rsidR="0063697B" w:rsidRDefault="00000000">
      <w:pPr>
        <w:rPr>
          <w:ins w:id="30" w:author="Gustavo Garcia" w:date="2026-09-08T23:05:00Z" w16du:dateUtc="2026-09-09T03:05:00Z"/>
        </w:rPr>
      </w:pPr>
      <w:r>
        <w:t>The rule is sound and the application is wrong, because the rule was derived in patients whose pleural pressure was near zero. The pressure that distends the right ventricle is the transmural pressure, intracavitary minus the pressure immediately outside the heart, and this patient has two reasons for that outside pressure to be high: 16 cmH2O of PEEP and a chest wall loaded by obesity.</w:t>
      </w:r>
      <w:del w:id="31" w:author="Gustavo Garcia" w:date="2026-09-08T12:07:00Z" w16du:dateUtc="2026-09-08T17:07:00Z">
        <w:r w:rsidDel="002B0E5A">
          <w:delText xml:space="preserve"> </w:delText>
        </w:r>
      </w:del>
      <w:ins w:id="32" w:author="Gustavo Garcia" w:date="2026-09-08T12:07:00Z" w16du:dateUtc="2026-09-08T17:07:00Z">
        <w:r w:rsidR="002B0E5A" w:rsidRPr="002B0E5A">
          <w:t xml:space="preserve"> A correctly positioned and calibrated esophageal balloon reads 14 cmH2O at end expiration, approximately 10 mmHg. Using this as an estimate of the relevant surrounding pressure gives an estimated end-diastolic transmural RAP near 8 mmHg. Esophageal pressure is not a direct measurement of local pericardial pressure, and even this estimate cannot establish ventricular volume or preload responsiveness. It explains why an atmospheric-reference pressure of 18 may overstate the pressure distending the chamber.</w:t>
        </w:r>
      </w:ins>
      <w:del w:id="33" w:author="Gustavo Garcia" w:date="2026-09-08T12:07:00Z" w16du:dateUtc="2026-09-08T17:07:00Z">
        <w:r w:rsidDel="002B0E5A">
          <w:delText>An esophageal balloon reads 14 cmH2O at end expiration, which is 10 mmHg. The transmural right atrial pressure is therefore 8 mmHg, not 18.</w:delText>
        </w:r>
      </w:del>
    </w:p>
    <w:p w14:paraId="557C49F3" w14:textId="596A48B7" w:rsidR="00B27DB1" w:rsidRDefault="00B27DB1">
      <w:pPr>
        <w:rPr>
          <w:ins w:id="34" w:author="Gustavo Garcia" w:date="2026-09-08T23:08:00Z" w16du:dateUtc="2026-09-09T03:08:00Z"/>
        </w:rPr>
      </w:pPr>
      <w:ins w:id="35" w:author="Gustavo Garcia" w:date="2026-09-08T23:08:00Z">
        <w:r w:rsidRPr="00B27DB1">
          <w:t>How much airway pressure reaches the cardiovascular structures cannot be inferred from the PEEP itself. The partition depends on the relative elastance of the lung and chest wall. If the lung is very stiff, as can occur in ARDS, more of the applied airway pressure is spent distending the lung and a smaller fraction appears as pleural pressure. A stiff chest wall does the opposite: a greater fraction of airway pressure is transmitted to the pleural space. This patient has both processes competing with one another. His ARDS may reduce transmission, while his obesity may increase chest-wall elastance and therefore increase it. The net effect cannot be predicted reliably from the ventilator settings alone.</w:t>
        </w:r>
      </w:ins>
    </w:p>
    <w:p w14:paraId="2E36EE77" w14:textId="4CB18212" w:rsidR="00B27DB1" w:rsidRDefault="00B27DB1">
      <w:ins w:id="36" w:author="Gustavo Garcia" w:date="2026-09-08T23:11:00Z" w16du:dateUtc="2026-09-09T03:11:00Z">
        <w:r w:rsidRPr="00B27DB1">
          <w:lastRenderedPageBreak/>
          <w:t>This is the physiologic basis of the transmission index introduced in I3. Teboul and colleagues first formalized the concept using the respiratory transmission of airway pressure to PAOP, and Hamzaoui and colleagues subsequently extended this principle to CVP: the respiratory change in intravascular pressure can be used to estimate how much of the airway-pressure perturbation is reaching the intrathoracic vascular compartment. The important lesson here is not a universal correction factor but that transmission is patient-specific. In this patient, the esophageal balloon provides the more direct estimate of surrounding pressure and explains why an atmospheric-reference RAP of 18 mmHg can coexist with a much lower transmural distending pressure.</w:t>
        </w:r>
      </w:ins>
    </w:p>
    <w:p w14:paraId="64D66842" w14:textId="4B1F5DAA" w:rsidR="0063697B" w:rsidRDefault="00000000">
      <w:del w:id="37" w:author="Gustavo Garcia" w:date="2026-09-09T02:32:00Z" w16du:dateUtc="2026-09-09T06:32:00Z">
        <w:r w:rsidDel="000A52B5">
          <w:rPr>
            <w:noProof/>
          </w:rPr>
          <w:drawing>
            <wp:inline distT="0" distB="0" distL="0" distR="0" wp14:anchorId="67114F09" wp14:editId="3BB29678">
              <wp:extent cx="283464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7-same-cvp-two-patients.svg.png"/>
                      <pic:cNvPicPr/>
                    </pic:nvPicPr>
                    <pic:blipFill>
                      <a:blip r:embed="rId6"/>
                      <a:stretch>
                        <a:fillRect/>
                      </a:stretch>
                    </pic:blipFill>
                    <pic:spPr>
                      <a:xfrm>
                        <a:off x="0" y="0"/>
                        <a:ext cx="2834640" cy="2834640"/>
                      </a:xfrm>
                      <a:prstGeom prst="rect">
                        <a:avLst/>
                      </a:prstGeom>
                    </pic:spPr>
                  </pic:pic>
                </a:graphicData>
              </a:graphic>
            </wp:inline>
          </w:drawing>
        </w:r>
      </w:del>
      <w:ins w:id="38" w:author="Gustavo Garcia" w:date="2026-09-09T02:32:00Z" w16du:dateUtc="2026-09-09T06:32:00Z">
        <w:r w:rsidR="00136086">
          <w:rPr>
            <w:noProof/>
          </w:rPr>
          <w:drawing>
            <wp:inline distT="0" distB="0" distL="0" distR="0" wp14:anchorId="0D5912DC" wp14:editId="489C983B">
              <wp:extent cx="5486400" cy="4114800"/>
              <wp:effectExtent l="0" t="0" r="0" b="0"/>
              <wp:docPr id="1767996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96629" name="Imagen 1767996629"/>
                      <pic:cNvPicPr/>
                    </pic:nvPicPr>
                    <pic:blipFill>
                      <a:blip r:embed="rId7"/>
                      <a:stretch>
                        <a:fillRect/>
                      </a:stretch>
                    </pic:blipFill>
                    <pic:spPr>
                      <a:xfrm>
                        <a:off x="0" y="0"/>
                        <a:ext cx="5486400" cy="4114800"/>
                      </a:xfrm>
                      <a:prstGeom prst="rect">
                        <a:avLst/>
                      </a:prstGeom>
                    </pic:spPr>
                  </pic:pic>
                </a:graphicData>
              </a:graphic>
            </wp:inline>
          </w:drawing>
        </w:r>
      </w:ins>
    </w:p>
    <w:p w14:paraId="106A8D63" w14:textId="2B7EE6A0" w:rsidR="0063697B" w:rsidDel="002B0E5A" w:rsidRDefault="002B0E5A">
      <w:pPr>
        <w:rPr>
          <w:del w:id="39" w:author="Gustavo Garcia" w:date="2026-09-08T12:07:00Z" w16du:dateUtc="2026-09-08T17:07:00Z"/>
          <w:color w:val="777777"/>
          <w:sz w:val="19"/>
        </w:rPr>
      </w:pPr>
      <w:ins w:id="40" w:author="Gustavo Garcia" w:date="2026-09-08T12:07:00Z" w16du:dateUtc="2026-09-08T17:07:00Z">
        <w:r w:rsidRPr="002B0E5A">
          <w:rPr>
            <w:color w:val="777777"/>
            <w:sz w:val="19"/>
          </w:rPr>
          <w:t>The same intravascular pressure can accompany different transmural pressures when the pressure surrounding the heart differs. This schematic illustrates that distinction; it does not establish ventricular volume from pressure alone. Chamber size, compliance and fluid tolerance still require assessment.</w:t>
        </w:r>
        <w:r w:rsidRPr="002B0E5A" w:rsidDel="002B0E5A">
          <w:rPr>
            <w:color w:val="777777"/>
            <w:sz w:val="19"/>
          </w:rPr>
          <w:t xml:space="preserve"> </w:t>
        </w:r>
      </w:ins>
      <w:del w:id="41" w:author="Gustavo Garcia" w:date="2026-09-08T12:07:00Z" w16du:dateUtc="2026-09-08T17:07:00Z">
        <w:r w:rsidDel="002B0E5A">
          <w:rPr>
            <w:color w:val="777777"/>
            <w:sz w:val="19"/>
          </w:rPr>
          <w:delText>The same catheter, the same displayed value, opposite ventricles. Only the second patient has a right ventricle that is genuinely distended. The measured pressure is identical because the catheter reports intravascular pressure referenced to atmosphere and has no access to the pressure outside the heart.</w:delText>
        </w:r>
      </w:del>
    </w:p>
    <w:p w14:paraId="4BDBD868" w14:textId="77777777" w:rsidR="002B0E5A" w:rsidRDefault="002B0E5A">
      <w:pPr>
        <w:rPr>
          <w:ins w:id="42" w:author="Gustavo Garcia" w:date="2026-09-08T12:07:00Z" w16du:dateUtc="2026-09-08T17:07:00Z"/>
        </w:rPr>
      </w:pPr>
    </w:p>
    <w:p w14:paraId="62BEC789" w14:textId="77777777" w:rsidR="0063697B" w:rsidRDefault="00000000">
      <w:r>
        <w:rPr>
          <w:i/>
          <w:color w:val="C0392B"/>
          <w:sz w:val="19"/>
        </w:rPr>
        <w:t>[Layout note: figure shown small here. On the web it is currently capped at 640px wide. Say if you want it smaller/larger, moved, cropped, or replaced.]</w:t>
      </w:r>
    </w:p>
    <w:p w14:paraId="4114EC8F" w14:textId="336A9941" w:rsidR="009E7E2D" w:rsidRDefault="009E7E2D" w:rsidP="009E7E2D">
      <w:pPr>
        <w:rPr>
          <w:ins w:id="43" w:author="Gustavo Garcia" w:date="2026-09-08T23:34:00Z" w16du:dateUtc="2026-09-09T03:34:00Z"/>
        </w:rPr>
      </w:pPr>
      <w:ins w:id="44" w:author="Gustavo Garcia" w:date="2026-09-08T23:34:00Z" w16du:dateUtc="2026-09-09T03:34:00Z">
        <w:r>
          <w:t>What would discriminate, if no esophageal balloon is available? Two things. The first is the respiratory swing in the central venous pressure trace itself, which I14 works through. A respiratory change in CVP reflects transmission of the respiratory pressure perturbation into the intrathoracic vascular compartment, and the transmission-index approach introduced in I3 provides a more formal way of relating that vascular pressure change to the applied airway-</w:t>
        </w:r>
        <w:r>
          <w:lastRenderedPageBreak/>
          <w:t>pressure swing. A larger transmitted fraction would support an important surrounding-pressure contribution to the measured RAP, whereas a smaller fraction would suggest that more of the applied airway pressure is being spent across the lung as transpulmonary pressure. That distinction is particularly relevant here because ARDS and obesity push transmission in opposite directions: increased lung elastance tends to reduce transmission, while increased chest-wall elastance tends to increase it.</w:t>
        </w:r>
      </w:ins>
    </w:p>
    <w:p w14:paraId="4BF9B1EE" w14:textId="5AC409B5" w:rsidR="0063697B" w:rsidDel="002F3A9D" w:rsidRDefault="009E7E2D" w:rsidP="009E7E2D">
      <w:pPr>
        <w:rPr>
          <w:del w:id="45" w:author="Gustavo Garcia" w:date="2026-09-08T12:15:00Z" w16du:dateUtc="2026-09-08T17:15:00Z"/>
        </w:rPr>
      </w:pPr>
      <w:ins w:id="46" w:author="Gustavo Garcia" w:date="2026-09-08T23:34:00Z" w16du:dateUtc="2026-09-09T03:34:00Z">
        <w:r>
          <w:t xml:space="preserve">The second is simply to change the airway pressure and watch the circulation respond. For example, a fall in RAP accompanied by a rise in cardiac output during a PEEP reduction of about 5 </w:t>
        </w:r>
        <w:proofErr w:type="spellStart"/>
        <w:r>
          <w:t>cmH₂O</w:t>
        </w:r>
        <w:proofErr w:type="spellEnd"/>
        <w:r>
          <w:t xml:space="preserve"> would support an adverse hemodynamic contribution from the previous ventilator setting. The measured RAP was genuinely intravascular; part of its elevation may nevertheless have reflected transmitted surrounding pressure. The response should not be overinterpreted, however, because changing PEEP simultaneously alters pleural pressure, venous flow limitation, mean systemic filling pressure, RV afterload and ventricular interaction. It therefore demonstrates that the ventilator was contributing to the hemodynamic state, but does not by itself identify which of those mechanisms dominated.</w:t>
        </w:r>
      </w:ins>
      <w:del w:id="47" w:author="Gustavo Garcia" w:date="2026-09-08T23:34:00Z" w16du:dateUtc="2026-09-09T03:34:00Z">
        <w:r w:rsidDel="009E7E2D">
          <w:delText xml:space="preserve">What would discriminate, if no esophageal balloon is available? Two things. The first is the respiratory swing in the central venous pressure trace itself, which I14 works through: the size of the inspiratory excursion is a rough index of how much airway pressure is reaching the atrium. The second is simply to change the airway pressure and watch. </w:delText>
        </w:r>
      </w:del>
      <w:del w:id="48" w:author="Gustavo Garcia" w:date="2026-09-08T12:15:00Z" w16du:dateUtc="2026-09-08T17:15:00Z">
        <w:r w:rsidDel="002F3A9D">
          <w:delText>Dropping PEEP by 5 cmH2O and observing the central venous pressure fall by 3 to 4 mmHg while cardiac output rises tells you that a substantial fraction of the measured pressure was never inside the vascular compartment.</w:delText>
        </w:r>
      </w:del>
    </w:p>
    <w:p w14:paraId="2E2678A4" w14:textId="77777777" w:rsidR="002F3A9D" w:rsidRDefault="002F3A9D">
      <w:pPr>
        <w:rPr>
          <w:ins w:id="49" w:author="Gustavo Garcia" w:date="2026-09-08T12:15:00Z" w16du:dateUtc="2026-09-08T17:15:00Z"/>
        </w:rPr>
      </w:pPr>
    </w:p>
    <w:p w14:paraId="452BC529" w14:textId="7B485E88" w:rsidR="0063697B" w:rsidRDefault="00000000">
      <w:r>
        <w:t xml:space="preserve">Which curve should the intervention move? Not the venous return curve first. The dominant abnormality is that positive pressure has raised the pressure surrounding the great veins, which I8 shows moves the flow-limiting waterfall to a positive right atrial pressure and shortens the usable portion of the venous return curve, while I12 works out the same breath's effect on both ventricles. The first move is therefore to reduce the load: </w:t>
      </w:r>
      <w:proofErr w:type="spellStart"/>
      <w:r>
        <w:t>minimise</w:t>
      </w:r>
      <w:proofErr w:type="spellEnd"/>
      <w:r>
        <w:t xml:space="preserve"> the driving pressure, take PEEP to the lowest value that holds oxygenation, and consider </w:t>
      </w:r>
      <w:proofErr w:type="spellStart"/>
      <w:r>
        <w:t>proning</w:t>
      </w:r>
      <w:proofErr w:type="spellEnd"/>
      <w:r>
        <w:t>. Esophageal pressure guidance is the formal version of this reasoning, and in Talmor's 61-patient pilot trial, setting PEEP to keep transpulmonary pressure positive improved both oxygenation and respiratory system compliance against the standard-of-care table.</w:t>
      </w:r>
      <w:ins w:id="50" w:author="Gustavo Garcia" w:date="2026-09-09T00:33:00Z" w16du:dateUtc="2026-09-09T04:33:00Z">
        <w:r w:rsidR="00CF379A">
          <w:t xml:space="preserve"> The reasoning supports an </w:t>
        </w:r>
        <w:proofErr w:type="spellStart"/>
        <w:r w:rsidR="00CF379A">
          <w:t>individualised</w:t>
        </w:r>
        <w:proofErr w:type="spellEnd"/>
        <w:r w:rsidR="00CF379A">
          <w:t xml:space="preserve"> test, not a universal low-PEEP target.</w:t>
        </w:r>
      </w:ins>
    </w:p>
    <w:p w14:paraId="3B379D99" w14:textId="642FDDF5" w:rsidR="0063697B" w:rsidRDefault="00000000">
      <w:r>
        <w:t xml:space="preserve">Only after that, if perfusion is still inadequate, does a volume challenge become a reasonable test rather than a reflex. Here 250 mL of crystalloid over ten minutes raised the central venous pressure from 18 to 20.5 mmHg, which satisfies </w:t>
      </w:r>
      <w:proofErr w:type="spellStart"/>
      <w:r>
        <w:t>Magder's</w:t>
      </w:r>
      <w:proofErr w:type="spellEnd"/>
      <w:r>
        <w:t xml:space="preserve"> criterion that the challenge was actually delivered, and raised cardiac output from 3.9 to 4.6 L/min, an 18 percent rise. Mean pressure rose to 66 and resistance fell slightly to 791 dynes·s·cm−5. The patient was preload responsive at a central venous pressure of 18. A positive answer is not a mandate to keep going, and the second bolus deserves the same test as the first.</w:t>
      </w:r>
      <w:ins w:id="51" w:author="Gustavo Garcia" w:date="2026-09-09T00:35:00Z" w16du:dateUtc="2026-09-09T04:35:00Z">
        <w:r w:rsidR="00CF379A">
          <w:t xml:space="preserve"> </w:t>
        </w:r>
      </w:ins>
      <w:ins w:id="52" w:author="Gustavo Garcia" w:date="2026-09-09T00:35:00Z">
        <w:r w:rsidR="00CF379A" w:rsidRPr="00CF379A">
          <w:t xml:space="preserve">This demonstrates a flow response to that challenge despite a high initial RAP. The RAP rise alone does not measure the change in </w:t>
        </w:r>
        <w:proofErr w:type="spellStart"/>
        <w:r w:rsidR="00CF379A" w:rsidRPr="00CF379A">
          <w:t>Pms</w:t>
        </w:r>
        <w:proofErr w:type="spellEnd"/>
        <w:r w:rsidR="00CF379A" w:rsidRPr="00CF379A">
          <w:t>. Before any further bolus, reassess CRT, oxygenation, congestion and whether additional flow is still needed; the supplied data establish responsiveness, not sustained clinical benefit.</w:t>
        </w:r>
      </w:ins>
    </w:p>
    <w:p w14:paraId="5FA5B90B" w14:textId="77777777" w:rsidR="0063697B" w:rsidRDefault="00000000">
      <w:pPr>
        <w:pStyle w:val="Ttulo2"/>
      </w:pPr>
      <w:r>
        <w:t>Case 2. A pulse pressure variation of 18 percent that fluid will not fix</w:t>
      </w:r>
    </w:p>
    <w:p w14:paraId="73B8B941" w14:textId="5D91BA92" w:rsidR="0063697B" w:rsidRDefault="00000000">
      <w:r>
        <w:t xml:space="preserve">A 54-year-old man, day two of septic shock from </w:t>
      </w:r>
      <w:proofErr w:type="spellStart"/>
      <w:r>
        <w:t>necrotising</w:t>
      </w:r>
      <w:proofErr w:type="spellEnd"/>
      <w:r>
        <w:t xml:space="preserve"> pneumonia, deeply sedated and making no respiratory effort, in sinus rhythm at 105. Volume control at 6 mL/kg predicted body weight (410 mL), respiratory rate 26, PEEP 12, plateau 30, so a driving pressure of 18 cmH2O. </w:t>
      </w:r>
      <w:r>
        <w:lastRenderedPageBreak/>
        <w:t>PaO2/FiO2 120, PaCO2 58 mmHg, pH 7.24. Norepinephrine 0.35 mcg/kg/min. Blood pressure 8</w:t>
      </w:r>
      <w:ins w:id="53" w:author="Gustavo Garcia" w:date="2026-09-09T00:37:00Z" w16du:dateUtc="2026-09-09T04:37:00Z">
        <w:r w:rsidR="00CF379A">
          <w:t>6</w:t>
        </w:r>
      </w:ins>
      <w:del w:id="54" w:author="Gustavo Garcia" w:date="2026-09-09T00:37:00Z" w16du:dateUtc="2026-09-09T04:37:00Z">
        <w:r w:rsidDel="00CF379A">
          <w:delText>8</w:delText>
        </w:r>
      </w:del>
      <w:r>
        <w:t>/4</w:t>
      </w:r>
      <w:ins w:id="55" w:author="Gustavo Garcia" w:date="2026-09-09T00:37:00Z" w16du:dateUtc="2026-09-09T04:37:00Z">
        <w:r w:rsidR="00CF379A">
          <w:t>8</w:t>
        </w:r>
      </w:ins>
      <w:del w:id="56" w:author="Gustavo Garcia" w:date="2026-09-09T00:37:00Z" w16du:dateUtc="2026-09-09T04:37:00Z">
        <w:r w:rsidDel="00CF379A">
          <w:delText>6</w:delText>
        </w:r>
      </w:del>
      <w:r>
        <w:t xml:space="preserve"> (mean 6</w:t>
      </w:r>
      <w:ins w:id="57" w:author="Gustavo Garcia" w:date="2026-09-09T00:38:00Z" w16du:dateUtc="2026-09-09T04:38:00Z">
        <w:r w:rsidR="00CF379A">
          <w:t>1</w:t>
        </w:r>
      </w:ins>
      <w:del w:id="58" w:author="Gustavo Garcia" w:date="2026-09-09T00:38:00Z" w16du:dateUtc="2026-09-09T04:38:00Z">
        <w:r w:rsidDel="00CF379A">
          <w:delText>0</w:delText>
        </w:r>
      </w:del>
      <w:r>
        <w:t>), lactate 4.1 mmol/L. The monitor displays a pulse pressure variation of 18 percent.</w:t>
      </w:r>
    </w:p>
    <w:p w14:paraId="10A7DFC9" w14:textId="77777777" w:rsidR="0063697B" w:rsidRDefault="00000000">
      <w:r>
        <w:t>A pulmonary artery catheter is in place. Right atrial pressure 18 mmHg, pulmonary artery 48/24 with a mean of 32, occlusion pressure 9 mmHg, cardiac output 5.6 L/min, cardiac index 2.87 L/min/m2 at a body surface area of 1.95 m2, stroke volume 53 mL, stroke volume index 27 mL/m2, mixed venous saturation 61 percent. Systemic vascular resistance is 80 × (60 − 18) ÷ 5.6, which is 600 dynes·s·cm−5. Pulmonary vascular resistance is (32 − 9) ÷ 5.6, which is 4.1 Wood units.</w:t>
      </w:r>
    </w:p>
    <w:p w14:paraId="1340EE86" w14:textId="110CD3A6" w:rsidR="0063697B" w:rsidDel="008C2EC7" w:rsidRDefault="00000000">
      <w:pPr>
        <w:rPr>
          <w:del w:id="59" w:author="Gustavo Garcia" w:date="2026-09-09T00:51:00Z" w16du:dateUtc="2026-09-09T04:51:00Z"/>
        </w:rPr>
      </w:pPr>
      <w:r>
        <w:t>The obvious reading is that a septic patient with a pulse pressure variation of 18 percent, passive on the ventilator and in sinus rhythm, is fluid responsive and should be given fluid</w:t>
      </w:r>
      <w:ins w:id="60" w:author="Gustavo Garcia" w:date="2026-09-09T01:54:00Z" w16du:dateUtc="2026-09-09T05:54:00Z">
        <w:r w:rsidR="0077782D">
          <w:t xml:space="preserve">, however </w:t>
        </w:r>
        <w:r w:rsidR="0077782D" w:rsidRPr="0077782D">
          <w:t>passivity and sinus rhythm establish only part of the required conditions</w:t>
        </w:r>
      </w:ins>
      <w:r>
        <w:t xml:space="preserve">. </w:t>
      </w:r>
      <w:ins w:id="61" w:author="Gustavo Garcia" w:date="2026-09-09T00:51:00Z" w16du:dateUtc="2026-09-09T04:51:00Z">
        <w:r w:rsidR="008C2EC7" w:rsidRPr="008C2EC7">
          <w:t>Tidal volume is low, respiratory system compliance is approximately 410/18 = 23 mL/cmH2O, and the RV is exposed to substantial pulmonary vascular loading. I13 requires the respiratory signal to be interpreted through all of these conditions before it becomes an argument for fluid.</w:t>
        </w:r>
      </w:ins>
      <w:del w:id="62" w:author="Gustavo Garcia" w:date="2026-09-09T00:51:00Z" w16du:dateUtc="2026-09-09T04:51:00Z">
        <w:r w:rsidDel="008C2EC7">
          <w:delText>The index is doing what Michard's original work described, and this is exactly the population in which it was validated.</w:delText>
        </w:r>
      </w:del>
    </w:p>
    <w:p w14:paraId="04370074" w14:textId="77777777" w:rsidR="008C2EC7" w:rsidRDefault="008C2EC7">
      <w:pPr>
        <w:rPr>
          <w:ins w:id="63" w:author="Gustavo Garcia" w:date="2026-09-09T00:51:00Z" w16du:dateUtc="2026-09-09T04:51:00Z"/>
        </w:rPr>
      </w:pPr>
    </w:p>
    <w:p w14:paraId="3D0B4F9D" w14:textId="4B77901F" w:rsidR="0063697B" w:rsidRDefault="00000000">
      <w:r>
        <w:t xml:space="preserve">Three features of the data set say otherwise, and all three point at the same chamber. The first is that the right atrial pressure of 18 exceeds the occlusion pressure of 9. In a passive, supine patient with a correctly levelled transducer, a right-sided filling pressure that sits twice the left-sided one is close to diagnostic of a right ventricle that is the limiting chamber. The second is the </w:t>
      </w:r>
      <w:del w:id="64" w:author="Gustavo Garcia" w:date="2026-09-09T00:53:00Z" w16du:dateUtc="2026-09-09T04:53:00Z">
        <w:r w:rsidDel="008C2EC7">
          <w:delText>pulmonary artery pulsatility index</w:delText>
        </w:r>
      </w:del>
      <w:proofErr w:type="spellStart"/>
      <w:ins w:id="65" w:author="Gustavo Garcia" w:date="2026-09-09T00:53:00Z" w16du:dateUtc="2026-09-09T04:53:00Z">
        <w:r w:rsidR="008C2EC7">
          <w:t>PAPi</w:t>
        </w:r>
      </w:ins>
      <w:proofErr w:type="spellEnd"/>
      <w:r>
        <w:t xml:space="preserve">, the pulmonary artery pulse pressure divided by the right atrial pressure, here 24 ÷ 18, which is 1.33. </w:t>
      </w:r>
      <w:proofErr w:type="spellStart"/>
      <w:r>
        <w:t>Korabathina</w:t>
      </w:r>
      <w:proofErr w:type="spellEnd"/>
      <w:r>
        <w:t xml:space="preserve"> and colleagues introduced that ratio in acute inferior myocardial infarction precisely because it captures a right ventricle that can no longer generate </w:t>
      </w:r>
      <w:proofErr w:type="spellStart"/>
      <w:r>
        <w:t>pulsatility</w:t>
      </w:r>
      <w:proofErr w:type="spellEnd"/>
      <w:r>
        <w:t xml:space="preserve"> against its filling pressure. The third is the epidemiology. </w:t>
      </w:r>
      <w:proofErr w:type="spellStart"/>
      <w:r>
        <w:t>Mekontso</w:t>
      </w:r>
      <w:proofErr w:type="spellEnd"/>
      <w:r>
        <w:t xml:space="preserve"> </w:t>
      </w:r>
      <w:proofErr w:type="spellStart"/>
      <w:r>
        <w:t>Dessap</w:t>
      </w:r>
      <w:proofErr w:type="spellEnd"/>
      <w:r>
        <w:t xml:space="preserve"> and colleagues studied 752 patients with moderate to severe acute respiratory distress syndrome under protective ventilation and found acute </w:t>
      </w:r>
      <w:proofErr w:type="spellStart"/>
      <w:r>
        <w:t>cor</w:t>
      </w:r>
      <w:proofErr w:type="spellEnd"/>
      <w:r>
        <w:t xml:space="preserve"> pulmonale in 22 percent, with four independent predictors: pneumonia as the cause, a driving pressure of 18 cmH2O or more, a PaO2/FiO2 ratio under 150, and a PaCO2 of 48 mmHg or more. This patient has all four.</w:t>
      </w:r>
    </w:p>
    <w:p w14:paraId="75FA1811" w14:textId="43F77814" w:rsidR="0063697B" w:rsidRDefault="00000000">
      <w:r>
        <w:t xml:space="preserve">Echocardiography settles it. The right ventricular to left ventricular end-diastolic area ratio is 1.1, which is severe dilatation by that study's definition, with systolic septal flattening. Tricuspid annular plane systolic excursion is 12 mm and the tricuspid annular peak systolic velocity is 0.11 m/s. </w:t>
      </w:r>
      <w:ins w:id="66" w:author="Gustavo Garcia" w:date="2026-09-09T01:57:00Z" w16du:dateUtc="2026-09-09T05:57:00Z">
        <w:r w:rsidR="0077782D" w:rsidRPr="0077782D">
          <w:t>These are load-dependent measures of RV performance, not isolated measurements of contractility</w:t>
        </w:r>
      </w:ins>
      <w:ins w:id="67" w:author="Gustavo Garcia" w:date="2026-09-09T01:56:00Z" w16du:dateUtc="2026-09-09T05:56:00Z">
        <w:r w:rsidR="0077782D">
          <w:t xml:space="preserve">. </w:t>
        </w:r>
      </w:ins>
      <w:r>
        <w:t>That last number is the specific discriminator: Mahjoub and colleagues studied 35 ventilated patients who all had a pulse pressure variation above 12 percent and gave every one of them 500 mL of colloid. A third of them, 12 of 35, did not respond, and a tricuspid annular peak systolic velocity below 0.15 m/s separated the false positives from the true positives with 91 percent sensitivity and 83 percent specificity.</w:t>
      </w:r>
      <w:ins w:id="68" w:author="Gustavo Garcia" w:date="2026-09-09T01:59:00Z" w16du:dateUtc="2026-09-09T05:59:00Z">
        <w:r w:rsidR="0077782D">
          <w:t xml:space="preserve"> </w:t>
        </w:r>
      </w:ins>
      <w:ins w:id="69" w:author="Gustavo Garcia" w:date="2026-09-09T01:59:00Z">
        <w:r w:rsidR="0077782D" w:rsidRPr="0077782D">
          <w:t>Here, the combined waveform, respiratory and imaging findings make RV afterload sensitivity a compelling explanation for the respiratory variation.</w:t>
        </w:r>
      </w:ins>
    </w:p>
    <w:p w14:paraId="167A42CF" w14:textId="77777777" w:rsidR="0063697B" w:rsidRDefault="00000000">
      <w:r>
        <w:rPr>
          <w:noProof/>
        </w:rPr>
        <w:lastRenderedPageBreak/>
        <w:drawing>
          <wp:inline distT="0" distB="0" distL="0" distR="0" wp14:anchorId="357DEF3E" wp14:editId="3B4FEA8D">
            <wp:extent cx="2834640" cy="11709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9-septal-shift.png"/>
                    <pic:cNvPicPr/>
                  </pic:nvPicPr>
                  <pic:blipFill>
                    <a:blip r:embed="rId8"/>
                    <a:stretch>
                      <a:fillRect/>
                    </a:stretch>
                  </pic:blipFill>
                  <pic:spPr>
                    <a:xfrm>
                      <a:off x="0" y="0"/>
                      <a:ext cx="2834640" cy="1170924"/>
                    </a:xfrm>
                    <a:prstGeom prst="rect">
                      <a:avLst/>
                    </a:prstGeom>
                  </pic:spPr>
                </pic:pic>
              </a:graphicData>
            </a:graphic>
          </wp:inline>
        </w:drawing>
      </w:r>
    </w:p>
    <w:p w14:paraId="18C49595" w14:textId="77777777" w:rsidR="0077782D" w:rsidRPr="0077782D" w:rsidRDefault="0077782D" w:rsidP="0077782D">
      <w:pPr>
        <w:rPr>
          <w:ins w:id="70" w:author="Gustavo Garcia" w:date="2026-09-09T01:59:00Z"/>
          <w:color w:val="777777"/>
          <w:sz w:val="19"/>
        </w:rPr>
      </w:pPr>
      <w:ins w:id="71" w:author="Gustavo Garcia" w:date="2026-09-09T01:59:00Z">
        <w:r w:rsidRPr="0077782D">
          <w:rPr>
            <w:color w:val="777777"/>
            <w:sz w:val="19"/>
          </w:rPr>
          <w:t>A pressure-loaded, dilated RV can alter septal geometry and constrain LV filling. The septum and surrounding structures couple the ventricles, so LV filling cannot be inferred from PAWP alone. This schematic illustrates one contributor to low forward flow and respiratory variation; it does not establish that left-sided filling pressure must remain unchanged. See I9.</w:t>
        </w:r>
      </w:ins>
    </w:p>
    <w:p w14:paraId="6B61B1C6" w14:textId="6703D30D" w:rsidR="0063697B" w:rsidDel="0077782D" w:rsidRDefault="00000000">
      <w:pPr>
        <w:rPr>
          <w:del w:id="72" w:author="Gustavo Garcia" w:date="2026-09-09T01:59:00Z" w16du:dateUtc="2026-09-09T05:59:00Z"/>
        </w:rPr>
      </w:pPr>
      <w:del w:id="73" w:author="Gustavo Garcia" w:date="2026-09-09T01:59:00Z" w16du:dateUtc="2026-09-09T05:59:00Z">
        <w:r w:rsidDel="0077782D">
          <w:rPr>
            <w:color w:val="777777"/>
            <w:sz w:val="19"/>
          </w:rPr>
          <w:delText>Septal shift in the loaded right ventricle. The septum is a shared wall, so right ventricular distension is transmitted directly into the left ventricular cavity and reduces its end-diastolic volume without any change in left-sided filling pressure. This is one route by which a swing in arterial pressure is generated by a right ventricle that is afterload-limited rather than preload-deficient, and it is worked through in I9, from which this figure is reused.</w:delText>
        </w:r>
      </w:del>
    </w:p>
    <w:p w14:paraId="1DEDEA13" w14:textId="77777777" w:rsidR="0063697B" w:rsidRDefault="00000000">
      <w:r>
        <w:rPr>
          <w:i/>
          <w:color w:val="C0392B"/>
          <w:sz w:val="19"/>
        </w:rPr>
        <w:t>[Layout note: figure shown small here. On the web it is currently capped at 400px wide. Say if you want it smaller/larger, moved, cropped, or replaced.]</w:t>
      </w:r>
    </w:p>
    <w:p w14:paraId="4B39992B" w14:textId="77777777" w:rsidR="0063697B" w:rsidRDefault="00000000">
      <w:r>
        <w:t>The mechanism explains the false positive. I12 sets out the five things a positive pressure breath does, and I13 follows the chain from a cyclic change in volume to a visible change in arterial pressure. When the right ventricle is operating against a load it can barely overcome, each inspiration adds transmural pulmonary vascular resistance to a ventricle with no reserve, and right ventricular output falls sharply during insufflation for reasons that have nothing to do with how much volume is in the reservoir. Two beats later the left ventricle ejects less, the arterial pressure swings, and the monitor reports a number that looks like preload responsiveness. Filling this ventricle further dilates it, worsens septal shift, and reduces left ventricular filling.</w:t>
      </w:r>
    </w:p>
    <w:p w14:paraId="7BB5DE49" w14:textId="7FD0C7A3" w:rsidR="0063697B" w:rsidRDefault="006663D5">
      <w:ins w:id="74" w:author="Gustavo Garcia" w:date="2026-09-09T02:17:00Z">
        <w:r w:rsidRPr="006663D5">
          <w:t>The first intervention should improve the RV cardiac function relationship by reducing the load against which it is ejecting, rather than shifting the venous return curve to the right with more volume</w:t>
        </w:r>
      </w:ins>
      <w:del w:id="75" w:author="Gustavo Garcia" w:date="2026-09-09T02:17:00Z" w16du:dateUtc="2026-09-09T06:17:00Z">
        <w:r w:rsidDel="006663D5">
          <w:delText>The intervention has to move the cardiac function curve by unloading it, not shift the venous return curve to the right</w:delText>
        </w:r>
      </w:del>
      <w:r>
        <w:t>.</w:t>
      </w:r>
      <w:ins w:id="76" w:author="Gustavo Garcia" w:date="2026-09-09T02:15:00Z" w16du:dateUtc="2026-09-09T06:15:00Z">
        <w:r>
          <w:t xml:space="preserve"> </w:t>
        </w:r>
      </w:ins>
      <w:ins w:id="77" w:author="Gustavo Garcia" w:date="2026-09-09T02:16:00Z" w16du:dateUtc="2026-09-09T06:16:00Z">
        <w:r w:rsidRPr="006663D5">
          <w:t xml:space="preserve">An </w:t>
        </w:r>
        <w:proofErr w:type="spellStart"/>
        <w:r w:rsidRPr="006663D5">
          <w:t>inodilator</w:t>
        </w:r>
        <w:proofErr w:type="spellEnd"/>
        <w:r w:rsidRPr="006663D5">
          <w:t xml:space="preserve"> is not the first move here because the dominant problem appears to be an acutely increased RV load rather than insufficient contractile stimulation. In a </w:t>
        </w:r>
        <w:proofErr w:type="spellStart"/>
        <w:r w:rsidRPr="006663D5">
          <w:t>vasoplegic</w:t>
        </w:r>
        <w:proofErr w:type="spellEnd"/>
        <w:r w:rsidRPr="006663D5">
          <w:t xml:space="preserve"> patient already requiring substantial norepinephrine, systemic </w:t>
        </w:r>
        <w:proofErr w:type="spellStart"/>
        <w:r w:rsidRPr="006663D5">
          <w:t>inodilation</w:t>
        </w:r>
        <w:proofErr w:type="spellEnd"/>
        <w:r w:rsidRPr="006663D5">
          <w:t xml:space="preserve"> may also compromise perfusion pressure. </w:t>
        </w:r>
      </w:ins>
      <w:ins w:id="78" w:author="Gustavo Garcia" w:date="2026-09-09T04:50:00Z" w16du:dateUtc="2026-09-09T08:50:00Z">
        <w:r w:rsidR="003E269A" w:rsidRPr="003E269A">
          <w:t>The first test of the hypothesis is therefore to reduce pulmonary vascular and ventilator-imposed RV load while preserving systemic pressure.</w:t>
        </w:r>
        <w:r w:rsidR="003E269A">
          <w:t xml:space="preserve"> </w:t>
        </w:r>
      </w:ins>
      <w:ins w:id="79" w:author="Gustavo Garcia" w:date="2026-09-09T02:16:00Z" w16du:dateUtc="2026-09-09T06:16:00Z">
        <w:r w:rsidRPr="006663D5">
          <w:t>If RV output remained inadequate despite those measures and adequate coronary perfusion pressure, adding carefully titrated inotropic support, such as dobutamine, would become reasonable.</w:t>
        </w:r>
      </w:ins>
      <w:r>
        <w:t xml:space="preserve"> Respiratory rate went from 26 to 32 to correct the respiratory acidosis, tidal volume to 5 mL/kg with PEEP reduced to 10, giving a plateau of 24 and a driving pressure of 14, and the patient was </w:t>
      </w:r>
      <w:proofErr w:type="spellStart"/>
      <w:r>
        <w:t>proned</w:t>
      </w:r>
      <w:proofErr w:type="spellEnd"/>
      <w:r>
        <w:t>. Six hours later: PaCO2 44, pH 7.36, right atrial pressure 13, pulmonary artery 40/18 with a mean of 25, occlusion pressure 9, cardiac output 6.4 L/min, mean arterial pressure 68, norepinephrine down to 0.18 mcg/kg/min. Resistance recomputes to 80 × (68 − 13) ÷ 6.4, which is 688 dynes·s·cm−5, and pulmonary vascular resistance to (25 − 9) ÷ 6.4, which is 2.5 Wood units. Filling pressure fell, flow rose. That combination is the signature of a cardiac function curve that has moved up, and it cannot be produced by giving volume.</w:t>
      </w:r>
    </w:p>
    <w:p w14:paraId="0B1D844B" w14:textId="696F4684" w:rsidR="0063697B" w:rsidRDefault="00000000">
      <w:r>
        <w:t xml:space="preserve">One footnote with teeth. </w:t>
      </w:r>
      <w:ins w:id="80" w:author="Gustavo Garcia" w:date="2026-09-09T02:13:00Z" w16du:dateUtc="2026-09-09T06:13:00Z">
        <w:r w:rsidR="006663D5" w:rsidRPr="006663D5">
          <w:t xml:space="preserve">PPV is now 8 percent, but HR 96 and respiratory rate 32 give only 3 beats per breath. This is below the approximately 3.6 ratio identified in the cited physiological </w:t>
        </w:r>
        <w:r w:rsidR="006663D5" w:rsidRPr="006663D5">
          <w:lastRenderedPageBreak/>
          <w:t>study. Tidal volume, PEEP, position, vasoactive dose and RV loading have also changed. The lower PPV cannot independently demonstrate corrected preload status or absence of responsiveness. Follow the measured flow, RV findings and tissue-perfusion response.</w:t>
        </w:r>
      </w:ins>
      <w:del w:id="81" w:author="Gustavo Garcia" w:date="2026-09-09T02:13:00Z" w16du:dateUtc="2026-09-09T06:13:00Z">
        <w:r w:rsidDel="006663D5">
          <w:delText>The displayed pulse pressure variation is now 8 percent, but at a respiratory rate of 32 and a heart rate of 96 the heart rate to respiratory rate ratio is 3.0, below the 3.6 required for the index to be interpretable at all. The measurement that started this case has been abolished by the treatment that fixed it.</w:delText>
        </w:r>
      </w:del>
    </w:p>
    <w:p w14:paraId="0668E8C6" w14:textId="77777777" w:rsidR="0063697B" w:rsidRDefault="00000000">
      <w:pPr>
        <w:pStyle w:val="Ttulo2"/>
      </w:pPr>
      <w:r>
        <w:t>Case 3. A pulse pressure variation that is not a measurement at all</w:t>
      </w:r>
    </w:p>
    <w:p w14:paraId="01B697E6" w14:textId="77777777" w:rsidR="0063697B" w:rsidRDefault="00000000">
      <w:r>
        <w:t>A 58-year-old woman, twelve hours after emergency laparotomy for perforated diverticulitis, closed under tension. She is on pressure support with variable spontaneous effort, tidal volumes between 320 and 480 mL, and has gone into atrial fibrillation at 128. Blood pressure 96/45 (mean 62), central venous pressure 11 mmHg, bladder pressure 22 mmHg, urine output 8 mL/h, lactate 2.9 mmol/L. The monitor displays a pulse pressure variation of 21 percent.</w:t>
      </w:r>
    </w:p>
    <w:p w14:paraId="54EE0D39" w14:textId="2C0E5141" w:rsidR="0063697B" w:rsidDel="000A52B5" w:rsidRDefault="000A52B5">
      <w:pPr>
        <w:rPr>
          <w:del w:id="82" w:author="Gustavo Garcia" w:date="2026-09-09T02:19:00Z" w16du:dateUtc="2026-09-09T06:19:00Z"/>
        </w:rPr>
      </w:pPr>
      <w:ins w:id="83" w:author="Gustavo Garcia" w:date="2026-09-09T02:19:00Z" w16du:dateUtc="2026-09-09T06:19:00Z">
        <w:r w:rsidRPr="000A52B5">
          <w:t xml:space="preserve">Beat-to-beat respiratory indices are unreliable during this arrhythmia, and pulse-contour estimates require caution. Flow is assessed by echocardiography. An LVOT diameter of 2.0 cm gives CSA 3.14 cm2; VTI averaged over ten representative beats is 11.0 cm, giving SV 34.5 </w:t>
        </w:r>
        <w:proofErr w:type="spellStart"/>
        <w:r w:rsidRPr="000A52B5">
          <w:t>mL.</w:t>
        </w:r>
        <w:proofErr w:type="spellEnd"/>
        <w:r w:rsidRPr="000A52B5">
          <w:t xml:space="preserve"> At HR 128, CO is approximately 4.4 L/min and CI 2.4 L/min/m2 at BSA 1.85 m2. SVR is 927 dynes·s·cm−5. During subsequent tests, keep LVOT sampling consistent, average enough beats and record HR: VTI tracks SV when LVOT area is stable, whereas CO also depends on HR.</w:t>
        </w:r>
      </w:ins>
      <w:del w:id="84" w:author="Gustavo Garcia" w:date="2026-09-09T02:19:00Z" w16du:dateUtc="2026-09-09T06:19:00Z">
        <w:r w:rsidDel="000A52B5">
          <w:delText>Pulse contour cardiac output is unavailable in any meaningful sense, because the algorithms assume a reproducible beat, so flow is measured by echocardiography instead. Left ventricular outflow tract diameter 2.0 cm gives a cross-sectional area of 3.14 cm2. The velocity-time integral, averaged over ten consecutive beats because of the arrhythmia, is 11.0 cm, giving a stroke volume of 34.5 mL and a cardiac output of 4.4 L/min at 128 beats per minute. Body surface area 1.85 m2, so a cardiac index of 2.4 L/min/m2. Resistance is 80 × (62 − 11) ÷ 4.4, which is 927 dynes·s·cm−5.</w:delText>
        </w:r>
      </w:del>
    </w:p>
    <w:p w14:paraId="6BCD828F" w14:textId="77777777" w:rsidR="000A52B5" w:rsidRDefault="000A52B5">
      <w:pPr>
        <w:rPr>
          <w:ins w:id="85" w:author="Gustavo Garcia" w:date="2026-09-09T02:19:00Z" w16du:dateUtc="2026-09-09T06:19:00Z"/>
        </w:rPr>
      </w:pPr>
    </w:p>
    <w:p w14:paraId="4B7E262A" w14:textId="5867C43B" w:rsidR="0063697B" w:rsidRDefault="000A52B5">
      <w:ins w:id="86" w:author="Gustavo Garcia" w:date="2026-09-09T02:24:00Z" w16du:dateUtc="2026-09-09T06:24:00Z">
        <w:r w:rsidRPr="000A52B5">
          <w:t>PPV 21 percent cannot be interpreted as a fluid-responsiveness result here. Irregular rhythm and variable spontaneous effort invalidate the inference, while abdominal pressure and respiratory mechanics further alter the stimulus. This is different from landing in a grey zone within a valid test. I13 shows that grey zones vary by population; 9–13 percent is not a universal ICU interval. Neither a high displayed SVV nor a ratio of these invalid indices would rescue the interpretation.</w:t>
        </w:r>
        <w:r>
          <w:t xml:space="preserve"> </w:t>
        </w:r>
      </w:ins>
      <w:del w:id="87" w:author="Gustavo Garcia" w:date="2026-09-09T02:24:00Z" w16du:dateUtc="2026-09-09T06:24:00Z">
        <w:r w:rsidDel="000A52B5">
          <w:delText xml:space="preserve">The pulse pressure variation of 21 percent is not a borderline result and it is not a grey zone result, which I13 locates between roughly 9 and 13 percent. It is not a result. Three of the six standard validity conditions are violated at once: the rhythm is irregular, so beat-to-beat stroke volume varies for reasons unconnected to the breath, the patient is making spontaneous efforts of varying size, so the respiratory stimulus itself is not constant, and the tidal volumes are below the threshold at which </w:delText>
        </w:r>
      </w:del>
      <w:r>
        <w:t>De Backer and colleagues found the index to classify correctly. In their sixty-patient study, a 12 percent cut-off classified 88 percent of patients correctly when tidal volume was at least 8 mL/kg and only 51 percent when it was below that, which is indistinguishable from a coin.</w:t>
      </w:r>
    </w:p>
    <w:p w14:paraId="418AFDA9" w14:textId="185D0625" w:rsidR="0063697B" w:rsidDel="000A52B5" w:rsidRDefault="000A52B5">
      <w:pPr>
        <w:rPr>
          <w:del w:id="88" w:author="Gustavo Garcia" w:date="2026-09-09T02:26:00Z" w16du:dateUtc="2026-09-09T06:26:00Z"/>
        </w:rPr>
      </w:pPr>
      <w:ins w:id="89" w:author="Gustavo Garcia" w:date="2026-09-09T02:26:00Z" w16du:dateUtc="2026-09-09T06:26:00Z">
        <w:r w:rsidRPr="000A52B5">
          <w:t>Mahjoub and colleagues’ point-prevalence study illustrates how restrictive the traditional validity conditions can be: only six of 311 ICU patients, and five of 170 with an arterial line, satisfied all six criteria at that assessment. Those numbers describe that cohort and those criteria; they are not a universal estimate of the proportion of ICU patients in whom every dynamic test is useful.</w:t>
        </w:r>
      </w:ins>
      <w:del w:id="90" w:author="Gustavo Garcia" w:date="2026-09-09T02:26:00Z" w16du:dateUtc="2026-09-09T06:26:00Z">
        <w:r w:rsidDel="000A52B5">
          <w:delText>How often is this the situation? Mahjoub and colleagues ran a single-day point-prevalence study across 26 French intensive care units and applied all six validity criteria to every patient present. Of 311 patients, six satisfied all of them. Among the 170 with an arterial line already in place, five did. The monitor will display the number for essentially every patient in the unit, and the number is interpretable in about two percent of them.</w:delText>
        </w:r>
      </w:del>
    </w:p>
    <w:p w14:paraId="1F4A6D39" w14:textId="77777777" w:rsidR="000A52B5" w:rsidRDefault="000A52B5">
      <w:pPr>
        <w:rPr>
          <w:ins w:id="91" w:author="Gustavo Garcia" w:date="2026-09-09T02:26:00Z" w16du:dateUtc="2026-09-09T06:26:00Z"/>
        </w:rPr>
      </w:pPr>
    </w:p>
    <w:p w14:paraId="0C322586" w14:textId="139908CF" w:rsidR="0063697B" w:rsidRDefault="00000000">
      <w:del w:id="92" w:author="Gustavo Garcia" w:date="2026-09-09T02:42:00Z" w16du:dateUtc="2026-09-09T06:42:00Z">
        <w:r w:rsidDel="00136086">
          <w:rPr>
            <w:noProof/>
          </w:rPr>
          <w:lastRenderedPageBreak/>
          <w:drawing>
            <wp:inline distT="0" distB="0" distL="0" distR="0" wp14:anchorId="03E5F293" wp14:editId="2C8275F5">
              <wp:extent cx="2834640" cy="2690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346_d3d927d0.png"/>
                      <pic:cNvPicPr/>
                    </pic:nvPicPr>
                    <pic:blipFill>
                      <a:blip r:embed="rId9"/>
                      <a:stretch>
                        <a:fillRect/>
                      </a:stretch>
                    </pic:blipFill>
                    <pic:spPr>
                      <a:xfrm>
                        <a:off x="0" y="0"/>
                        <a:ext cx="2834640" cy="2690080"/>
                      </a:xfrm>
                      <a:prstGeom prst="rect">
                        <a:avLst/>
                      </a:prstGeom>
                    </pic:spPr>
                  </pic:pic>
                </a:graphicData>
              </a:graphic>
            </wp:inline>
          </w:drawing>
        </w:r>
      </w:del>
      <w:ins w:id="93" w:author="Gustavo Garcia" w:date="2026-09-09T02:43:00Z" w16du:dateUtc="2026-09-09T06:43:00Z">
        <w:r w:rsidR="001E4B5A">
          <w:rPr>
            <w:noProof/>
          </w:rPr>
          <w:drawing>
            <wp:inline distT="0" distB="0" distL="0" distR="0" wp14:anchorId="70F39FA0" wp14:editId="24344FC6">
              <wp:extent cx="5486400" cy="2829560"/>
              <wp:effectExtent l="0" t="0" r="0" b="2540"/>
              <wp:docPr id="14185801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80101" name="Imagen 1418580101"/>
                      <pic:cNvPicPr/>
                    </pic:nvPicPr>
                    <pic:blipFill>
                      <a:blip r:embed="rId10"/>
                      <a:stretch>
                        <a:fillRect/>
                      </a:stretch>
                    </pic:blipFill>
                    <pic:spPr>
                      <a:xfrm>
                        <a:off x="0" y="0"/>
                        <a:ext cx="5486400" cy="2829560"/>
                      </a:xfrm>
                      <a:prstGeom prst="rect">
                        <a:avLst/>
                      </a:prstGeom>
                    </pic:spPr>
                  </pic:pic>
                </a:graphicData>
              </a:graphic>
            </wp:inline>
          </w:drawing>
        </w:r>
      </w:ins>
    </w:p>
    <w:p w14:paraId="7AD63315" w14:textId="3729373E" w:rsidR="0063697B" w:rsidRDefault="00136086">
      <w:ins w:id="94" w:author="Gustavo Garcia" w:date="2026-09-09T02:42:00Z" w16du:dateUtc="2026-09-09T06:42:00Z">
        <w:r w:rsidRPr="00136086">
          <w:rPr>
            <w:color w:val="777777"/>
            <w:sz w:val="19"/>
          </w:rPr>
          <w:t xml:space="preserve">Why the abdomen belongs in this case. The inferior vena cava crosses a pressure boundary at the diaphragm, so the pressure surrounding it changes abruptly between the abdominal and thoracic compartments. A moderate rise in intra-abdominal pressure can compress the abdominal venous reservoir, increase upstream pressure and augment venous return if that rise exceeds the accompanying increase in right atrial pressure. With greater abdominal pressure, however, external compression can reduce IVC transmural pressure, create a flow-limiting segment or collapse, and decrease venous return. The same increase in abdominal pressure can therefore help or hinder flow depending on the pressure relationship across the </w:t>
        </w:r>
        <w:proofErr w:type="spellStart"/>
        <w:r w:rsidRPr="00136086">
          <w:rPr>
            <w:color w:val="777777"/>
            <w:sz w:val="19"/>
          </w:rPr>
          <w:t>caval</w:t>
        </w:r>
        <w:proofErr w:type="spellEnd"/>
        <w:r w:rsidRPr="00136086">
          <w:rPr>
            <w:color w:val="777777"/>
            <w:sz w:val="19"/>
          </w:rPr>
          <w:t xml:space="preserve"> segment, which I8 develops in </w:t>
        </w:r>
        <w:proofErr w:type="spellStart"/>
        <w:r w:rsidRPr="00136086">
          <w:rPr>
            <w:color w:val="777777"/>
            <w:sz w:val="19"/>
          </w:rPr>
          <w:t>full.</w:t>
        </w:r>
      </w:ins>
      <w:del w:id="95" w:author="Gustavo Garcia" w:date="2026-09-09T02:42:00Z" w16du:dateUtc="2026-09-09T06:42:00Z">
        <w:r w:rsidDel="00136086">
          <w:rPr>
            <w:color w:val="777777"/>
            <w:sz w:val="19"/>
          </w:rPr>
          <w:delText>Why the abdomen belongs in this case. The inferior vena cava crosses a pressure boundary at the diaphragm, so the pressure surrounding it changes abruptly along its length. Raised abdominal pressure acts on the caval segment below the diaphragm and on the right atrium above it by two different routes, and whether it helps or hinders return depends on which side of the abdominal zone boundary the patient sits, which I8 works out in full</w:delText>
        </w:r>
      </w:del>
      <w:r>
        <w:rPr>
          <w:color w:val="777777"/>
          <w:sz w:val="19"/>
        </w:rPr>
        <w:t>.Source</w:t>
      </w:r>
      <w:proofErr w:type="spellEnd"/>
      <w:r>
        <w:rPr>
          <w:color w:val="777777"/>
          <w:sz w:val="19"/>
        </w:rPr>
        <w:t xml:space="preserve">: </w:t>
      </w:r>
      <w:proofErr w:type="spellStart"/>
      <w:r>
        <w:rPr>
          <w:color w:val="777777"/>
          <w:sz w:val="19"/>
        </w:rPr>
        <w:t>HemoSim</w:t>
      </w:r>
      <w:proofErr w:type="spellEnd"/>
      <w:r>
        <w:rPr>
          <w:color w:val="777777"/>
          <w:sz w:val="19"/>
        </w:rPr>
        <w:t xml:space="preserve"> v2022 hemodynamics deck, slide 346.</w:t>
      </w:r>
    </w:p>
    <w:p w14:paraId="0672AFAF" w14:textId="77777777" w:rsidR="0063697B" w:rsidRDefault="00000000">
      <w:r>
        <w:rPr>
          <w:i/>
          <w:color w:val="C0392B"/>
          <w:sz w:val="19"/>
        </w:rPr>
        <w:t>[Layout note: figure shown small here. On the web it is currently capped at 400px wide. Say if you want it smaller/larger, moved, cropped, or replaced.]</w:t>
      </w:r>
    </w:p>
    <w:p w14:paraId="78CA7435" w14:textId="619386AD" w:rsidR="0063697B" w:rsidDel="001E4B5A" w:rsidRDefault="001E4B5A">
      <w:pPr>
        <w:rPr>
          <w:del w:id="96" w:author="Gustavo Garcia" w:date="2026-09-09T02:44:00Z" w16du:dateUtc="2026-09-09T06:44:00Z"/>
        </w:rPr>
      </w:pPr>
      <w:ins w:id="97" w:author="Gustavo Garcia" w:date="2026-09-09T02:44:00Z" w16du:dateUtc="2026-09-09T06:44:00Z">
        <w:r w:rsidRPr="001E4B5A">
          <w:t>PLR assessed through flow can be useful during spontaneous breathing and arrhythmia if acquisition is adequate. However, the bladder pressure of 22 mmHg introduces another limitation: intra-abdominal hypertension can impede the blood transfer and cause a false-negative PLR. Here VTI rises from 11.0 to 11.6 cm, approximately 5 percent. This is not a convincing positive response, but it cannot conclusively exclude responsiveness under these abdominal conditions. A small, carefully monitored fluid challenge may provide additional information if its potential benefit justifies the risk; decompression should not be delayed merely to complete testing.</w:t>
        </w:r>
      </w:ins>
      <w:del w:id="98" w:author="Gustavo Garcia" w:date="2026-09-09T02:44:00Z" w16du:dateUtc="2026-09-09T06:44:00Z">
        <w:r w:rsidDel="001E4B5A">
          <w:delText>What would discriminate? A test that does not depend on the ventilator and does not depend on a regular rhythm. The passive leg raise satisfies both, provided the response is measured as a change in flow rather than a change in pulse pressure and provided enough beats are averaged. Monnet, Marik and Teboul pooled 21 studies and 991 patients: when the response is read as a change in cardiac output, sensitivity is 85 percent and specificity 91 percent with an area under the curve of 0.95, and the best threshold is a rise of about 10 percent. When the response is read as a change in pulse pressure instead, sensitivity collapses to 56 percent. Here the leg raise moved the velocity-time integral from 11.0 to 11.6 cm, a rise of 5 percent. Not responsive.</w:delText>
        </w:r>
      </w:del>
    </w:p>
    <w:p w14:paraId="575FA2BD" w14:textId="77777777" w:rsidR="001E4B5A" w:rsidRDefault="001E4B5A">
      <w:pPr>
        <w:rPr>
          <w:ins w:id="99" w:author="Gustavo Garcia" w:date="2026-09-09T02:44:00Z" w16du:dateUtc="2026-09-09T06:44:00Z"/>
        </w:rPr>
      </w:pPr>
    </w:p>
    <w:p w14:paraId="09D918D5" w14:textId="3474A94E" w:rsidR="0063697B" w:rsidDel="001E4B5A" w:rsidRDefault="001E4B5A">
      <w:pPr>
        <w:rPr>
          <w:del w:id="100" w:author="Gustavo Garcia" w:date="2026-09-09T02:44:00Z" w16du:dateUtc="2026-09-09T06:44:00Z"/>
        </w:rPr>
      </w:pPr>
      <w:ins w:id="101" w:author="Gustavo Garcia" w:date="2026-09-09T02:44:00Z" w16du:dateUtc="2026-09-09T06:44:00Z">
        <w:r w:rsidRPr="001E4B5A">
          <w:t>A 250 mL challenge raises mean CVP from 11 to 1</w:t>
        </w:r>
      </w:ins>
      <w:ins w:id="102" w:author="Gustavo Garcia" w:date="2026-09-09T02:45:00Z" w16du:dateUtc="2026-09-09T06:45:00Z">
        <w:r>
          <w:t>5</w:t>
        </w:r>
      </w:ins>
      <w:ins w:id="103" w:author="Gustavo Garcia" w:date="2026-09-09T02:44:00Z" w16du:dateUtc="2026-09-09T06:44:00Z">
        <w:r w:rsidRPr="001E4B5A">
          <w:t xml:space="preserve"> mmHg while VTI changes from 11.0 to 11.2 cm. Assuming </w:t>
        </w:r>
      </w:ins>
      <w:ins w:id="104" w:author="Gustavo Garcia" w:date="2026-09-09T02:45:00Z" w16du:dateUtc="2026-09-09T06:45:00Z">
        <w:r>
          <w:t xml:space="preserve">all </w:t>
        </w:r>
      </w:ins>
      <w:ins w:id="105" w:author="Gustavo Garcia" w:date="2026-09-09T02:44:00Z" w16du:dateUtc="2026-09-09T06:44:00Z">
        <w:r w:rsidRPr="001E4B5A">
          <w:t xml:space="preserve">acquisition conditions remain stable, there is no convincing increase in measured forward flow. The pressure rise does not directly demonstrate how far the venous-return curve moved or how much </w:t>
        </w:r>
        <w:proofErr w:type="spellStart"/>
        <w:r w:rsidRPr="001E4B5A">
          <w:t>Pms</w:t>
        </w:r>
        <w:proofErr w:type="spellEnd"/>
        <w:r w:rsidRPr="001E4B5A">
          <w:t xml:space="preserve"> increased. Together with abdominal hypertension and organ dysfunction, this response argues against continuing empiric boluses.</w:t>
        </w:r>
      </w:ins>
      <w:del w:id="106" w:author="Gustavo Garcia" w:date="2026-09-09T02:44:00Z" w16du:dateUtc="2026-09-09T06:44:00Z">
        <w:r w:rsidDel="001E4B5A">
          <w:delText>Confirmed with a 250 mL challenge, which raised the central venous pressure from 11 to 14 mmHg, so the venous return curve genuinely shifted right, while the velocity-time integral went from 11.0 to 11.2 cm. That is the shape of the answer that matters: the challenge was delivered and the flow did not move.</w:delText>
        </w:r>
      </w:del>
    </w:p>
    <w:p w14:paraId="22623CAE" w14:textId="77777777" w:rsidR="001E4B5A" w:rsidRDefault="001E4B5A">
      <w:pPr>
        <w:rPr>
          <w:ins w:id="107" w:author="Gustavo Garcia" w:date="2026-09-09T02:44:00Z" w16du:dateUtc="2026-09-09T06:44:00Z"/>
        </w:rPr>
      </w:pPr>
    </w:p>
    <w:p w14:paraId="689A555B" w14:textId="6B4F9523" w:rsidR="0063697B" w:rsidRDefault="00EF3F1A">
      <w:ins w:id="108" w:author="Gustavo Garcia" w:date="2026-09-09T02:54:00Z" w16du:dateUtc="2026-09-09T06:54:00Z">
        <w:r w:rsidRPr="00EF3F1A">
          <w:t xml:space="preserve">A sustained bladder pressure of 22 mmHg is grade III intra-abdominal hypertension. When associated with new organ dysfunction attributable to the pressure, an intra-abdominal </w:t>
        </w:r>
        <w:r w:rsidRPr="00EF3F1A">
          <w:lastRenderedPageBreak/>
          <w:t>pressure above 20 mmHg meets the definition of abdominal compartment syndrome. The postoperative timing, oliguria and circulatory findings make this an urgent possibility. Nasogastric decompression</w:t>
        </w:r>
      </w:ins>
      <w:del w:id="109" w:author="Gustavo Garcia" w:date="2026-09-09T02:54:00Z" w16du:dateUtc="2026-09-09T06:54:00Z">
        <w:r w:rsidDel="00EF3F1A">
          <w:delText>The lesion is the abdomen. A bladder pressure of 22 mmHg is grade III intra-abdominal hypertension by the World Society consensus definitions, well above the 12 mmHg threshold and above the 20 mmHg at which new organ dysfunction defines abdominal compartment syndrome. Nasogastric decompression</w:delText>
        </w:r>
      </w:del>
      <w:r>
        <w:t xml:space="preserve">, deeper sedation with a period of neuromuscular blockade, and drainage of 1.2 L of ascites </w:t>
      </w:r>
      <w:del w:id="110" w:author="Gustavo Garcia" w:date="2026-09-09T02:55:00Z" w16du:dateUtc="2026-09-09T06:55:00Z">
        <w:r w:rsidDel="00EF3F1A">
          <w:delText>brought it</w:delText>
        </w:r>
      </w:del>
      <w:ins w:id="111" w:author="Gustavo Garcia" w:date="2026-09-09T02:55:00Z" w16du:dateUtc="2026-09-09T06:55:00Z">
        <w:r>
          <w:t>bring back bladder pressure</w:t>
        </w:r>
      </w:ins>
      <w:r>
        <w:t xml:space="preserve"> to 12 mmHg. Mean arterial pressure rose to 72, central venous pressure fell to 8, velocity-time integral rose to 14.8 cm at a rate of 118, giving a stroke volume of 46 mL and a cardiac output of 5.5 L/min.</w:t>
      </w:r>
    </w:p>
    <w:p w14:paraId="03C963D2" w14:textId="494E2AA5" w:rsidR="0063697B" w:rsidDel="003E269A" w:rsidRDefault="003E269A">
      <w:pPr>
        <w:rPr>
          <w:del w:id="112" w:author="Gustavo Garcia" w:date="2026-09-09T04:51:00Z" w16du:dateUtc="2026-09-09T08:51:00Z"/>
        </w:rPr>
      </w:pPr>
      <w:ins w:id="113" w:author="Gustavo Garcia" w:date="2026-09-09T04:51:00Z">
        <w:r w:rsidRPr="003E269A">
          <w:t>Now recompute the resistance: 80 × (72 − 8) ÷ 5.5, which is 931 dynes·s·cm−5, compared with 927 before. Calculated SVR therefore remained essentially unchanged while MAP rose by 10 mmHg and flow rose by 25 percent. That pattern strongly supports relief of a dominant return-side constraint without evidence of a major change in the conventional resistive term; neither the initial blood pressure nor the displayed pulse pressure variation could have shown that.</w:t>
        </w:r>
      </w:ins>
      <w:del w:id="114" w:author="Gustavo Garcia" w:date="2026-09-09T04:51:00Z" w16du:dateUtc="2026-09-09T08:51:00Z">
        <w:r w:rsidR="00000000" w:rsidDel="003E269A">
          <w:delText>Now recompute the resistance: 80 × (72 − 8) ÷ 5.5, which is 931 dynes·s·cm−5. It was 927 before. Systemic vascular resistance did not change at all. Blood pressure rose by 10 mmHg and flow rose by 25 percent, and none of it came from the arterial side. The entire lesion was on the return side of the circulation, which is exactly what the arithmetic says and exactly what neither the blood pressure nor the pulse pressure variation could have told you.</w:delText>
        </w:r>
      </w:del>
    </w:p>
    <w:p w14:paraId="3695E718" w14:textId="77777777" w:rsidR="003E269A" w:rsidRDefault="003E269A">
      <w:pPr>
        <w:rPr>
          <w:ins w:id="115" w:author="Gustavo Garcia" w:date="2026-09-09T04:51:00Z" w16du:dateUtc="2026-09-09T08:51:00Z"/>
        </w:rPr>
      </w:pPr>
    </w:p>
    <w:p w14:paraId="60072802" w14:textId="5994E01A" w:rsidR="0063697B" w:rsidRDefault="00000000">
      <w:pPr>
        <w:pPrChange w:id="116" w:author="Gustavo Garcia" w:date="2026-09-09T03:24:00Z" w16du:dateUtc="2026-09-09T07:24:00Z">
          <w:pPr>
            <w:pStyle w:val="Ttulo2"/>
          </w:pPr>
        </w:pPrChange>
      </w:pPr>
      <w:proofErr w:type="spellStart"/>
      <w:r>
        <w:t>Case</w:t>
      </w:r>
      <w:proofErr w:type="spellEnd"/>
      <w:r>
        <w:t xml:space="preserve"> 4. </w:t>
      </w:r>
      <w:ins w:id="117" w:author="Gustavo Garcia" w:date="2026-09-09T02:57:00Z" w16du:dateUtc="2026-09-09T06:57:00Z">
        <w:r w:rsidR="00694A83" w:rsidRPr="00694A83">
          <w:t xml:space="preserve">High cardiac output with persistent </w:t>
        </w:r>
        <w:proofErr w:type="spellStart"/>
        <w:r w:rsidR="00694A83" w:rsidRPr="00694A83">
          <w:t>vasoplegia</w:t>
        </w:r>
        <w:proofErr w:type="spellEnd"/>
        <w:r w:rsidR="00694A83" w:rsidRPr="00694A83">
          <w:t xml:space="preserve"> and abnormal tissue perfusion</w:t>
        </w:r>
      </w:ins>
      <w:del w:id="118" w:author="Gustavo Garcia" w:date="2026-09-09T02:57:00Z" w16du:dateUtc="2026-09-09T06:57:00Z">
        <w:r w:rsidDel="00694A83">
          <w:delText>A cardiac output of 8.7 L/min in a patient who is not being perfused</w:delText>
        </w:r>
      </w:del>
    </w:p>
    <w:p w14:paraId="045D3AE7" w14:textId="53BCBB98" w:rsidR="007D5622" w:rsidRPr="007D5622" w:rsidRDefault="007D5622">
      <w:pPr>
        <w:rPr>
          <w:ins w:id="119" w:author="Gustavo Garcia" w:date="2026-09-09T03:19:00Z" w16du:dateUtc="2026-09-09T07:19:00Z"/>
        </w:rPr>
        <w:pPrChange w:id="120" w:author="Gustavo Garcia" w:date="2026-09-09T03:24:00Z" w16du:dateUtc="2026-09-09T07:24:00Z">
          <w:pPr>
            <w:pStyle w:val="Ttulo2"/>
          </w:pPr>
        </w:pPrChange>
      </w:pPr>
      <w:ins w:id="121" w:author="Gustavo Garcia" w:date="2026-09-09T03:19:00Z" w16du:dateUtc="2026-09-09T07:19:00Z">
        <w:r w:rsidRPr="007D5622">
          <w:t xml:space="preserve">A 61-year-old man with alcoholic cirrhosis was admitted three days ago with a bleeding varix, which was banded, and received transfusion. He is now febrile with a rising white count and suspected sepsis. He is awake but confused and receives norepinephrine 0.28 mcg/kg/min. Blood pressure is 102/45 mmHg (mean 64), heart rate 112, capillary refill time 5 seconds, with mottling over both knees, urine output 10 mL/h and lactate 6.2 mmol/L. Hemoglobin is 8.2 g/dL, arterial saturation 96 percent, </w:t>
        </w:r>
        <w:proofErr w:type="spellStart"/>
        <w:r w:rsidRPr="007D5622">
          <w:t>ScvO</w:t>
        </w:r>
        <w:proofErr w:type="spellEnd"/>
        <w:r w:rsidRPr="007D5622">
          <w:t xml:space="preserve">₂ 79 percent and the central venous-to-arterial PCO₂ gap 9 mmHg. Mean RAP is 10 mmHg. Echocardiography gives a cardiac output of 8.7 L/min, cardiac index 4.6 L/min/m² and stroke volume approximately 78 </w:t>
        </w:r>
        <w:proofErr w:type="spellStart"/>
        <w:r w:rsidRPr="007D5622">
          <w:t>mL.</w:t>
        </w:r>
        <w:proofErr w:type="spellEnd"/>
        <w:r w:rsidRPr="007D5622">
          <w:t xml:space="preserve"> Calculated SVR is 497 </w:t>
        </w:r>
        <w:proofErr w:type="spellStart"/>
        <w:r w:rsidRPr="007D5622">
          <w:t>dynes·s·cm</w:t>
        </w:r>
        <w:proofErr w:type="spellEnd"/>
        <w:r w:rsidRPr="007D5622">
          <w:t>⁻⁵.</w:t>
        </w:r>
      </w:ins>
    </w:p>
    <w:p w14:paraId="074E7744" w14:textId="3E09F07F" w:rsidR="007D5622" w:rsidRPr="007D5622" w:rsidRDefault="007D5622">
      <w:pPr>
        <w:rPr>
          <w:ins w:id="122" w:author="Gustavo Garcia" w:date="2026-09-09T03:19:00Z" w16du:dateUtc="2026-09-09T07:19:00Z"/>
        </w:rPr>
        <w:pPrChange w:id="123" w:author="Gustavo Garcia" w:date="2026-09-09T03:24:00Z" w16du:dateUtc="2026-09-09T07:24:00Z">
          <w:pPr>
            <w:pStyle w:val="Ttulo2"/>
          </w:pPr>
        </w:pPrChange>
      </w:pPr>
      <w:ins w:id="124" w:author="Gustavo Garcia" w:date="2026-09-09T03:19:00Z" w16du:dateUtc="2026-09-09T07:19:00Z">
        <w:r w:rsidRPr="007D5622">
          <w:t xml:space="preserve">The obvious reading is reassuring: cardiac output is high and </w:t>
        </w:r>
        <w:proofErr w:type="spellStart"/>
        <w:r w:rsidRPr="007D5622">
          <w:t>ScvO</w:t>
        </w:r>
        <w:proofErr w:type="spellEnd"/>
        <w:r w:rsidRPr="007D5622">
          <w:t>₂ is 79 percent. The patient, however, is still poorly perfused. Capillary refill remains markedly prolonged, the knees are mottled, urine output is minimal and mental status is abnormal. The high cardiac output therefore cannot be used as evidence that the circulation has been adequately corrected.</w:t>
        </w:r>
      </w:ins>
    </w:p>
    <w:p w14:paraId="4AF541EB" w14:textId="0757F353" w:rsidR="007D5622" w:rsidRPr="007D5622" w:rsidRDefault="007D5622">
      <w:pPr>
        <w:rPr>
          <w:ins w:id="125" w:author="Gustavo Garcia" w:date="2026-09-09T03:19:00Z" w16du:dateUtc="2026-09-09T07:19:00Z"/>
        </w:rPr>
        <w:pPrChange w:id="126" w:author="Gustavo Garcia" w:date="2026-09-09T03:24:00Z" w16du:dateUtc="2026-09-09T07:24:00Z">
          <w:pPr>
            <w:pStyle w:val="Ttulo2"/>
          </w:pPr>
        </w:pPrChange>
      </w:pPr>
      <w:ins w:id="127" w:author="Gustavo Garcia" w:date="2026-09-09T03:19:00Z" w16du:dateUtc="2026-09-09T07:19:00Z">
        <w:r w:rsidRPr="007D5622">
          <w:t>The arterial pressure adds another clue. Diastolic pressure remains only 45 mmHg despite a heart rate of 112, giving a diastolic shock index of 2.49. Together with the low calculated SVR and the clinical context, this supports substantial residual vasodilation. DSI is not a norepinephrine target by itself, but it helps identify a circulation in which inadequate vascular tone remains a plausible and modifiable contributor to poor perfusion.</w:t>
        </w:r>
      </w:ins>
    </w:p>
    <w:p w14:paraId="09111A1F" w14:textId="54E2D718" w:rsidR="007D5622" w:rsidRPr="007D5622" w:rsidRDefault="007D5622">
      <w:pPr>
        <w:rPr>
          <w:ins w:id="128" w:author="Gustavo Garcia" w:date="2026-09-09T03:19:00Z" w16du:dateUtc="2026-09-09T07:19:00Z"/>
        </w:rPr>
        <w:pPrChange w:id="129" w:author="Gustavo Garcia" w:date="2026-09-09T03:24:00Z" w16du:dateUtc="2026-09-09T07:24:00Z">
          <w:pPr>
            <w:pStyle w:val="Ttulo2"/>
          </w:pPr>
        </w:pPrChange>
      </w:pPr>
      <w:ins w:id="130" w:author="Gustavo Garcia" w:date="2026-09-09T03:19:00Z" w16du:dateUtc="2026-09-09T07:19:00Z">
        <w:r w:rsidRPr="007D5622">
          <w:t>There is also a second limitation that the cardiac output cannot compensate for completely: oxygen content. With a hemoglobin of 8.2 g/dL and arterial saturation of 96 percent, CaO₂ is approximately 10.55 mL/dL. Global oxygen delivery is therefore approximately 918 mL/min, or 483 mL/min/m². The high flow is partly compensating for reduced oxygen content. Whether that delivery is sufficient depends on the patient's metabolic demand and, ultimately, whether the delivered oxygen reaches tissue capable of extracting and using it.</w:t>
        </w:r>
      </w:ins>
    </w:p>
    <w:p w14:paraId="77D86415" w14:textId="024ACE48" w:rsidR="007D5622" w:rsidRPr="007D5622" w:rsidRDefault="007D5622">
      <w:pPr>
        <w:rPr>
          <w:ins w:id="131" w:author="Gustavo Garcia" w:date="2026-09-09T03:23:00Z" w16du:dateUtc="2026-09-09T07:23:00Z"/>
        </w:rPr>
        <w:pPrChange w:id="132" w:author="Gustavo Garcia" w:date="2026-09-09T03:24:00Z" w16du:dateUtc="2026-09-09T07:24:00Z">
          <w:pPr>
            <w:pStyle w:val="Ttulo2"/>
          </w:pPr>
        </w:pPrChange>
      </w:pPr>
      <w:ins w:id="133" w:author="Gustavo Garcia" w:date="2026-09-09T03:19:00Z" w16du:dateUtc="2026-09-09T07:19:00Z">
        <w:r w:rsidRPr="007D5622">
          <w:t xml:space="preserve">The </w:t>
        </w:r>
        <w:proofErr w:type="spellStart"/>
        <w:r w:rsidRPr="007D5622">
          <w:t>ScvO</w:t>
        </w:r>
        <w:proofErr w:type="spellEnd"/>
        <w:r w:rsidRPr="007D5622">
          <w:t xml:space="preserve">₂ of 79 percent does not settle that question. Using the central venous sample gives an estimated extraction of only about 18 percent, but a high central venous saturation can coexist </w:t>
        </w:r>
        <w:r w:rsidRPr="007D5622">
          <w:lastRenderedPageBreak/>
          <w:t xml:space="preserve">with abnormal regional perfusion or impaired oxygen extraction. The widened PCO₂ gap provides an additional warning that global flow and tissue metabolism may not be matching normally. The important bedside point is the discordance: high global flow and high </w:t>
        </w:r>
        <w:proofErr w:type="spellStart"/>
        <w:r w:rsidRPr="007D5622">
          <w:t>ScvO</w:t>
        </w:r>
        <w:proofErr w:type="spellEnd"/>
        <w:r w:rsidRPr="007D5622">
          <w:t>₂ are occurring alongside unequivocally abnormal peripheral perfusion.</w:t>
        </w:r>
      </w:ins>
    </w:p>
    <w:p w14:paraId="23CBB97F" w14:textId="3BD817D9" w:rsidR="007D5622" w:rsidRPr="007D5622" w:rsidRDefault="00BD4CAC">
      <w:pPr>
        <w:spacing w:after="0"/>
        <w:rPr>
          <w:ins w:id="134" w:author="Gustavo Garcia" w:date="2026-09-09T03:31:00Z"/>
          <w:i/>
          <w:color w:val="9A6B00"/>
          <w:sz w:val="19"/>
          <w:lang w:val="es-CO"/>
        </w:rPr>
        <w:pPrChange w:id="135" w:author="Gustavo Garcia" w:date="2026-09-09T03:41:00Z" w16du:dateUtc="2026-09-09T07:41:00Z">
          <w:pPr/>
        </w:pPrChange>
      </w:pPr>
      <w:ins w:id="136" w:author="Gustavo Garcia" w:date="2026-09-09T03:34:00Z" w16du:dateUtc="2026-09-09T07:34:00Z">
        <w:r>
          <w:rPr>
            <w:i/>
            <w:color w:val="9A6B00"/>
            <w:sz w:val="19"/>
          </w:rPr>
          <w:t xml:space="preserve">[Offshoot / Physiological </w:t>
        </w:r>
      </w:ins>
      <w:ins w:id="137" w:author="Gustavo Garcia" w:date="2026-09-09T03:36:00Z" w16du:dateUtc="2026-09-09T07:36:00Z">
        <w:r w:rsidR="003D34CC" w:rsidRPr="003D34CC">
          <w:rPr>
            <w:i/>
            <w:color w:val="9A6B00"/>
            <w:sz w:val="19"/>
          </w:rPr>
          <w:t>Insight</w:t>
        </w:r>
      </w:ins>
      <w:ins w:id="138" w:author="Gustavo Garcia" w:date="2026-09-09T03:34:00Z" w16du:dateUtc="2026-09-09T07:34:00Z">
        <w:r>
          <w:rPr>
            <w:i/>
            <w:color w:val="9A6B00"/>
            <w:sz w:val="19"/>
          </w:rPr>
          <w:t>:</w:t>
        </w:r>
        <w:r w:rsidRPr="007D5622">
          <w:rPr>
            <w:i/>
            <w:color w:val="9A6B00"/>
            <w:sz w:val="19"/>
            <w:lang w:val="es-CO"/>
          </w:rPr>
          <w:t xml:space="preserve"> </w:t>
        </w:r>
      </w:ins>
      <w:proofErr w:type="spellStart"/>
      <w:ins w:id="139" w:author="Gustavo Garcia" w:date="2026-09-09T03:31:00Z">
        <w:r w:rsidR="007D5622" w:rsidRPr="007D5622">
          <w:rPr>
            <w:i/>
            <w:color w:val="9A6B00"/>
            <w:sz w:val="19"/>
            <w:lang w:val="es-CO"/>
          </w:rPr>
          <w:t>The</w:t>
        </w:r>
        <w:proofErr w:type="spellEnd"/>
        <w:r w:rsidR="007D5622" w:rsidRPr="007D5622">
          <w:rPr>
            <w:i/>
            <w:color w:val="9A6B00"/>
            <w:sz w:val="19"/>
            <w:lang w:val="es-CO"/>
          </w:rPr>
          <w:t xml:space="preserve"> </w:t>
        </w:r>
        <w:proofErr w:type="spellStart"/>
        <w:r w:rsidR="007D5622" w:rsidRPr="007D5622">
          <w:rPr>
            <w:i/>
            <w:color w:val="9A6B00"/>
            <w:sz w:val="19"/>
            <w:lang w:val="es-CO"/>
          </w:rPr>
          <w:t>physiologic</w:t>
        </w:r>
        <w:proofErr w:type="spellEnd"/>
        <w:r w:rsidR="007D5622" w:rsidRPr="007D5622">
          <w:rPr>
            <w:i/>
            <w:color w:val="9A6B00"/>
            <w:sz w:val="19"/>
            <w:lang w:val="es-CO"/>
          </w:rPr>
          <w:t xml:space="preserve"> idea </w:t>
        </w:r>
        <w:proofErr w:type="spellStart"/>
        <w:r w:rsidR="007D5622" w:rsidRPr="007D5622">
          <w:rPr>
            <w:i/>
            <w:color w:val="9A6B00"/>
            <w:sz w:val="19"/>
            <w:lang w:val="es-CO"/>
          </w:rPr>
          <w:t>behind</w:t>
        </w:r>
        <w:proofErr w:type="spellEnd"/>
        <w:r w:rsidR="007D5622" w:rsidRPr="007D5622">
          <w:rPr>
            <w:i/>
            <w:color w:val="9A6B00"/>
            <w:sz w:val="19"/>
            <w:lang w:val="es-CO"/>
          </w:rPr>
          <w:t xml:space="preserve"> </w:t>
        </w:r>
        <w:proofErr w:type="spellStart"/>
        <w:r w:rsidR="007D5622" w:rsidRPr="007D5622">
          <w:rPr>
            <w:i/>
            <w:color w:val="9A6B00"/>
            <w:sz w:val="19"/>
            <w:lang w:val="es-CO"/>
          </w:rPr>
          <w:t>the</w:t>
        </w:r>
        <w:proofErr w:type="spellEnd"/>
        <w:r w:rsidR="007D5622" w:rsidRPr="007D5622">
          <w:rPr>
            <w:i/>
            <w:color w:val="9A6B00"/>
            <w:sz w:val="19"/>
            <w:lang w:val="es-CO"/>
          </w:rPr>
          <w:t xml:space="preserve"> CO₂/O₂ </w:t>
        </w:r>
        <w:proofErr w:type="spellStart"/>
        <w:r w:rsidR="007D5622" w:rsidRPr="007D5622">
          <w:rPr>
            <w:i/>
            <w:color w:val="9A6B00"/>
            <w:sz w:val="19"/>
            <w:lang w:val="es-CO"/>
          </w:rPr>
          <w:t>relationship</w:t>
        </w:r>
        <w:proofErr w:type="spellEnd"/>
        <w:r w:rsidR="007D5622" w:rsidRPr="007D5622">
          <w:rPr>
            <w:i/>
            <w:color w:val="9A6B00"/>
            <w:sz w:val="19"/>
            <w:lang w:val="es-CO"/>
          </w:rPr>
          <w:t xml:space="preserve"> </w:t>
        </w:r>
        <w:proofErr w:type="spellStart"/>
        <w:r w:rsidR="007D5622" w:rsidRPr="007D5622">
          <w:rPr>
            <w:i/>
            <w:color w:val="9A6B00"/>
            <w:sz w:val="19"/>
            <w:lang w:val="es-CO"/>
          </w:rPr>
          <w:t>begins</w:t>
        </w:r>
        <w:proofErr w:type="spellEnd"/>
        <w:r w:rsidR="007D5622" w:rsidRPr="007D5622">
          <w:rPr>
            <w:i/>
            <w:color w:val="9A6B00"/>
            <w:sz w:val="19"/>
            <w:lang w:val="es-CO"/>
          </w:rPr>
          <w:t xml:space="preserve"> </w:t>
        </w:r>
        <w:proofErr w:type="spellStart"/>
        <w:r w:rsidR="007D5622" w:rsidRPr="007D5622">
          <w:rPr>
            <w:i/>
            <w:color w:val="9A6B00"/>
            <w:sz w:val="19"/>
            <w:lang w:val="es-CO"/>
          </w:rPr>
          <w:t>with</w:t>
        </w:r>
        <w:proofErr w:type="spellEnd"/>
        <w:r w:rsidR="007D5622" w:rsidRPr="007D5622">
          <w:rPr>
            <w:i/>
            <w:color w:val="9A6B00"/>
            <w:sz w:val="19"/>
            <w:lang w:val="es-CO"/>
          </w:rPr>
          <w:t xml:space="preserve"> </w:t>
        </w:r>
        <w:proofErr w:type="spellStart"/>
        <w:r w:rsidR="007D5622" w:rsidRPr="007D5622">
          <w:rPr>
            <w:i/>
            <w:color w:val="9A6B00"/>
            <w:sz w:val="19"/>
            <w:lang w:val="es-CO"/>
          </w:rPr>
          <w:t>the</w:t>
        </w:r>
        <w:proofErr w:type="spellEnd"/>
        <w:r w:rsidR="007D5622" w:rsidRPr="007D5622">
          <w:rPr>
            <w:i/>
            <w:color w:val="9A6B00"/>
            <w:sz w:val="19"/>
            <w:lang w:val="es-CO"/>
          </w:rPr>
          <w:t xml:space="preserve"> Fick </w:t>
        </w:r>
        <w:proofErr w:type="spellStart"/>
        <w:r w:rsidR="007D5622" w:rsidRPr="007D5622">
          <w:rPr>
            <w:i/>
            <w:color w:val="9A6B00"/>
            <w:sz w:val="19"/>
            <w:lang w:val="es-CO"/>
          </w:rPr>
          <w:t>principle</w:t>
        </w:r>
        <w:proofErr w:type="spellEnd"/>
        <w:r w:rsidR="007D5622" w:rsidRPr="007D5622">
          <w:rPr>
            <w:i/>
            <w:color w:val="9A6B00"/>
            <w:sz w:val="19"/>
            <w:lang w:val="es-CO"/>
          </w:rPr>
          <w:t xml:space="preserve">. </w:t>
        </w:r>
        <w:proofErr w:type="spellStart"/>
        <w:r w:rsidR="007D5622" w:rsidRPr="007D5622">
          <w:rPr>
            <w:i/>
            <w:color w:val="9A6B00"/>
            <w:sz w:val="19"/>
            <w:lang w:val="es-CO"/>
          </w:rPr>
          <w:t>Under</w:t>
        </w:r>
        <w:proofErr w:type="spellEnd"/>
        <w:r w:rsidR="007D5622" w:rsidRPr="007D5622">
          <w:rPr>
            <w:i/>
            <w:color w:val="9A6B00"/>
            <w:sz w:val="19"/>
            <w:lang w:val="es-CO"/>
          </w:rPr>
          <w:t xml:space="preserve"> </w:t>
        </w:r>
        <w:proofErr w:type="spellStart"/>
        <w:r w:rsidR="007D5622" w:rsidRPr="007D5622">
          <w:rPr>
            <w:i/>
            <w:color w:val="9A6B00"/>
            <w:sz w:val="19"/>
            <w:lang w:val="es-CO"/>
          </w:rPr>
          <w:t>steady-state</w:t>
        </w:r>
        <w:proofErr w:type="spellEnd"/>
        <w:r w:rsidR="007D5622" w:rsidRPr="007D5622">
          <w:rPr>
            <w:i/>
            <w:color w:val="9A6B00"/>
            <w:sz w:val="19"/>
            <w:lang w:val="es-CO"/>
          </w:rPr>
          <w:t xml:space="preserve"> </w:t>
        </w:r>
        <w:proofErr w:type="spellStart"/>
        <w:r w:rsidR="007D5622" w:rsidRPr="007D5622">
          <w:rPr>
            <w:i/>
            <w:color w:val="9A6B00"/>
            <w:sz w:val="19"/>
            <w:lang w:val="es-CO"/>
          </w:rPr>
          <w:t>conditions</w:t>
        </w:r>
        <w:proofErr w:type="spellEnd"/>
        <w:r w:rsidR="007D5622" w:rsidRPr="007D5622">
          <w:rPr>
            <w:i/>
            <w:color w:val="9A6B00"/>
            <w:sz w:val="19"/>
            <w:lang w:val="es-CO"/>
          </w:rPr>
          <w:t>:</w:t>
        </w:r>
      </w:ins>
    </w:p>
    <w:p w14:paraId="5997F7E1" w14:textId="2D0E79A2" w:rsidR="007D5622" w:rsidRPr="007D5622" w:rsidRDefault="007D5622">
      <w:pPr>
        <w:spacing w:after="0"/>
        <w:rPr>
          <w:ins w:id="140" w:author="Gustavo Garcia" w:date="2026-09-09T03:31:00Z"/>
          <w:i/>
          <w:color w:val="9A6B00"/>
          <w:sz w:val="19"/>
          <w:lang w:val="es-CO"/>
        </w:rPr>
        <w:pPrChange w:id="141" w:author="Gustavo Garcia" w:date="2026-09-09T03:41:00Z" w16du:dateUtc="2026-09-09T07:41:00Z">
          <w:pPr/>
        </w:pPrChange>
      </w:pPr>
      <m:oMathPara>
        <m:oMath>
          <m:r>
            <w:ins w:id="142" w:author="Gustavo Garcia" w:date="2026-09-09T03:31:00Z">
              <w:rPr>
                <w:rFonts w:ascii="Cambria Math" w:hAnsi="Cambria Math"/>
                <w:color w:val="9A6B00"/>
                <w:sz w:val="19"/>
                <w:lang w:val="es-CO"/>
              </w:rPr>
              <m:t>V</m:t>
            </w:ins>
          </m:r>
          <m:sSub>
            <m:sSubPr>
              <m:ctrlPr>
                <w:ins w:id="143" w:author="Gustavo Garcia" w:date="2026-09-09T03:31:00Z">
                  <w:rPr>
                    <w:rFonts w:ascii="Cambria Math" w:hAnsi="Cambria Math"/>
                    <w:i/>
                    <w:color w:val="9A6B00"/>
                    <w:sz w:val="19"/>
                    <w:lang w:val="es-CO"/>
                  </w:rPr>
                </w:ins>
              </m:ctrlPr>
            </m:sSubPr>
            <m:e>
              <m:r>
                <w:ins w:id="144" w:author="Gustavo Garcia" w:date="2026-09-09T03:31:00Z">
                  <w:rPr>
                    <w:rFonts w:ascii="Cambria Math" w:hAnsi="Cambria Math"/>
                    <w:color w:val="9A6B00"/>
                    <w:sz w:val="19"/>
                    <w:lang w:val="es-CO"/>
                  </w:rPr>
                  <m:t>O</m:t>
                </w:ins>
              </m:r>
            </m:e>
            <m:sub>
              <m:r>
                <w:ins w:id="145" w:author="Gustavo Garcia" w:date="2026-09-09T03:31:00Z">
                  <w:rPr>
                    <w:rFonts w:ascii="Cambria Math" w:hAnsi="Cambria Math"/>
                    <w:color w:val="9A6B00"/>
                    <w:sz w:val="19"/>
                    <w:lang w:val="es-CO"/>
                  </w:rPr>
                  <m:t>2</m:t>
                </w:ins>
              </m:r>
            </m:sub>
          </m:sSub>
          <m:r>
            <w:ins w:id="146" w:author="Gustavo Garcia" w:date="2026-09-09T03:31:00Z">
              <w:rPr>
                <w:rFonts w:ascii="Cambria Math" w:hAnsi="Cambria Math"/>
                <w:color w:val="9A6B00"/>
                <w:sz w:val="19"/>
                <w:lang w:val="es-CO"/>
              </w:rPr>
              <m:t>=CO×(Ca</m:t>
            </w:ins>
          </m:r>
          <m:sSub>
            <m:sSubPr>
              <m:ctrlPr>
                <w:ins w:id="147" w:author="Gustavo Garcia" w:date="2026-09-09T03:31:00Z">
                  <w:rPr>
                    <w:rFonts w:ascii="Cambria Math" w:hAnsi="Cambria Math"/>
                    <w:i/>
                    <w:color w:val="9A6B00"/>
                    <w:sz w:val="19"/>
                    <w:lang w:val="es-CO"/>
                  </w:rPr>
                </w:ins>
              </m:ctrlPr>
            </m:sSubPr>
            <m:e>
              <m:r>
                <w:ins w:id="148" w:author="Gustavo Garcia" w:date="2026-09-09T03:31:00Z">
                  <w:rPr>
                    <w:rFonts w:ascii="Cambria Math" w:hAnsi="Cambria Math"/>
                    <w:color w:val="9A6B00"/>
                    <w:sz w:val="19"/>
                    <w:lang w:val="es-CO"/>
                  </w:rPr>
                  <m:t>O</m:t>
                </w:ins>
              </m:r>
            </m:e>
            <m:sub>
              <m:r>
                <w:ins w:id="149" w:author="Gustavo Garcia" w:date="2026-09-09T03:31:00Z">
                  <w:rPr>
                    <w:rFonts w:ascii="Cambria Math" w:hAnsi="Cambria Math"/>
                    <w:color w:val="9A6B00"/>
                    <w:sz w:val="19"/>
                    <w:lang w:val="es-CO"/>
                  </w:rPr>
                  <m:t>2</m:t>
                </w:ins>
              </m:r>
            </m:sub>
          </m:sSub>
          <m:r>
            <w:ins w:id="150" w:author="Gustavo Garcia" w:date="2026-09-09T03:31:00Z">
              <w:rPr>
                <w:rFonts w:ascii="Cambria Math" w:hAnsi="Cambria Math"/>
                <w:color w:val="9A6B00"/>
                <w:sz w:val="19"/>
                <w:lang w:val="es-CO"/>
              </w:rPr>
              <m:t>-Cv</m:t>
            </w:ins>
          </m:r>
          <m:sSub>
            <m:sSubPr>
              <m:ctrlPr>
                <w:ins w:id="151" w:author="Gustavo Garcia" w:date="2026-09-09T03:31:00Z">
                  <w:rPr>
                    <w:rFonts w:ascii="Cambria Math" w:hAnsi="Cambria Math"/>
                    <w:i/>
                    <w:color w:val="9A6B00"/>
                    <w:sz w:val="19"/>
                    <w:lang w:val="es-CO"/>
                  </w:rPr>
                </w:ins>
              </m:ctrlPr>
            </m:sSubPr>
            <m:e>
              <m:r>
                <w:ins w:id="152" w:author="Gustavo Garcia" w:date="2026-09-09T03:31:00Z">
                  <w:rPr>
                    <w:rFonts w:ascii="Cambria Math" w:hAnsi="Cambria Math"/>
                    <w:color w:val="9A6B00"/>
                    <w:sz w:val="19"/>
                    <w:lang w:val="es-CO"/>
                  </w:rPr>
                  <m:t>O</m:t>
                </w:ins>
              </m:r>
            </m:e>
            <m:sub>
              <m:r>
                <w:ins w:id="153" w:author="Gustavo Garcia" w:date="2026-09-09T03:31:00Z">
                  <w:rPr>
                    <w:rFonts w:ascii="Cambria Math" w:hAnsi="Cambria Math"/>
                    <w:color w:val="9A6B00"/>
                    <w:sz w:val="19"/>
                    <w:lang w:val="es-CO"/>
                  </w:rPr>
                  <m:t>2</m:t>
                </w:ins>
              </m:r>
            </m:sub>
          </m:sSub>
          <m:r>
            <w:ins w:id="154" w:author="Gustavo Garcia" w:date="2026-09-09T03:31:00Z">
              <w:rPr>
                <w:rFonts w:ascii="Cambria Math" w:hAnsi="Cambria Math"/>
                <w:color w:val="9A6B00"/>
                <w:sz w:val="19"/>
                <w:lang w:val="es-CO"/>
              </w:rPr>
              <m:t>)</m:t>
            </w:ins>
          </m:r>
        </m:oMath>
      </m:oMathPara>
    </w:p>
    <w:p w14:paraId="360D5C2A" w14:textId="77777777" w:rsidR="007D5622" w:rsidRPr="007D5622" w:rsidRDefault="007D5622">
      <w:pPr>
        <w:spacing w:after="0"/>
        <w:rPr>
          <w:ins w:id="155" w:author="Gustavo Garcia" w:date="2026-09-09T03:31:00Z"/>
          <w:i/>
          <w:color w:val="9A6B00"/>
          <w:sz w:val="19"/>
          <w:lang w:val="es-CO"/>
        </w:rPr>
        <w:pPrChange w:id="156" w:author="Gustavo Garcia" w:date="2026-09-09T03:41:00Z" w16du:dateUtc="2026-09-09T07:41:00Z">
          <w:pPr/>
        </w:pPrChange>
      </w:pPr>
      <w:ins w:id="157" w:author="Gustavo Garcia" w:date="2026-09-09T03:31:00Z">
        <w:r w:rsidRPr="007D5622">
          <w:rPr>
            <w:i/>
            <w:color w:val="9A6B00"/>
            <w:sz w:val="19"/>
            <w:lang w:val="es-CO"/>
          </w:rPr>
          <w:t>and</w:t>
        </w:r>
      </w:ins>
    </w:p>
    <w:p w14:paraId="3995808A" w14:textId="4391C22A" w:rsidR="007D5622" w:rsidRPr="007D5622" w:rsidRDefault="007D5622">
      <w:pPr>
        <w:spacing w:after="0"/>
        <w:rPr>
          <w:ins w:id="158" w:author="Gustavo Garcia" w:date="2026-09-09T03:31:00Z"/>
          <w:i/>
          <w:color w:val="9A6B00"/>
          <w:sz w:val="19"/>
          <w:lang w:val="es-CO"/>
        </w:rPr>
        <w:pPrChange w:id="159" w:author="Gustavo Garcia" w:date="2026-09-09T03:41:00Z" w16du:dateUtc="2026-09-09T07:41:00Z">
          <w:pPr/>
        </w:pPrChange>
      </w:pPr>
      <m:oMathPara>
        <m:oMath>
          <m:r>
            <w:ins w:id="160" w:author="Gustavo Garcia" w:date="2026-09-09T03:31:00Z">
              <w:rPr>
                <w:rFonts w:ascii="Cambria Math" w:hAnsi="Cambria Math"/>
                <w:color w:val="9A6B00"/>
                <w:sz w:val="19"/>
                <w:lang w:val="es-CO"/>
              </w:rPr>
              <m:t>VC</m:t>
            </w:ins>
          </m:r>
          <m:sSub>
            <m:sSubPr>
              <m:ctrlPr>
                <w:ins w:id="161" w:author="Gustavo Garcia" w:date="2026-09-09T03:31:00Z">
                  <w:rPr>
                    <w:rFonts w:ascii="Cambria Math" w:hAnsi="Cambria Math"/>
                    <w:i/>
                    <w:color w:val="9A6B00"/>
                    <w:sz w:val="19"/>
                    <w:lang w:val="es-CO"/>
                  </w:rPr>
                </w:ins>
              </m:ctrlPr>
            </m:sSubPr>
            <m:e>
              <m:r>
                <w:ins w:id="162" w:author="Gustavo Garcia" w:date="2026-09-09T03:31:00Z">
                  <w:rPr>
                    <w:rFonts w:ascii="Cambria Math" w:hAnsi="Cambria Math"/>
                    <w:color w:val="9A6B00"/>
                    <w:sz w:val="19"/>
                    <w:lang w:val="es-CO"/>
                  </w:rPr>
                  <m:t>O</m:t>
                </w:ins>
              </m:r>
            </m:e>
            <m:sub>
              <m:r>
                <w:ins w:id="163" w:author="Gustavo Garcia" w:date="2026-09-09T03:31:00Z">
                  <w:rPr>
                    <w:rFonts w:ascii="Cambria Math" w:hAnsi="Cambria Math"/>
                    <w:color w:val="9A6B00"/>
                    <w:sz w:val="19"/>
                    <w:lang w:val="es-CO"/>
                  </w:rPr>
                  <m:t>2</m:t>
                </w:ins>
              </m:r>
            </m:sub>
          </m:sSub>
          <m:r>
            <w:ins w:id="164" w:author="Gustavo Garcia" w:date="2026-09-09T03:31:00Z">
              <w:rPr>
                <w:rFonts w:ascii="Cambria Math" w:hAnsi="Cambria Math"/>
                <w:color w:val="9A6B00"/>
                <w:sz w:val="19"/>
                <w:lang w:val="es-CO"/>
              </w:rPr>
              <m:t>=CO×(CvC</m:t>
            </w:ins>
          </m:r>
          <m:sSub>
            <m:sSubPr>
              <m:ctrlPr>
                <w:ins w:id="165" w:author="Gustavo Garcia" w:date="2026-09-09T03:31:00Z">
                  <w:rPr>
                    <w:rFonts w:ascii="Cambria Math" w:hAnsi="Cambria Math"/>
                    <w:i/>
                    <w:color w:val="9A6B00"/>
                    <w:sz w:val="19"/>
                    <w:lang w:val="es-CO"/>
                  </w:rPr>
                </w:ins>
              </m:ctrlPr>
            </m:sSubPr>
            <m:e>
              <m:r>
                <w:ins w:id="166" w:author="Gustavo Garcia" w:date="2026-09-09T03:31:00Z">
                  <w:rPr>
                    <w:rFonts w:ascii="Cambria Math" w:hAnsi="Cambria Math"/>
                    <w:color w:val="9A6B00"/>
                    <w:sz w:val="19"/>
                    <w:lang w:val="es-CO"/>
                  </w:rPr>
                  <m:t>O</m:t>
                </w:ins>
              </m:r>
            </m:e>
            <m:sub>
              <m:r>
                <w:ins w:id="167" w:author="Gustavo Garcia" w:date="2026-09-09T03:31:00Z">
                  <w:rPr>
                    <w:rFonts w:ascii="Cambria Math" w:hAnsi="Cambria Math"/>
                    <w:color w:val="9A6B00"/>
                    <w:sz w:val="19"/>
                    <w:lang w:val="es-CO"/>
                  </w:rPr>
                  <m:t>2</m:t>
                </w:ins>
              </m:r>
            </m:sub>
          </m:sSub>
          <m:r>
            <w:ins w:id="168" w:author="Gustavo Garcia" w:date="2026-09-09T03:31:00Z">
              <w:rPr>
                <w:rFonts w:ascii="Cambria Math" w:hAnsi="Cambria Math"/>
                <w:color w:val="9A6B00"/>
                <w:sz w:val="19"/>
                <w:lang w:val="es-CO"/>
              </w:rPr>
              <m:t>-CaC</m:t>
            </w:ins>
          </m:r>
          <m:sSub>
            <m:sSubPr>
              <m:ctrlPr>
                <w:ins w:id="169" w:author="Gustavo Garcia" w:date="2026-09-09T03:31:00Z">
                  <w:rPr>
                    <w:rFonts w:ascii="Cambria Math" w:hAnsi="Cambria Math"/>
                    <w:i/>
                    <w:color w:val="9A6B00"/>
                    <w:sz w:val="19"/>
                    <w:lang w:val="es-CO"/>
                  </w:rPr>
                </w:ins>
              </m:ctrlPr>
            </m:sSubPr>
            <m:e>
              <m:r>
                <w:ins w:id="170" w:author="Gustavo Garcia" w:date="2026-09-09T03:31:00Z">
                  <w:rPr>
                    <w:rFonts w:ascii="Cambria Math" w:hAnsi="Cambria Math"/>
                    <w:color w:val="9A6B00"/>
                    <w:sz w:val="19"/>
                    <w:lang w:val="es-CO"/>
                  </w:rPr>
                  <m:t>O</m:t>
                </w:ins>
              </m:r>
            </m:e>
            <m:sub>
              <m:r>
                <w:ins w:id="171" w:author="Gustavo Garcia" w:date="2026-09-09T03:31:00Z">
                  <w:rPr>
                    <w:rFonts w:ascii="Cambria Math" w:hAnsi="Cambria Math"/>
                    <w:color w:val="9A6B00"/>
                    <w:sz w:val="19"/>
                    <w:lang w:val="es-CO"/>
                  </w:rPr>
                  <m:t>2</m:t>
                </w:ins>
              </m:r>
            </m:sub>
          </m:sSub>
          <m:r>
            <w:ins w:id="172" w:author="Gustavo Garcia" w:date="2026-09-09T03:31:00Z">
              <w:rPr>
                <w:rFonts w:ascii="Cambria Math" w:hAnsi="Cambria Math"/>
                <w:color w:val="9A6B00"/>
                <w:sz w:val="19"/>
                <w:lang w:val="es-CO"/>
              </w:rPr>
              <m:t>)</m:t>
            </w:ins>
          </m:r>
        </m:oMath>
      </m:oMathPara>
    </w:p>
    <w:p w14:paraId="3770FA56" w14:textId="77777777" w:rsidR="007D5622" w:rsidRPr="007D5622" w:rsidRDefault="007D5622">
      <w:pPr>
        <w:spacing w:after="0"/>
        <w:rPr>
          <w:ins w:id="173" w:author="Gustavo Garcia" w:date="2026-09-09T03:31:00Z"/>
          <w:i/>
          <w:color w:val="9A6B00"/>
          <w:sz w:val="19"/>
          <w:lang w:val="es-CO"/>
        </w:rPr>
        <w:pPrChange w:id="174" w:author="Gustavo Garcia" w:date="2026-09-09T03:41:00Z" w16du:dateUtc="2026-09-09T07:41:00Z">
          <w:pPr/>
        </w:pPrChange>
      </w:pPr>
      <w:proofErr w:type="spellStart"/>
      <w:ins w:id="175" w:author="Gustavo Garcia" w:date="2026-09-09T03:31:00Z">
        <w:r w:rsidRPr="007D5622">
          <w:rPr>
            <w:i/>
            <w:color w:val="9A6B00"/>
            <w:sz w:val="19"/>
            <w:lang w:val="es-CO"/>
          </w:rPr>
          <w:t>Dividing</w:t>
        </w:r>
        <w:proofErr w:type="spellEnd"/>
        <w:r w:rsidRPr="007D5622">
          <w:rPr>
            <w:i/>
            <w:color w:val="9A6B00"/>
            <w:sz w:val="19"/>
            <w:lang w:val="es-CO"/>
          </w:rPr>
          <w:t xml:space="preserve"> </w:t>
        </w:r>
        <w:proofErr w:type="spellStart"/>
        <w:r w:rsidRPr="007D5622">
          <w:rPr>
            <w:i/>
            <w:color w:val="9A6B00"/>
            <w:sz w:val="19"/>
            <w:lang w:val="es-CO"/>
          </w:rPr>
          <w:t>one</w:t>
        </w:r>
        <w:proofErr w:type="spellEnd"/>
        <w:r w:rsidRPr="007D5622">
          <w:rPr>
            <w:i/>
            <w:color w:val="9A6B00"/>
            <w:sz w:val="19"/>
            <w:lang w:val="es-CO"/>
          </w:rPr>
          <w:t xml:space="preserve"> </w:t>
        </w:r>
        <w:proofErr w:type="spellStart"/>
        <w:r w:rsidRPr="007D5622">
          <w:rPr>
            <w:i/>
            <w:color w:val="9A6B00"/>
            <w:sz w:val="19"/>
            <w:lang w:val="es-CO"/>
          </w:rPr>
          <w:t>equation</w:t>
        </w:r>
        <w:proofErr w:type="spellEnd"/>
        <w:r w:rsidRPr="007D5622">
          <w:rPr>
            <w:i/>
            <w:color w:val="9A6B00"/>
            <w:sz w:val="19"/>
            <w:lang w:val="es-CO"/>
          </w:rPr>
          <w:t xml:space="preserve"> </w:t>
        </w:r>
        <w:proofErr w:type="spellStart"/>
        <w:r w:rsidRPr="007D5622">
          <w:rPr>
            <w:i/>
            <w:color w:val="9A6B00"/>
            <w:sz w:val="19"/>
            <w:lang w:val="es-CO"/>
          </w:rPr>
          <w:t>by</w:t>
        </w:r>
        <w:proofErr w:type="spellEnd"/>
        <w:r w:rsidRPr="007D5622">
          <w:rPr>
            <w:i/>
            <w:color w:val="9A6B00"/>
            <w:sz w:val="19"/>
            <w:lang w:val="es-CO"/>
          </w:rPr>
          <w:t xml:space="preserve"> </w:t>
        </w:r>
        <w:proofErr w:type="spellStart"/>
        <w:r w:rsidRPr="007D5622">
          <w:rPr>
            <w:i/>
            <w:color w:val="9A6B00"/>
            <w:sz w:val="19"/>
            <w:lang w:val="es-CO"/>
          </w:rPr>
          <w:t>the</w:t>
        </w:r>
        <w:proofErr w:type="spellEnd"/>
        <w:r w:rsidRPr="007D5622">
          <w:rPr>
            <w:i/>
            <w:color w:val="9A6B00"/>
            <w:sz w:val="19"/>
            <w:lang w:val="es-CO"/>
          </w:rPr>
          <w:t xml:space="preserve"> </w:t>
        </w:r>
        <w:proofErr w:type="spellStart"/>
        <w:r w:rsidRPr="007D5622">
          <w:rPr>
            <w:i/>
            <w:color w:val="9A6B00"/>
            <w:sz w:val="19"/>
            <w:lang w:val="es-CO"/>
          </w:rPr>
          <w:t>other</w:t>
        </w:r>
        <w:proofErr w:type="spellEnd"/>
        <w:r w:rsidRPr="007D5622">
          <w:rPr>
            <w:i/>
            <w:color w:val="9A6B00"/>
            <w:sz w:val="19"/>
            <w:lang w:val="es-CO"/>
          </w:rPr>
          <w:t xml:space="preserve"> </w:t>
        </w:r>
        <w:proofErr w:type="spellStart"/>
        <w:r w:rsidRPr="007D5622">
          <w:rPr>
            <w:i/>
            <w:color w:val="9A6B00"/>
            <w:sz w:val="19"/>
            <w:lang w:val="es-CO"/>
          </w:rPr>
          <w:t>cancels</w:t>
        </w:r>
        <w:proofErr w:type="spellEnd"/>
        <w:r w:rsidRPr="007D5622">
          <w:rPr>
            <w:i/>
            <w:color w:val="9A6B00"/>
            <w:sz w:val="19"/>
            <w:lang w:val="es-CO"/>
          </w:rPr>
          <w:t xml:space="preserve"> </w:t>
        </w:r>
        <w:proofErr w:type="spellStart"/>
        <w:r w:rsidRPr="007D5622">
          <w:rPr>
            <w:i/>
            <w:color w:val="9A6B00"/>
            <w:sz w:val="19"/>
            <w:lang w:val="es-CO"/>
          </w:rPr>
          <w:t>cardiac</w:t>
        </w:r>
        <w:proofErr w:type="spellEnd"/>
        <w:r w:rsidRPr="007D5622">
          <w:rPr>
            <w:i/>
            <w:color w:val="9A6B00"/>
            <w:sz w:val="19"/>
            <w:lang w:val="es-CO"/>
          </w:rPr>
          <w:t xml:space="preserve"> output:</w:t>
        </w:r>
      </w:ins>
    </w:p>
    <w:p w14:paraId="044084AC" w14:textId="5D946A81" w:rsidR="007D5622" w:rsidRPr="007D5622" w:rsidRDefault="00000000">
      <w:pPr>
        <w:spacing w:after="0"/>
        <w:rPr>
          <w:ins w:id="176" w:author="Gustavo Garcia" w:date="2026-09-09T03:31:00Z"/>
          <w:i/>
          <w:color w:val="9A6B00"/>
          <w:sz w:val="19"/>
          <w:lang w:val="es-CO"/>
        </w:rPr>
        <w:pPrChange w:id="177" w:author="Gustavo Garcia" w:date="2026-09-09T03:41:00Z" w16du:dateUtc="2026-09-09T07:41:00Z">
          <w:pPr/>
        </w:pPrChange>
      </w:pPr>
      <m:oMathPara>
        <m:oMath>
          <m:f>
            <m:fPr>
              <m:ctrlPr>
                <w:ins w:id="178" w:author="Gustavo Garcia" w:date="2026-09-09T03:31:00Z">
                  <w:rPr>
                    <w:rFonts w:ascii="Cambria Math" w:hAnsi="Cambria Math"/>
                    <w:i/>
                    <w:color w:val="9A6B00"/>
                    <w:sz w:val="19"/>
                    <w:lang w:val="es-CO"/>
                  </w:rPr>
                </w:ins>
              </m:ctrlPr>
            </m:fPr>
            <m:num>
              <m:r>
                <w:ins w:id="179" w:author="Gustavo Garcia" w:date="2026-09-09T03:31:00Z">
                  <w:rPr>
                    <w:rFonts w:ascii="Cambria Math" w:hAnsi="Cambria Math"/>
                    <w:color w:val="9A6B00"/>
                    <w:sz w:val="19"/>
                    <w:lang w:val="es-CO"/>
                  </w:rPr>
                  <m:t>VC</m:t>
                </w:ins>
              </m:r>
              <m:sSub>
                <m:sSubPr>
                  <m:ctrlPr>
                    <w:ins w:id="180" w:author="Gustavo Garcia" w:date="2026-09-09T03:31:00Z">
                      <w:rPr>
                        <w:rFonts w:ascii="Cambria Math" w:hAnsi="Cambria Math"/>
                        <w:i/>
                        <w:color w:val="9A6B00"/>
                        <w:sz w:val="19"/>
                        <w:lang w:val="es-CO"/>
                      </w:rPr>
                    </w:ins>
                  </m:ctrlPr>
                </m:sSubPr>
                <m:e>
                  <m:r>
                    <w:ins w:id="181" w:author="Gustavo Garcia" w:date="2026-09-09T03:31:00Z">
                      <w:rPr>
                        <w:rFonts w:ascii="Cambria Math" w:hAnsi="Cambria Math"/>
                        <w:color w:val="9A6B00"/>
                        <w:sz w:val="19"/>
                        <w:lang w:val="es-CO"/>
                      </w:rPr>
                      <m:t>O</m:t>
                    </w:ins>
                  </m:r>
                </m:e>
                <m:sub>
                  <m:r>
                    <w:ins w:id="182" w:author="Gustavo Garcia" w:date="2026-09-09T03:31:00Z">
                      <w:rPr>
                        <w:rFonts w:ascii="Cambria Math" w:hAnsi="Cambria Math"/>
                        <w:color w:val="9A6B00"/>
                        <w:sz w:val="19"/>
                        <w:lang w:val="es-CO"/>
                      </w:rPr>
                      <m:t>2</m:t>
                    </w:ins>
                  </m:r>
                </m:sub>
              </m:sSub>
            </m:num>
            <m:den>
              <m:r>
                <w:ins w:id="183" w:author="Gustavo Garcia" w:date="2026-09-09T03:31:00Z">
                  <w:rPr>
                    <w:rFonts w:ascii="Cambria Math" w:hAnsi="Cambria Math"/>
                    <w:color w:val="9A6B00"/>
                    <w:sz w:val="19"/>
                    <w:lang w:val="es-CO"/>
                  </w:rPr>
                  <m:t>V</m:t>
                </w:ins>
              </m:r>
              <m:sSub>
                <m:sSubPr>
                  <m:ctrlPr>
                    <w:ins w:id="184" w:author="Gustavo Garcia" w:date="2026-09-09T03:31:00Z">
                      <w:rPr>
                        <w:rFonts w:ascii="Cambria Math" w:hAnsi="Cambria Math"/>
                        <w:i/>
                        <w:color w:val="9A6B00"/>
                        <w:sz w:val="19"/>
                        <w:lang w:val="es-CO"/>
                      </w:rPr>
                    </w:ins>
                  </m:ctrlPr>
                </m:sSubPr>
                <m:e>
                  <m:r>
                    <w:ins w:id="185" w:author="Gustavo Garcia" w:date="2026-09-09T03:31:00Z">
                      <w:rPr>
                        <w:rFonts w:ascii="Cambria Math" w:hAnsi="Cambria Math"/>
                        <w:color w:val="9A6B00"/>
                        <w:sz w:val="19"/>
                        <w:lang w:val="es-CO"/>
                      </w:rPr>
                      <m:t>O</m:t>
                    </w:ins>
                  </m:r>
                </m:e>
                <m:sub>
                  <m:r>
                    <w:ins w:id="186" w:author="Gustavo Garcia" w:date="2026-09-09T03:31:00Z">
                      <w:rPr>
                        <w:rFonts w:ascii="Cambria Math" w:hAnsi="Cambria Math"/>
                        <w:color w:val="9A6B00"/>
                        <w:sz w:val="19"/>
                        <w:lang w:val="es-CO"/>
                      </w:rPr>
                      <m:t>2</m:t>
                    </w:ins>
                  </m:r>
                </m:sub>
              </m:sSub>
            </m:den>
          </m:f>
          <m:r>
            <w:ins w:id="187" w:author="Gustavo Garcia" w:date="2026-09-09T03:31:00Z">
              <w:rPr>
                <w:rFonts w:ascii="Cambria Math" w:hAnsi="Cambria Math"/>
                <w:color w:val="9A6B00"/>
                <w:sz w:val="19"/>
                <w:lang w:val="es-CO"/>
              </w:rPr>
              <m:t>=</m:t>
            </w:ins>
          </m:r>
          <m:f>
            <m:fPr>
              <m:ctrlPr>
                <w:ins w:id="188" w:author="Gustavo Garcia" w:date="2026-09-09T03:31:00Z">
                  <w:rPr>
                    <w:rFonts w:ascii="Cambria Math" w:hAnsi="Cambria Math"/>
                    <w:i/>
                    <w:color w:val="9A6B00"/>
                    <w:sz w:val="19"/>
                    <w:lang w:val="es-CO"/>
                  </w:rPr>
                </w:ins>
              </m:ctrlPr>
            </m:fPr>
            <m:num>
              <m:r>
                <w:ins w:id="189" w:author="Gustavo Garcia" w:date="2026-09-09T03:31:00Z">
                  <w:rPr>
                    <w:rFonts w:ascii="Cambria Math" w:hAnsi="Cambria Math"/>
                    <w:color w:val="9A6B00"/>
                    <w:sz w:val="19"/>
                    <w:lang w:val="es-CO"/>
                  </w:rPr>
                  <m:t>CvC</m:t>
                </w:ins>
              </m:r>
              <m:sSub>
                <m:sSubPr>
                  <m:ctrlPr>
                    <w:ins w:id="190" w:author="Gustavo Garcia" w:date="2026-09-09T03:31:00Z">
                      <w:rPr>
                        <w:rFonts w:ascii="Cambria Math" w:hAnsi="Cambria Math"/>
                        <w:i/>
                        <w:color w:val="9A6B00"/>
                        <w:sz w:val="19"/>
                        <w:lang w:val="es-CO"/>
                      </w:rPr>
                    </w:ins>
                  </m:ctrlPr>
                </m:sSubPr>
                <m:e>
                  <m:r>
                    <w:ins w:id="191" w:author="Gustavo Garcia" w:date="2026-09-09T03:31:00Z">
                      <w:rPr>
                        <w:rFonts w:ascii="Cambria Math" w:hAnsi="Cambria Math"/>
                        <w:color w:val="9A6B00"/>
                        <w:sz w:val="19"/>
                        <w:lang w:val="es-CO"/>
                      </w:rPr>
                      <m:t>O</m:t>
                    </w:ins>
                  </m:r>
                </m:e>
                <m:sub>
                  <m:r>
                    <w:ins w:id="192" w:author="Gustavo Garcia" w:date="2026-09-09T03:31:00Z">
                      <w:rPr>
                        <w:rFonts w:ascii="Cambria Math" w:hAnsi="Cambria Math"/>
                        <w:color w:val="9A6B00"/>
                        <w:sz w:val="19"/>
                        <w:lang w:val="es-CO"/>
                      </w:rPr>
                      <m:t>2</m:t>
                    </w:ins>
                  </m:r>
                </m:sub>
              </m:sSub>
              <m:r>
                <w:ins w:id="193" w:author="Gustavo Garcia" w:date="2026-09-09T03:31:00Z">
                  <w:rPr>
                    <w:rFonts w:ascii="Cambria Math" w:hAnsi="Cambria Math"/>
                    <w:color w:val="9A6B00"/>
                    <w:sz w:val="19"/>
                    <w:lang w:val="es-CO"/>
                  </w:rPr>
                  <m:t>-CaC</m:t>
                </w:ins>
              </m:r>
              <m:sSub>
                <m:sSubPr>
                  <m:ctrlPr>
                    <w:ins w:id="194" w:author="Gustavo Garcia" w:date="2026-09-09T03:31:00Z">
                      <w:rPr>
                        <w:rFonts w:ascii="Cambria Math" w:hAnsi="Cambria Math"/>
                        <w:i/>
                        <w:color w:val="9A6B00"/>
                        <w:sz w:val="19"/>
                        <w:lang w:val="es-CO"/>
                      </w:rPr>
                    </w:ins>
                  </m:ctrlPr>
                </m:sSubPr>
                <m:e>
                  <m:r>
                    <w:ins w:id="195" w:author="Gustavo Garcia" w:date="2026-09-09T03:31:00Z">
                      <w:rPr>
                        <w:rFonts w:ascii="Cambria Math" w:hAnsi="Cambria Math"/>
                        <w:color w:val="9A6B00"/>
                        <w:sz w:val="19"/>
                        <w:lang w:val="es-CO"/>
                      </w:rPr>
                      <m:t>O</m:t>
                    </w:ins>
                  </m:r>
                </m:e>
                <m:sub>
                  <m:r>
                    <w:ins w:id="196" w:author="Gustavo Garcia" w:date="2026-09-09T03:31:00Z">
                      <w:rPr>
                        <w:rFonts w:ascii="Cambria Math" w:hAnsi="Cambria Math"/>
                        <w:color w:val="9A6B00"/>
                        <w:sz w:val="19"/>
                        <w:lang w:val="es-CO"/>
                      </w:rPr>
                      <m:t>2</m:t>
                    </w:ins>
                  </m:r>
                </m:sub>
              </m:sSub>
            </m:num>
            <m:den>
              <m:r>
                <w:ins w:id="197" w:author="Gustavo Garcia" w:date="2026-09-09T03:31:00Z">
                  <w:rPr>
                    <w:rFonts w:ascii="Cambria Math" w:hAnsi="Cambria Math"/>
                    <w:color w:val="9A6B00"/>
                    <w:sz w:val="19"/>
                    <w:lang w:val="es-CO"/>
                  </w:rPr>
                  <m:t>Ca</m:t>
                </w:ins>
              </m:r>
              <m:sSub>
                <m:sSubPr>
                  <m:ctrlPr>
                    <w:ins w:id="198" w:author="Gustavo Garcia" w:date="2026-09-09T03:31:00Z">
                      <w:rPr>
                        <w:rFonts w:ascii="Cambria Math" w:hAnsi="Cambria Math"/>
                        <w:i/>
                        <w:color w:val="9A6B00"/>
                        <w:sz w:val="19"/>
                        <w:lang w:val="es-CO"/>
                      </w:rPr>
                    </w:ins>
                  </m:ctrlPr>
                </m:sSubPr>
                <m:e>
                  <m:r>
                    <w:ins w:id="199" w:author="Gustavo Garcia" w:date="2026-09-09T03:31:00Z">
                      <w:rPr>
                        <w:rFonts w:ascii="Cambria Math" w:hAnsi="Cambria Math"/>
                        <w:color w:val="9A6B00"/>
                        <w:sz w:val="19"/>
                        <w:lang w:val="es-CO"/>
                      </w:rPr>
                      <m:t>O</m:t>
                    </w:ins>
                  </m:r>
                </m:e>
                <m:sub>
                  <m:r>
                    <w:ins w:id="200" w:author="Gustavo Garcia" w:date="2026-09-09T03:31:00Z">
                      <w:rPr>
                        <w:rFonts w:ascii="Cambria Math" w:hAnsi="Cambria Math"/>
                        <w:color w:val="9A6B00"/>
                        <w:sz w:val="19"/>
                        <w:lang w:val="es-CO"/>
                      </w:rPr>
                      <m:t>2</m:t>
                    </w:ins>
                  </m:r>
                </m:sub>
              </m:sSub>
              <m:r>
                <w:ins w:id="201" w:author="Gustavo Garcia" w:date="2026-09-09T03:31:00Z">
                  <w:rPr>
                    <w:rFonts w:ascii="Cambria Math" w:hAnsi="Cambria Math"/>
                    <w:color w:val="9A6B00"/>
                    <w:sz w:val="19"/>
                    <w:lang w:val="es-CO"/>
                  </w:rPr>
                  <m:t>-Cv</m:t>
                </w:ins>
              </m:r>
              <m:sSub>
                <m:sSubPr>
                  <m:ctrlPr>
                    <w:ins w:id="202" w:author="Gustavo Garcia" w:date="2026-09-09T03:31:00Z">
                      <w:rPr>
                        <w:rFonts w:ascii="Cambria Math" w:hAnsi="Cambria Math"/>
                        <w:i/>
                        <w:color w:val="9A6B00"/>
                        <w:sz w:val="19"/>
                        <w:lang w:val="es-CO"/>
                      </w:rPr>
                    </w:ins>
                  </m:ctrlPr>
                </m:sSubPr>
                <m:e>
                  <m:r>
                    <w:ins w:id="203" w:author="Gustavo Garcia" w:date="2026-09-09T03:31:00Z">
                      <w:rPr>
                        <w:rFonts w:ascii="Cambria Math" w:hAnsi="Cambria Math"/>
                        <w:color w:val="9A6B00"/>
                        <w:sz w:val="19"/>
                        <w:lang w:val="es-CO"/>
                      </w:rPr>
                      <m:t>O</m:t>
                    </w:ins>
                  </m:r>
                </m:e>
                <m:sub>
                  <m:r>
                    <w:ins w:id="204" w:author="Gustavo Garcia" w:date="2026-09-09T03:31:00Z">
                      <w:rPr>
                        <w:rFonts w:ascii="Cambria Math" w:hAnsi="Cambria Math"/>
                        <w:color w:val="9A6B00"/>
                        <w:sz w:val="19"/>
                        <w:lang w:val="es-CO"/>
                      </w:rPr>
                      <m:t>2</m:t>
                    </w:ins>
                  </m:r>
                </m:sub>
              </m:sSub>
            </m:den>
          </m:f>
        </m:oMath>
      </m:oMathPara>
    </w:p>
    <w:p w14:paraId="3A2E5C47" w14:textId="241375EC" w:rsidR="007D5622" w:rsidRPr="007D5622" w:rsidRDefault="007D5622">
      <w:pPr>
        <w:spacing w:after="0"/>
        <w:rPr>
          <w:ins w:id="205" w:author="Gustavo Garcia" w:date="2026-09-09T03:31:00Z"/>
          <w:i/>
          <w:color w:val="9A6B00"/>
          <w:sz w:val="19"/>
          <w:lang w:val="es-CO"/>
        </w:rPr>
        <w:pPrChange w:id="206" w:author="Gustavo Garcia" w:date="2026-09-09T03:41:00Z" w16du:dateUtc="2026-09-09T07:41:00Z">
          <w:pPr/>
        </w:pPrChange>
      </w:pPr>
      <w:proofErr w:type="spellStart"/>
      <w:ins w:id="207" w:author="Gustavo Garcia" w:date="2026-09-09T03:31:00Z">
        <w:r w:rsidRPr="007D5622">
          <w:rPr>
            <w:i/>
            <w:color w:val="9A6B00"/>
            <w:sz w:val="19"/>
            <w:lang w:val="es-CO"/>
          </w:rPr>
          <w:t>The</w:t>
        </w:r>
        <w:proofErr w:type="spellEnd"/>
        <w:r w:rsidRPr="007D5622">
          <w:rPr>
            <w:i/>
            <w:color w:val="9A6B00"/>
            <w:sz w:val="19"/>
            <w:lang w:val="es-CO"/>
          </w:rPr>
          <w:t xml:space="preserve"> </w:t>
        </w:r>
        <w:proofErr w:type="spellStart"/>
        <w:r w:rsidRPr="007D5622">
          <w:rPr>
            <w:i/>
            <w:color w:val="9A6B00"/>
            <w:sz w:val="19"/>
            <w:lang w:val="es-CO"/>
          </w:rPr>
          <w:t>right-hand</w:t>
        </w:r>
        <w:proofErr w:type="spellEnd"/>
        <w:r w:rsidRPr="007D5622">
          <w:rPr>
            <w:i/>
            <w:color w:val="9A6B00"/>
            <w:sz w:val="19"/>
            <w:lang w:val="es-CO"/>
          </w:rPr>
          <w:t xml:space="preserve"> </w:t>
        </w:r>
        <w:proofErr w:type="spellStart"/>
        <w:r w:rsidRPr="007D5622">
          <w:rPr>
            <w:i/>
            <w:color w:val="9A6B00"/>
            <w:sz w:val="19"/>
            <w:lang w:val="es-CO"/>
          </w:rPr>
          <w:t>side</w:t>
        </w:r>
        <w:proofErr w:type="spellEnd"/>
        <w:r w:rsidRPr="007D5622">
          <w:rPr>
            <w:i/>
            <w:color w:val="9A6B00"/>
            <w:sz w:val="19"/>
            <w:lang w:val="es-CO"/>
          </w:rPr>
          <w:t xml:space="preserve"> </w:t>
        </w:r>
        <w:proofErr w:type="spellStart"/>
        <w:r w:rsidRPr="007D5622">
          <w:rPr>
            <w:i/>
            <w:color w:val="9A6B00"/>
            <w:sz w:val="19"/>
            <w:lang w:val="es-CO"/>
          </w:rPr>
          <w:t>therefore</w:t>
        </w:r>
        <w:proofErr w:type="spellEnd"/>
        <w:r w:rsidRPr="007D5622">
          <w:rPr>
            <w:i/>
            <w:color w:val="9A6B00"/>
            <w:sz w:val="19"/>
            <w:lang w:val="es-CO"/>
          </w:rPr>
          <w:t xml:space="preserve"> </w:t>
        </w:r>
        <w:proofErr w:type="spellStart"/>
        <w:r w:rsidRPr="007D5622">
          <w:rPr>
            <w:i/>
            <w:color w:val="9A6B00"/>
            <w:sz w:val="19"/>
            <w:lang w:val="es-CO"/>
          </w:rPr>
          <w:t>behaves</w:t>
        </w:r>
        <w:proofErr w:type="spellEnd"/>
        <w:r w:rsidRPr="007D5622">
          <w:rPr>
            <w:i/>
            <w:color w:val="9A6B00"/>
            <w:sz w:val="19"/>
            <w:lang w:val="es-CO"/>
          </w:rPr>
          <w:t xml:space="preserve">, </w:t>
        </w:r>
        <w:proofErr w:type="spellStart"/>
        <w:r w:rsidRPr="007D5622">
          <w:rPr>
            <w:i/>
            <w:color w:val="9A6B00"/>
            <w:sz w:val="19"/>
            <w:lang w:val="es-CO"/>
          </w:rPr>
          <w:t>under</w:t>
        </w:r>
        <w:proofErr w:type="spellEnd"/>
        <w:r w:rsidRPr="007D5622">
          <w:rPr>
            <w:i/>
            <w:color w:val="9A6B00"/>
            <w:sz w:val="19"/>
            <w:lang w:val="es-CO"/>
          </w:rPr>
          <w:t xml:space="preserve"> </w:t>
        </w:r>
        <w:proofErr w:type="spellStart"/>
        <w:r w:rsidRPr="007D5622">
          <w:rPr>
            <w:i/>
            <w:color w:val="9A6B00"/>
            <w:sz w:val="19"/>
            <w:lang w:val="es-CO"/>
          </w:rPr>
          <w:t>the</w:t>
        </w:r>
        <w:proofErr w:type="spellEnd"/>
        <w:r w:rsidRPr="007D5622">
          <w:rPr>
            <w:i/>
            <w:color w:val="9A6B00"/>
            <w:sz w:val="19"/>
            <w:lang w:val="es-CO"/>
          </w:rPr>
          <w:t xml:space="preserve"> </w:t>
        </w:r>
        <w:proofErr w:type="spellStart"/>
        <w:r w:rsidRPr="007D5622">
          <w:rPr>
            <w:i/>
            <w:color w:val="9A6B00"/>
            <w:sz w:val="19"/>
            <w:lang w:val="es-CO"/>
          </w:rPr>
          <w:t>appropriate</w:t>
        </w:r>
        <w:proofErr w:type="spellEnd"/>
        <w:r w:rsidRPr="007D5622">
          <w:rPr>
            <w:i/>
            <w:color w:val="9A6B00"/>
            <w:sz w:val="19"/>
            <w:lang w:val="es-CO"/>
          </w:rPr>
          <w:t xml:space="preserve"> </w:t>
        </w:r>
        <w:proofErr w:type="spellStart"/>
        <w:r w:rsidRPr="007D5622">
          <w:rPr>
            <w:i/>
            <w:color w:val="9A6B00"/>
            <w:sz w:val="19"/>
            <w:lang w:val="es-CO"/>
          </w:rPr>
          <w:t>assumptions</w:t>
        </w:r>
        <w:proofErr w:type="spellEnd"/>
        <w:r w:rsidRPr="007D5622">
          <w:rPr>
            <w:i/>
            <w:color w:val="9A6B00"/>
            <w:sz w:val="19"/>
            <w:lang w:val="es-CO"/>
          </w:rPr>
          <w:t xml:space="preserve">, as a </w:t>
        </w:r>
        <w:proofErr w:type="spellStart"/>
        <w:r w:rsidRPr="007D5622">
          <w:rPr>
            <w:i/>
            <w:color w:val="9A6B00"/>
            <w:sz w:val="19"/>
            <w:lang w:val="es-CO"/>
          </w:rPr>
          <w:t>blood-derived</w:t>
        </w:r>
        <w:proofErr w:type="spellEnd"/>
        <w:r w:rsidRPr="007D5622">
          <w:rPr>
            <w:i/>
            <w:color w:val="9A6B00"/>
            <w:sz w:val="19"/>
            <w:lang w:val="es-CO"/>
          </w:rPr>
          <w:t xml:space="preserve"> </w:t>
        </w:r>
        <w:proofErr w:type="spellStart"/>
        <w:r w:rsidRPr="007D5622">
          <w:rPr>
            <w:i/>
            <w:color w:val="9A6B00"/>
            <w:sz w:val="19"/>
            <w:lang w:val="es-CO"/>
          </w:rPr>
          <w:t>analogue</w:t>
        </w:r>
        <w:proofErr w:type="spellEnd"/>
        <w:r w:rsidRPr="007D5622">
          <w:rPr>
            <w:i/>
            <w:color w:val="9A6B00"/>
            <w:sz w:val="19"/>
            <w:lang w:val="es-CO"/>
          </w:rPr>
          <w:t xml:space="preserve"> </w:t>
        </w:r>
        <w:proofErr w:type="spellStart"/>
        <w:r w:rsidRPr="007D5622">
          <w:rPr>
            <w:i/>
            <w:color w:val="9A6B00"/>
            <w:sz w:val="19"/>
            <w:lang w:val="es-CO"/>
          </w:rPr>
          <w:t>of</w:t>
        </w:r>
        <w:proofErr w:type="spellEnd"/>
        <w:r w:rsidRPr="007D5622">
          <w:rPr>
            <w:i/>
            <w:color w:val="9A6B00"/>
            <w:sz w:val="19"/>
            <w:lang w:val="es-CO"/>
          </w:rPr>
          <w:t xml:space="preserve"> </w:t>
        </w:r>
        <w:proofErr w:type="spellStart"/>
        <w:r w:rsidRPr="007D5622">
          <w:rPr>
            <w:i/>
            <w:color w:val="9A6B00"/>
            <w:sz w:val="19"/>
            <w:lang w:val="es-CO"/>
          </w:rPr>
          <w:t>the</w:t>
        </w:r>
        <w:proofErr w:type="spellEnd"/>
        <w:r w:rsidRPr="007D5622">
          <w:rPr>
            <w:i/>
            <w:color w:val="9A6B00"/>
            <w:sz w:val="19"/>
            <w:lang w:val="es-CO"/>
          </w:rPr>
          <w:t xml:space="preserve"> </w:t>
        </w:r>
        <w:proofErr w:type="spellStart"/>
        <w:r w:rsidRPr="007D5622">
          <w:rPr>
            <w:i/>
            <w:color w:val="9A6B00"/>
            <w:sz w:val="19"/>
            <w:lang w:val="es-CO"/>
          </w:rPr>
          <w:t>respiratory</w:t>
        </w:r>
        <w:proofErr w:type="spellEnd"/>
        <w:r w:rsidRPr="007D5622">
          <w:rPr>
            <w:i/>
            <w:color w:val="9A6B00"/>
            <w:sz w:val="19"/>
            <w:lang w:val="es-CO"/>
          </w:rPr>
          <w:t xml:space="preserve"> </w:t>
        </w:r>
        <w:proofErr w:type="spellStart"/>
        <w:r w:rsidRPr="007D5622">
          <w:rPr>
            <w:i/>
            <w:color w:val="9A6B00"/>
            <w:sz w:val="19"/>
            <w:lang w:val="es-CO"/>
          </w:rPr>
          <w:t>quotient</w:t>
        </w:r>
        <w:proofErr w:type="spellEnd"/>
        <w:r w:rsidRPr="007D5622">
          <w:rPr>
            <w:i/>
            <w:color w:val="9A6B00"/>
            <w:sz w:val="19"/>
            <w:lang w:val="es-CO"/>
          </w:rPr>
          <w:t xml:space="preserve">. </w:t>
        </w:r>
        <w:proofErr w:type="spellStart"/>
        <w:r w:rsidRPr="007D5622">
          <w:rPr>
            <w:i/>
            <w:color w:val="9A6B00"/>
            <w:sz w:val="19"/>
            <w:lang w:val="es-CO"/>
          </w:rPr>
          <w:t>During</w:t>
        </w:r>
        <w:proofErr w:type="spellEnd"/>
        <w:r w:rsidRPr="007D5622">
          <w:rPr>
            <w:i/>
            <w:color w:val="9A6B00"/>
            <w:sz w:val="19"/>
            <w:lang w:val="es-CO"/>
          </w:rPr>
          <w:t xml:space="preserve"> </w:t>
        </w:r>
        <w:proofErr w:type="spellStart"/>
        <w:r w:rsidRPr="007D5622">
          <w:rPr>
            <w:i/>
            <w:color w:val="9A6B00"/>
            <w:sz w:val="19"/>
            <w:lang w:val="es-CO"/>
          </w:rPr>
          <w:t>predominantly</w:t>
        </w:r>
        <w:proofErr w:type="spellEnd"/>
        <w:r w:rsidRPr="007D5622">
          <w:rPr>
            <w:i/>
            <w:color w:val="9A6B00"/>
            <w:sz w:val="19"/>
            <w:lang w:val="es-CO"/>
          </w:rPr>
          <w:t xml:space="preserve"> aerobic </w:t>
        </w:r>
        <w:proofErr w:type="spellStart"/>
        <w:r w:rsidRPr="007D5622">
          <w:rPr>
            <w:i/>
            <w:color w:val="9A6B00"/>
            <w:sz w:val="19"/>
            <w:lang w:val="es-CO"/>
          </w:rPr>
          <w:t>metabolism</w:t>
        </w:r>
        <w:proofErr w:type="spellEnd"/>
        <w:r w:rsidRPr="007D5622">
          <w:rPr>
            <w:i/>
            <w:color w:val="9A6B00"/>
            <w:sz w:val="19"/>
            <w:lang w:val="es-CO"/>
          </w:rPr>
          <w:t xml:space="preserve">, </w:t>
        </w:r>
      </w:ins>
      <m:oMath>
        <m:r>
          <w:ins w:id="208" w:author="Gustavo Garcia" w:date="2026-09-09T03:31:00Z">
            <w:rPr>
              <w:rFonts w:ascii="Cambria Math" w:hAnsi="Cambria Math"/>
              <w:color w:val="9A6B00"/>
              <w:sz w:val="19"/>
              <w:lang w:val="es-CO"/>
            </w:rPr>
            <m:t>VC</m:t>
          </w:ins>
        </m:r>
        <m:sSub>
          <m:sSubPr>
            <m:ctrlPr>
              <w:ins w:id="209" w:author="Gustavo Garcia" w:date="2026-09-09T03:31:00Z">
                <w:rPr>
                  <w:rFonts w:ascii="Cambria Math" w:hAnsi="Cambria Math"/>
                  <w:i/>
                  <w:color w:val="9A6B00"/>
                  <w:sz w:val="19"/>
                  <w:lang w:val="es-CO"/>
                </w:rPr>
              </w:ins>
            </m:ctrlPr>
          </m:sSubPr>
          <m:e>
            <m:r>
              <w:ins w:id="210" w:author="Gustavo Garcia" w:date="2026-09-09T03:31:00Z">
                <w:rPr>
                  <w:rFonts w:ascii="Cambria Math" w:hAnsi="Cambria Math"/>
                  <w:color w:val="9A6B00"/>
                  <w:sz w:val="19"/>
                  <w:lang w:val="es-CO"/>
                </w:rPr>
                <m:t>O</m:t>
              </w:ins>
            </m:r>
          </m:e>
          <m:sub>
            <m:r>
              <w:ins w:id="211" w:author="Gustavo Garcia" w:date="2026-09-09T03:31:00Z">
                <w:rPr>
                  <w:rFonts w:ascii="Cambria Math" w:hAnsi="Cambria Math"/>
                  <w:color w:val="9A6B00"/>
                  <w:sz w:val="19"/>
                  <w:lang w:val="es-CO"/>
                </w:rPr>
                <m:t>2</m:t>
              </w:ins>
            </m:r>
          </m:sub>
        </m:sSub>
        <m:r>
          <w:ins w:id="212" w:author="Gustavo Garcia" w:date="2026-09-09T03:31:00Z">
            <w:rPr>
              <w:rFonts w:ascii="Cambria Math" w:hAnsi="Cambria Math"/>
              <w:color w:val="9A6B00"/>
              <w:sz w:val="19"/>
              <w:lang w:val="es-CO"/>
            </w:rPr>
            <m:t>/V</m:t>
          </w:ins>
        </m:r>
        <m:sSub>
          <m:sSubPr>
            <m:ctrlPr>
              <w:ins w:id="213" w:author="Gustavo Garcia" w:date="2026-09-09T03:31:00Z">
                <w:rPr>
                  <w:rFonts w:ascii="Cambria Math" w:hAnsi="Cambria Math"/>
                  <w:i/>
                  <w:color w:val="9A6B00"/>
                  <w:sz w:val="19"/>
                  <w:lang w:val="es-CO"/>
                </w:rPr>
              </w:ins>
            </m:ctrlPr>
          </m:sSubPr>
          <m:e>
            <m:r>
              <w:ins w:id="214" w:author="Gustavo Garcia" w:date="2026-09-09T03:31:00Z">
                <w:rPr>
                  <w:rFonts w:ascii="Cambria Math" w:hAnsi="Cambria Math"/>
                  <w:color w:val="9A6B00"/>
                  <w:sz w:val="19"/>
                  <w:lang w:val="es-CO"/>
                </w:rPr>
                <m:t>O</m:t>
              </w:ins>
            </m:r>
          </m:e>
          <m:sub>
            <m:r>
              <w:ins w:id="215" w:author="Gustavo Garcia" w:date="2026-09-09T03:31:00Z">
                <w:rPr>
                  <w:rFonts w:ascii="Cambria Math" w:hAnsi="Cambria Math"/>
                  <w:color w:val="9A6B00"/>
                  <w:sz w:val="19"/>
                  <w:lang w:val="es-CO"/>
                </w:rPr>
                <m:t>2</m:t>
              </w:ins>
            </m:r>
          </m:sub>
        </m:sSub>
      </m:oMath>
      <w:ins w:id="216" w:author="Gustavo Garcia" w:date="2026-09-09T03:31:00Z">
        <w:r w:rsidRPr="007D5622">
          <w:rPr>
            <w:i/>
            <w:color w:val="9A6B00"/>
            <w:sz w:val="19"/>
            <w:lang w:val="es-CO"/>
          </w:rPr>
          <w:t>is generally expected to remain around 0.8–1.0, depending on the metabolic substrate being oxidized.</w:t>
        </w:r>
      </w:ins>
    </w:p>
    <w:p w14:paraId="1F96E690" w14:textId="77777777" w:rsidR="007D5622" w:rsidRPr="007D5622" w:rsidRDefault="007D5622">
      <w:pPr>
        <w:spacing w:after="0"/>
        <w:rPr>
          <w:ins w:id="217" w:author="Gustavo Garcia" w:date="2026-09-09T03:31:00Z"/>
          <w:i/>
          <w:color w:val="9A6B00"/>
          <w:sz w:val="19"/>
          <w:lang w:val="es-CO"/>
        </w:rPr>
        <w:pPrChange w:id="218" w:author="Gustavo Garcia" w:date="2026-09-09T03:41:00Z" w16du:dateUtc="2026-09-09T07:41:00Z">
          <w:pPr/>
        </w:pPrChange>
      </w:pPr>
      <w:proofErr w:type="spellStart"/>
      <w:ins w:id="219" w:author="Gustavo Garcia" w:date="2026-09-09T03:31:00Z">
        <w:r w:rsidRPr="007D5622">
          <w:rPr>
            <w:b/>
            <w:bCs/>
            <w:i/>
            <w:color w:val="9A6B00"/>
            <w:sz w:val="19"/>
            <w:lang w:val="es-CO"/>
          </w:rPr>
          <w:t>Why</w:t>
        </w:r>
        <w:proofErr w:type="spellEnd"/>
        <w:r w:rsidRPr="007D5622">
          <w:rPr>
            <w:b/>
            <w:bCs/>
            <w:i/>
            <w:color w:val="9A6B00"/>
            <w:sz w:val="19"/>
            <w:lang w:val="es-CO"/>
          </w:rPr>
          <w:t xml:space="preserve"> </w:t>
        </w:r>
        <w:proofErr w:type="spellStart"/>
        <w:r w:rsidRPr="007D5622">
          <w:rPr>
            <w:b/>
            <w:bCs/>
            <w:i/>
            <w:color w:val="9A6B00"/>
            <w:sz w:val="19"/>
            <w:lang w:val="es-CO"/>
          </w:rPr>
          <w:t>should</w:t>
        </w:r>
        <w:proofErr w:type="spellEnd"/>
        <w:r w:rsidRPr="007D5622">
          <w:rPr>
            <w:b/>
            <w:bCs/>
            <w:i/>
            <w:color w:val="9A6B00"/>
            <w:sz w:val="19"/>
            <w:lang w:val="es-CO"/>
          </w:rPr>
          <w:t xml:space="preserve"> </w:t>
        </w:r>
        <w:proofErr w:type="spellStart"/>
        <w:r w:rsidRPr="007D5622">
          <w:rPr>
            <w:b/>
            <w:bCs/>
            <w:i/>
            <w:color w:val="9A6B00"/>
            <w:sz w:val="19"/>
            <w:lang w:val="es-CO"/>
          </w:rPr>
          <w:t>the</w:t>
        </w:r>
        <w:proofErr w:type="spellEnd"/>
        <w:r w:rsidRPr="007D5622">
          <w:rPr>
            <w:b/>
            <w:bCs/>
            <w:i/>
            <w:color w:val="9A6B00"/>
            <w:sz w:val="19"/>
            <w:lang w:val="es-CO"/>
          </w:rPr>
          <w:t xml:space="preserve"> ratio </w:t>
        </w:r>
        <w:proofErr w:type="spellStart"/>
        <w:r w:rsidRPr="007D5622">
          <w:rPr>
            <w:b/>
            <w:bCs/>
            <w:i/>
            <w:color w:val="9A6B00"/>
            <w:sz w:val="19"/>
            <w:lang w:val="es-CO"/>
          </w:rPr>
          <w:t>rise</w:t>
        </w:r>
        <w:proofErr w:type="spellEnd"/>
        <w:r w:rsidRPr="007D5622">
          <w:rPr>
            <w:b/>
            <w:bCs/>
            <w:i/>
            <w:color w:val="9A6B00"/>
            <w:sz w:val="19"/>
            <w:lang w:val="es-CO"/>
          </w:rPr>
          <w:t xml:space="preserve"> </w:t>
        </w:r>
        <w:proofErr w:type="spellStart"/>
        <w:r w:rsidRPr="007D5622">
          <w:rPr>
            <w:b/>
            <w:bCs/>
            <w:i/>
            <w:color w:val="9A6B00"/>
            <w:sz w:val="19"/>
            <w:lang w:val="es-CO"/>
          </w:rPr>
          <w:t>during</w:t>
        </w:r>
        <w:proofErr w:type="spellEnd"/>
        <w:r w:rsidRPr="007D5622">
          <w:rPr>
            <w:b/>
            <w:bCs/>
            <w:i/>
            <w:color w:val="9A6B00"/>
            <w:sz w:val="19"/>
            <w:lang w:val="es-CO"/>
          </w:rPr>
          <w:t xml:space="preserve"> </w:t>
        </w:r>
        <w:proofErr w:type="spellStart"/>
        <w:r w:rsidRPr="007D5622">
          <w:rPr>
            <w:b/>
            <w:bCs/>
            <w:i/>
            <w:color w:val="9A6B00"/>
            <w:sz w:val="19"/>
            <w:lang w:val="es-CO"/>
          </w:rPr>
          <w:t>inadequate</w:t>
        </w:r>
        <w:proofErr w:type="spellEnd"/>
        <w:r w:rsidRPr="007D5622">
          <w:rPr>
            <w:b/>
            <w:bCs/>
            <w:i/>
            <w:color w:val="9A6B00"/>
            <w:sz w:val="19"/>
            <w:lang w:val="es-CO"/>
          </w:rPr>
          <w:t xml:space="preserve"> </w:t>
        </w:r>
        <w:proofErr w:type="spellStart"/>
        <w:r w:rsidRPr="007D5622">
          <w:rPr>
            <w:b/>
            <w:bCs/>
            <w:i/>
            <w:color w:val="9A6B00"/>
            <w:sz w:val="19"/>
            <w:lang w:val="es-CO"/>
          </w:rPr>
          <w:t>oxygen</w:t>
        </w:r>
        <w:proofErr w:type="spellEnd"/>
        <w:r w:rsidRPr="007D5622">
          <w:rPr>
            <w:b/>
            <w:bCs/>
            <w:i/>
            <w:color w:val="9A6B00"/>
            <w:sz w:val="19"/>
            <w:lang w:val="es-CO"/>
          </w:rPr>
          <w:t xml:space="preserve"> </w:t>
        </w:r>
        <w:proofErr w:type="spellStart"/>
        <w:r w:rsidRPr="007D5622">
          <w:rPr>
            <w:b/>
            <w:bCs/>
            <w:i/>
            <w:color w:val="9A6B00"/>
            <w:sz w:val="19"/>
            <w:lang w:val="es-CO"/>
          </w:rPr>
          <w:t>delivery</w:t>
        </w:r>
        <w:proofErr w:type="spellEnd"/>
        <w:r w:rsidRPr="007D5622">
          <w:rPr>
            <w:b/>
            <w:bCs/>
            <w:i/>
            <w:color w:val="9A6B00"/>
            <w:sz w:val="19"/>
            <w:lang w:val="es-CO"/>
          </w:rPr>
          <w:t>?</w:t>
        </w:r>
        <w:r w:rsidRPr="007D5622">
          <w:rPr>
            <w:i/>
            <w:color w:val="9A6B00"/>
            <w:sz w:val="19"/>
            <w:lang w:val="es-CO"/>
          </w:rPr>
          <w:t xml:space="preserve"> </w:t>
        </w:r>
        <w:proofErr w:type="spellStart"/>
        <w:r w:rsidRPr="007D5622">
          <w:rPr>
            <w:i/>
            <w:color w:val="9A6B00"/>
            <w:sz w:val="19"/>
            <w:lang w:val="es-CO"/>
          </w:rPr>
          <w:t>When</w:t>
        </w:r>
        <w:proofErr w:type="spellEnd"/>
        <w:r w:rsidRPr="007D5622">
          <w:rPr>
            <w:i/>
            <w:color w:val="9A6B00"/>
            <w:sz w:val="19"/>
            <w:lang w:val="es-CO"/>
          </w:rPr>
          <w:t xml:space="preserve"> </w:t>
        </w:r>
        <w:proofErr w:type="spellStart"/>
        <w:r w:rsidRPr="007D5622">
          <w:rPr>
            <w:i/>
            <w:color w:val="9A6B00"/>
            <w:sz w:val="19"/>
            <w:lang w:val="es-CO"/>
          </w:rPr>
          <w:t>oxygen</w:t>
        </w:r>
        <w:proofErr w:type="spellEnd"/>
        <w:r w:rsidRPr="007D5622">
          <w:rPr>
            <w:i/>
            <w:color w:val="9A6B00"/>
            <w:sz w:val="19"/>
            <w:lang w:val="es-CO"/>
          </w:rPr>
          <w:t xml:space="preserve"> </w:t>
        </w:r>
        <w:proofErr w:type="spellStart"/>
        <w:r w:rsidRPr="007D5622">
          <w:rPr>
            <w:i/>
            <w:color w:val="9A6B00"/>
            <w:sz w:val="19"/>
            <w:lang w:val="es-CO"/>
          </w:rPr>
          <w:t>delivery</w:t>
        </w:r>
        <w:proofErr w:type="spellEnd"/>
        <w:r w:rsidRPr="007D5622">
          <w:rPr>
            <w:i/>
            <w:color w:val="9A6B00"/>
            <w:sz w:val="19"/>
            <w:lang w:val="es-CO"/>
          </w:rPr>
          <w:t xml:space="preserve"> </w:t>
        </w:r>
        <w:proofErr w:type="spellStart"/>
        <w:r w:rsidRPr="007D5622">
          <w:rPr>
            <w:i/>
            <w:color w:val="9A6B00"/>
            <w:sz w:val="19"/>
            <w:lang w:val="es-CO"/>
          </w:rPr>
          <w:t>becomes</w:t>
        </w:r>
        <w:proofErr w:type="spellEnd"/>
        <w:r w:rsidRPr="007D5622">
          <w:rPr>
            <w:i/>
            <w:color w:val="9A6B00"/>
            <w:sz w:val="19"/>
            <w:lang w:val="es-CO"/>
          </w:rPr>
          <w:t xml:space="preserve"> </w:t>
        </w:r>
        <w:proofErr w:type="spellStart"/>
        <w:r w:rsidRPr="007D5622">
          <w:rPr>
            <w:i/>
            <w:color w:val="9A6B00"/>
            <w:sz w:val="19"/>
            <w:lang w:val="es-CO"/>
          </w:rPr>
          <w:t>insufficient</w:t>
        </w:r>
        <w:proofErr w:type="spellEnd"/>
        <w:r w:rsidRPr="007D5622">
          <w:rPr>
            <w:i/>
            <w:color w:val="9A6B00"/>
            <w:sz w:val="19"/>
            <w:lang w:val="es-CO"/>
          </w:rPr>
          <w:t xml:space="preserve"> </w:t>
        </w:r>
        <w:proofErr w:type="spellStart"/>
        <w:r w:rsidRPr="007D5622">
          <w:rPr>
            <w:i/>
            <w:color w:val="9A6B00"/>
            <w:sz w:val="19"/>
            <w:lang w:val="es-CO"/>
          </w:rPr>
          <w:t>for</w:t>
        </w:r>
        <w:proofErr w:type="spellEnd"/>
        <w:r w:rsidRPr="007D5622">
          <w:rPr>
            <w:i/>
            <w:color w:val="9A6B00"/>
            <w:sz w:val="19"/>
            <w:lang w:val="es-CO"/>
          </w:rPr>
          <w:t xml:space="preserve"> </w:t>
        </w:r>
        <w:proofErr w:type="spellStart"/>
        <w:r w:rsidRPr="007D5622">
          <w:rPr>
            <w:i/>
            <w:color w:val="9A6B00"/>
            <w:sz w:val="19"/>
            <w:lang w:val="es-CO"/>
          </w:rPr>
          <w:t>metabolic</w:t>
        </w:r>
        <w:proofErr w:type="spellEnd"/>
        <w:r w:rsidRPr="007D5622">
          <w:rPr>
            <w:i/>
            <w:color w:val="9A6B00"/>
            <w:sz w:val="19"/>
            <w:lang w:val="es-CO"/>
          </w:rPr>
          <w:t xml:space="preserve"> </w:t>
        </w:r>
        <w:proofErr w:type="spellStart"/>
        <w:r w:rsidRPr="007D5622">
          <w:rPr>
            <w:i/>
            <w:color w:val="9A6B00"/>
            <w:sz w:val="19"/>
            <w:lang w:val="es-CO"/>
          </w:rPr>
          <w:t>demand</w:t>
        </w:r>
        <w:proofErr w:type="spellEnd"/>
        <w:r w:rsidRPr="007D5622">
          <w:rPr>
            <w:i/>
            <w:color w:val="9A6B00"/>
            <w:sz w:val="19"/>
            <w:lang w:val="es-CO"/>
          </w:rPr>
          <w:t xml:space="preserve">, </w:t>
        </w:r>
        <w:proofErr w:type="spellStart"/>
        <w:r w:rsidRPr="007D5622">
          <w:rPr>
            <w:i/>
            <w:color w:val="9A6B00"/>
            <w:sz w:val="19"/>
            <w:lang w:val="es-CO"/>
          </w:rPr>
          <w:t>oxygen</w:t>
        </w:r>
        <w:proofErr w:type="spellEnd"/>
        <w:r w:rsidRPr="007D5622">
          <w:rPr>
            <w:i/>
            <w:color w:val="9A6B00"/>
            <w:sz w:val="19"/>
            <w:lang w:val="es-CO"/>
          </w:rPr>
          <w:t xml:space="preserve"> </w:t>
        </w:r>
        <w:proofErr w:type="spellStart"/>
        <w:r w:rsidRPr="007D5622">
          <w:rPr>
            <w:i/>
            <w:color w:val="9A6B00"/>
            <w:sz w:val="19"/>
            <w:lang w:val="es-CO"/>
          </w:rPr>
          <w:t>consumption</w:t>
        </w:r>
        <w:proofErr w:type="spellEnd"/>
        <w:r w:rsidRPr="007D5622">
          <w:rPr>
            <w:i/>
            <w:color w:val="9A6B00"/>
            <w:sz w:val="19"/>
            <w:lang w:val="es-CO"/>
          </w:rPr>
          <w:t xml:space="preserve"> can no </w:t>
        </w:r>
        <w:proofErr w:type="spellStart"/>
        <w:r w:rsidRPr="007D5622">
          <w:rPr>
            <w:i/>
            <w:color w:val="9A6B00"/>
            <w:sz w:val="19"/>
            <w:lang w:val="es-CO"/>
          </w:rPr>
          <w:t>longer</w:t>
        </w:r>
        <w:proofErr w:type="spellEnd"/>
        <w:r w:rsidRPr="007D5622">
          <w:rPr>
            <w:i/>
            <w:color w:val="9A6B00"/>
            <w:sz w:val="19"/>
            <w:lang w:val="es-CO"/>
          </w:rPr>
          <w:t xml:space="preserve"> </w:t>
        </w:r>
        <w:proofErr w:type="spellStart"/>
        <w:r w:rsidRPr="007D5622">
          <w:rPr>
            <w:i/>
            <w:color w:val="9A6B00"/>
            <w:sz w:val="19"/>
            <w:lang w:val="es-CO"/>
          </w:rPr>
          <w:t>increase</w:t>
        </w:r>
        <w:proofErr w:type="spellEnd"/>
        <w:r w:rsidRPr="007D5622">
          <w:rPr>
            <w:i/>
            <w:color w:val="9A6B00"/>
            <w:sz w:val="19"/>
            <w:lang w:val="es-CO"/>
          </w:rPr>
          <w:t xml:space="preserve"> </w:t>
        </w:r>
        <w:proofErr w:type="spellStart"/>
        <w:r w:rsidRPr="007D5622">
          <w:rPr>
            <w:i/>
            <w:color w:val="9A6B00"/>
            <w:sz w:val="19"/>
            <w:lang w:val="es-CO"/>
          </w:rPr>
          <w:t>proportionally</w:t>
        </w:r>
        <w:proofErr w:type="spellEnd"/>
        <w:r w:rsidRPr="007D5622">
          <w:rPr>
            <w:i/>
            <w:color w:val="9A6B00"/>
            <w:sz w:val="19"/>
            <w:lang w:val="es-CO"/>
          </w:rPr>
          <w:t xml:space="preserve"> and non-oxidative ATP </w:t>
        </w:r>
        <w:proofErr w:type="spellStart"/>
        <w:r w:rsidRPr="007D5622">
          <w:rPr>
            <w:i/>
            <w:color w:val="9A6B00"/>
            <w:sz w:val="19"/>
            <w:lang w:val="es-CO"/>
          </w:rPr>
          <w:t>production</w:t>
        </w:r>
        <w:proofErr w:type="spellEnd"/>
        <w:r w:rsidRPr="007D5622">
          <w:rPr>
            <w:i/>
            <w:color w:val="9A6B00"/>
            <w:sz w:val="19"/>
            <w:lang w:val="es-CO"/>
          </w:rPr>
          <w:t xml:space="preserve"> </w:t>
        </w:r>
        <w:proofErr w:type="spellStart"/>
        <w:r w:rsidRPr="007D5622">
          <w:rPr>
            <w:i/>
            <w:color w:val="9A6B00"/>
            <w:sz w:val="19"/>
            <w:lang w:val="es-CO"/>
          </w:rPr>
          <w:t>becomes</w:t>
        </w:r>
        <w:proofErr w:type="spellEnd"/>
        <w:r w:rsidRPr="007D5622">
          <w:rPr>
            <w:i/>
            <w:color w:val="9A6B00"/>
            <w:sz w:val="19"/>
            <w:lang w:val="es-CO"/>
          </w:rPr>
          <w:t xml:space="preserve"> </w:t>
        </w:r>
        <w:proofErr w:type="spellStart"/>
        <w:r w:rsidRPr="007D5622">
          <w:rPr>
            <w:i/>
            <w:color w:val="9A6B00"/>
            <w:sz w:val="19"/>
            <w:lang w:val="es-CO"/>
          </w:rPr>
          <w:t>increasingly</w:t>
        </w:r>
        <w:proofErr w:type="spellEnd"/>
        <w:r w:rsidRPr="007D5622">
          <w:rPr>
            <w:i/>
            <w:color w:val="9A6B00"/>
            <w:sz w:val="19"/>
            <w:lang w:val="es-CO"/>
          </w:rPr>
          <w:t xml:space="preserve"> </w:t>
        </w:r>
        <w:proofErr w:type="spellStart"/>
        <w:r w:rsidRPr="007D5622">
          <w:rPr>
            <w:i/>
            <w:color w:val="9A6B00"/>
            <w:sz w:val="19"/>
            <w:lang w:val="es-CO"/>
          </w:rPr>
          <w:t>important</w:t>
        </w:r>
        <w:proofErr w:type="spellEnd"/>
        <w:r w:rsidRPr="007D5622">
          <w:rPr>
            <w:i/>
            <w:color w:val="9A6B00"/>
            <w:sz w:val="19"/>
            <w:lang w:val="es-CO"/>
          </w:rPr>
          <w:t xml:space="preserve">. </w:t>
        </w:r>
        <w:proofErr w:type="spellStart"/>
        <w:r w:rsidRPr="007D5622">
          <w:rPr>
            <w:i/>
            <w:color w:val="9A6B00"/>
            <w:sz w:val="19"/>
            <w:lang w:val="es-CO"/>
          </w:rPr>
          <w:t>The</w:t>
        </w:r>
        <w:proofErr w:type="spellEnd"/>
        <w:r w:rsidRPr="007D5622">
          <w:rPr>
            <w:i/>
            <w:color w:val="9A6B00"/>
            <w:sz w:val="19"/>
            <w:lang w:val="es-CO"/>
          </w:rPr>
          <w:t xml:space="preserve"> </w:t>
        </w:r>
        <w:proofErr w:type="spellStart"/>
        <w:r w:rsidRPr="007D5622">
          <w:rPr>
            <w:i/>
            <w:color w:val="9A6B00"/>
            <w:sz w:val="19"/>
            <w:lang w:val="es-CO"/>
          </w:rPr>
          <w:t>accompanying</w:t>
        </w:r>
        <w:proofErr w:type="spellEnd"/>
        <w:r w:rsidRPr="007D5622">
          <w:rPr>
            <w:i/>
            <w:color w:val="9A6B00"/>
            <w:sz w:val="19"/>
            <w:lang w:val="es-CO"/>
          </w:rPr>
          <w:t xml:space="preserve"> </w:t>
        </w:r>
        <w:proofErr w:type="spellStart"/>
        <w:r w:rsidRPr="007D5622">
          <w:rPr>
            <w:i/>
            <w:color w:val="9A6B00"/>
            <w:sz w:val="19"/>
            <w:lang w:val="es-CO"/>
          </w:rPr>
          <w:t>proton</w:t>
        </w:r>
        <w:proofErr w:type="spellEnd"/>
        <w:r w:rsidRPr="007D5622">
          <w:rPr>
            <w:i/>
            <w:color w:val="9A6B00"/>
            <w:sz w:val="19"/>
            <w:lang w:val="es-CO"/>
          </w:rPr>
          <w:t xml:space="preserve"> </w:t>
        </w:r>
        <w:proofErr w:type="spellStart"/>
        <w:r w:rsidRPr="007D5622">
          <w:rPr>
            <w:i/>
            <w:color w:val="9A6B00"/>
            <w:sz w:val="19"/>
            <w:lang w:val="es-CO"/>
          </w:rPr>
          <w:t>burden</w:t>
        </w:r>
        <w:proofErr w:type="spellEnd"/>
        <w:r w:rsidRPr="007D5622">
          <w:rPr>
            <w:i/>
            <w:color w:val="9A6B00"/>
            <w:sz w:val="19"/>
            <w:lang w:val="es-CO"/>
          </w:rPr>
          <w:t xml:space="preserve"> </w:t>
        </w:r>
        <w:proofErr w:type="spellStart"/>
        <w:r w:rsidRPr="007D5622">
          <w:rPr>
            <w:i/>
            <w:color w:val="9A6B00"/>
            <w:sz w:val="19"/>
            <w:lang w:val="es-CO"/>
          </w:rPr>
          <w:t>must</w:t>
        </w:r>
        <w:proofErr w:type="spellEnd"/>
        <w:r w:rsidRPr="007D5622">
          <w:rPr>
            <w:i/>
            <w:color w:val="9A6B00"/>
            <w:sz w:val="19"/>
            <w:lang w:val="es-CO"/>
          </w:rPr>
          <w:t xml:space="preserve"> be </w:t>
        </w:r>
        <w:proofErr w:type="spellStart"/>
        <w:r w:rsidRPr="007D5622">
          <w:rPr>
            <w:i/>
            <w:color w:val="9A6B00"/>
            <w:sz w:val="19"/>
            <w:lang w:val="es-CO"/>
          </w:rPr>
          <w:t>buffered</w:t>
        </w:r>
        <w:proofErr w:type="spellEnd"/>
        <w:r w:rsidRPr="007D5622">
          <w:rPr>
            <w:i/>
            <w:color w:val="9A6B00"/>
            <w:sz w:val="19"/>
            <w:lang w:val="es-CO"/>
          </w:rPr>
          <w:t xml:space="preserve">. </w:t>
        </w:r>
        <w:proofErr w:type="spellStart"/>
        <w:r w:rsidRPr="007D5622">
          <w:rPr>
            <w:i/>
            <w:color w:val="9A6B00"/>
            <w:sz w:val="19"/>
            <w:lang w:val="es-CO"/>
          </w:rPr>
          <w:t>Bicarbonate</w:t>
        </w:r>
        <w:proofErr w:type="spellEnd"/>
        <w:r w:rsidRPr="007D5622">
          <w:rPr>
            <w:i/>
            <w:color w:val="9A6B00"/>
            <w:sz w:val="19"/>
            <w:lang w:val="es-CO"/>
          </w:rPr>
          <w:t xml:space="preserve"> </w:t>
        </w:r>
        <w:proofErr w:type="spellStart"/>
        <w:r w:rsidRPr="007D5622">
          <w:rPr>
            <w:i/>
            <w:color w:val="9A6B00"/>
            <w:sz w:val="19"/>
            <w:lang w:val="es-CO"/>
          </w:rPr>
          <w:t>provides</w:t>
        </w:r>
        <w:proofErr w:type="spellEnd"/>
        <w:r w:rsidRPr="007D5622">
          <w:rPr>
            <w:i/>
            <w:color w:val="9A6B00"/>
            <w:sz w:val="19"/>
            <w:lang w:val="es-CO"/>
          </w:rPr>
          <w:t xml:space="preserve"> </w:t>
        </w:r>
        <w:proofErr w:type="spellStart"/>
        <w:r w:rsidRPr="007D5622">
          <w:rPr>
            <w:i/>
            <w:color w:val="9A6B00"/>
            <w:sz w:val="19"/>
            <w:lang w:val="es-CO"/>
          </w:rPr>
          <w:t>an</w:t>
        </w:r>
        <w:proofErr w:type="spellEnd"/>
        <w:r w:rsidRPr="007D5622">
          <w:rPr>
            <w:i/>
            <w:color w:val="9A6B00"/>
            <w:sz w:val="19"/>
            <w:lang w:val="es-CO"/>
          </w:rPr>
          <w:t xml:space="preserve"> </w:t>
        </w:r>
        <w:proofErr w:type="spellStart"/>
        <w:r w:rsidRPr="007D5622">
          <w:rPr>
            <w:i/>
            <w:color w:val="9A6B00"/>
            <w:sz w:val="19"/>
            <w:lang w:val="es-CO"/>
          </w:rPr>
          <w:t>important</w:t>
        </w:r>
        <w:proofErr w:type="spellEnd"/>
        <w:r w:rsidRPr="007D5622">
          <w:rPr>
            <w:i/>
            <w:color w:val="9A6B00"/>
            <w:sz w:val="19"/>
            <w:lang w:val="es-CO"/>
          </w:rPr>
          <w:t xml:space="preserve"> buffer:</w:t>
        </w:r>
      </w:ins>
    </w:p>
    <w:p w14:paraId="7B17E2D3" w14:textId="6E890487" w:rsidR="007D5622" w:rsidRPr="007D5622" w:rsidRDefault="00000000">
      <w:pPr>
        <w:spacing w:after="0"/>
        <w:rPr>
          <w:ins w:id="220" w:author="Gustavo Garcia" w:date="2026-09-09T03:31:00Z"/>
          <w:i/>
          <w:color w:val="9A6B00"/>
          <w:sz w:val="19"/>
          <w:lang w:val="es-CO"/>
        </w:rPr>
        <w:pPrChange w:id="221" w:author="Gustavo Garcia" w:date="2026-09-09T03:41:00Z" w16du:dateUtc="2026-09-09T07:41:00Z">
          <w:pPr/>
        </w:pPrChange>
      </w:pPr>
      <m:oMathPara>
        <m:oMath>
          <m:sSup>
            <m:sSupPr>
              <m:ctrlPr>
                <w:ins w:id="222" w:author="Gustavo Garcia" w:date="2026-09-09T03:31:00Z">
                  <w:rPr>
                    <w:rFonts w:ascii="Cambria Math" w:hAnsi="Cambria Math"/>
                    <w:i/>
                    <w:color w:val="9A6B00"/>
                    <w:sz w:val="19"/>
                    <w:lang w:val="es-CO"/>
                  </w:rPr>
                </w:ins>
              </m:ctrlPr>
            </m:sSupPr>
            <m:e>
              <m:r>
                <w:ins w:id="223" w:author="Gustavo Garcia" w:date="2026-09-09T03:31:00Z">
                  <w:rPr>
                    <w:rFonts w:ascii="Cambria Math" w:hAnsi="Cambria Math"/>
                    <w:color w:val="9A6B00"/>
                    <w:sz w:val="19"/>
                    <w:lang w:val="es-CO"/>
                  </w:rPr>
                  <m:t>H</m:t>
                </w:ins>
              </m:r>
            </m:e>
            <m:sup>
              <m:r>
                <w:ins w:id="224" w:author="Gustavo Garcia" w:date="2026-09-09T03:31:00Z">
                  <w:rPr>
                    <w:rFonts w:ascii="Cambria Math" w:hAnsi="Cambria Math"/>
                    <w:color w:val="9A6B00"/>
                    <w:sz w:val="19"/>
                    <w:lang w:val="es-CO"/>
                  </w:rPr>
                  <m:t>+</m:t>
                </w:ins>
              </m:r>
            </m:sup>
          </m:sSup>
          <m:r>
            <w:ins w:id="225" w:author="Gustavo Garcia" w:date="2026-09-09T03:31:00Z">
              <w:rPr>
                <w:rFonts w:ascii="Cambria Math" w:hAnsi="Cambria Math"/>
                <w:color w:val="9A6B00"/>
                <w:sz w:val="19"/>
                <w:lang w:val="es-CO"/>
              </w:rPr>
              <m:t>+HC</m:t>
            </w:ins>
          </m:r>
          <m:sSubSup>
            <m:sSubSupPr>
              <m:ctrlPr>
                <w:ins w:id="226" w:author="Gustavo Garcia" w:date="2026-09-09T03:31:00Z">
                  <w:rPr>
                    <w:rFonts w:ascii="Cambria Math" w:hAnsi="Cambria Math"/>
                    <w:i/>
                    <w:color w:val="9A6B00"/>
                    <w:sz w:val="19"/>
                    <w:lang w:val="es-CO"/>
                  </w:rPr>
                </w:ins>
              </m:ctrlPr>
            </m:sSubSupPr>
            <m:e>
              <m:r>
                <w:ins w:id="227" w:author="Gustavo Garcia" w:date="2026-09-09T03:31:00Z">
                  <w:rPr>
                    <w:rFonts w:ascii="Cambria Math" w:hAnsi="Cambria Math"/>
                    <w:color w:val="9A6B00"/>
                    <w:sz w:val="19"/>
                    <w:lang w:val="es-CO"/>
                  </w:rPr>
                  <m:t>O</m:t>
                </w:ins>
              </m:r>
            </m:e>
            <m:sub>
              <m:r>
                <w:ins w:id="228" w:author="Gustavo Garcia" w:date="2026-09-09T03:31:00Z">
                  <w:rPr>
                    <w:rFonts w:ascii="Cambria Math" w:hAnsi="Cambria Math"/>
                    <w:color w:val="9A6B00"/>
                    <w:sz w:val="19"/>
                    <w:lang w:val="es-CO"/>
                  </w:rPr>
                  <m:t>3</m:t>
                </w:ins>
              </m:r>
            </m:sub>
            <m:sup>
              <m:r>
                <w:ins w:id="229" w:author="Gustavo Garcia" w:date="2026-09-09T03:31:00Z">
                  <w:rPr>
                    <w:rFonts w:ascii="Cambria Math" w:hAnsi="Cambria Math"/>
                    <w:color w:val="9A6B00"/>
                    <w:sz w:val="19"/>
                    <w:lang w:val="es-CO"/>
                  </w:rPr>
                  <m:t>-</m:t>
                </w:ins>
              </m:r>
            </m:sup>
          </m:sSubSup>
          <m:r>
            <w:ins w:id="230" w:author="Gustavo Garcia" w:date="2026-09-09T03:31:00Z">
              <w:rPr>
                <w:rFonts w:ascii="Cambria Math" w:hAnsi="Cambria Math"/>
                <w:color w:val="9A6B00"/>
                <w:sz w:val="19"/>
                <w:lang w:val="es-CO"/>
              </w:rPr>
              <m:t>→</m:t>
            </w:ins>
          </m:r>
          <m:sSub>
            <m:sSubPr>
              <m:ctrlPr>
                <w:ins w:id="231" w:author="Gustavo Garcia" w:date="2026-09-09T03:31:00Z">
                  <w:rPr>
                    <w:rFonts w:ascii="Cambria Math" w:hAnsi="Cambria Math"/>
                    <w:i/>
                    <w:color w:val="9A6B00"/>
                    <w:sz w:val="19"/>
                    <w:lang w:val="es-CO"/>
                  </w:rPr>
                </w:ins>
              </m:ctrlPr>
            </m:sSubPr>
            <m:e>
              <m:r>
                <w:ins w:id="232" w:author="Gustavo Garcia" w:date="2026-09-09T03:31:00Z">
                  <w:rPr>
                    <w:rFonts w:ascii="Cambria Math" w:hAnsi="Cambria Math"/>
                    <w:color w:val="9A6B00"/>
                    <w:sz w:val="19"/>
                    <w:lang w:val="es-CO"/>
                  </w:rPr>
                  <m:t>H</m:t>
                </w:ins>
              </m:r>
            </m:e>
            <m:sub>
              <m:r>
                <w:ins w:id="233" w:author="Gustavo Garcia" w:date="2026-09-09T03:31:00Z">
                  <w:rPr>
                    <w:rFonts w:ascii="Cambria Math" w:hAnsi="Cambria Math"/>
                    <w:color w:val="9A6B00"/>
                    <w:sz w:val="19"/>
                    <w:lang w:val="es-CO"/>
                  </w:rPr>
                  <m:t>2</m:t>
                </w:ins>
              </m:r>
            </m:sub>
          </m:sSub>
          <m:r>
            <w:ins w:id="234" w:author="Gustavo Garcia" w:date="2026-09-09T03:31:00Z">
              <w:rPr>
                <w:rFonts w:ascii="Cambria Math" w:hAnsi="Cambria Math"/>
                <w:color w:val="9A6B00"/>
                <w:sz w:val="19"/>
                <w:lang w:val="es-CO"/>
              </w:rPr>
              <m:t>C</m:t>
            </w:ins>
          </m:r>
          <m:sSub>
            <m:sSubPr>
              <m:ctrlPr>
                <w:ins w:id="235" w:author="Gustavo Garcia" w:date="2026-09-09T03:31:00Z">
                  <w:rPr>
                    <w:rFonts w:ascii="Cambria Math" w:hAnsi="Cambria Math"/>
                    <w:i/>
                    <w:color w:val="9A6B00"/>
                    <w:sz w:val="19"/>
                    <w:lang w:val="es-CO"/>
                  </w:rPr>
                </w:ins>
              </m:ctrlPr>
            </m:sSubPr>
            <m:e>
              <m:r>
                <w:ins w:id="236" w:author="Gustavo Garcia" w:date="2026-09-09T03:31:00Z">
                  <w:rPr>
                    <w:rFonts w:ascii="Cambria Math" w:hAnsi="Cambria Math"/>
                    <w:color w:val="9A6B00"/>
                    <w:sz w:val="19"/>
                    <w:lang w:val="es-CO"/>
                  </w:rPr>
                  <m:t>O</m:t>
                </w:ins>
              </m:r>
            </m:e>
            <m:sub>
              <m:r>
                <w:ins w:id="237" w:author="Gustavo Garcia" w:date="2026-09-09T03:31:00Z">
                  <w:rPr>
                    <w:rFonts w:ascii="Cambria Math" w:hAnsi="Cambria Math"/>
                    <w:color w:val="9A6B00"/>
                    <w:sz w:val="19"/>
                    <w:lang w:val="es-CO"/>
                  </w:rPr>
                  <m:t>3</m:t>
                </w:ins>
              </m:r>
            </m:sub>
          </m:sSub>
          <m:r>
            <w:ins w:id="238" w:author="Gustavo Garcia" w:date="2026-09-09T03:31:00Z">
              <w:rPr>
                <w:rFonts w:ascii="Cambria Math" w:hAnsi="Cambria Math"/>
                <w:color w:val="9A6B00"/>
                <w:sz w:val="19"/>
                <w:lang w:val="es-CO"/>
              </w:rPr>
              <m:t>→C</m:t>
            </w:ins>
          </m:r>
          <m:sSub>
            <m:sSubPr>
              <m:ctrlPr>
                <w:ins w:id="239" w:author="Gustavo Garcia" w:date="2026-09-09T03:31:00Z">
                  <w:rPr>
                    <w:rFonts w:ascii="Cambria Math" w:hAnsi="Cambria Math"/>
                    <w:i/>
                    <w:color w:val="9A6B00"/>
                    <w:sz w:val="19"/>
                    <w:lang w:val="es-CO"/>
                  </w:rPr>
                </w:ins>
              </m:ctrlPr>
            </m:sSubPr>
            <m:e>
              <m:r>
                <w:ins w:id="240" w:author="Gustavo Garcia" w:date="2026-09-09T03:31:00Z">
                  <w:rPr>
                    <w:rFonts w:ascii="Cambria Math" w:hAnsi="Cambria Math"/>
                    <w:color w:val="9A6B00"/>
                    <w:sz w:val="19"/>
                    <w:lang w:val="es-CO"/>
                  </w:rPr>
                  <m:t>O</m:t>
                </w:ins>
              </m:r>
            </m:e>
            <m:sub>
              <m:r>
                <w:ins w:id="241" w:author="Gustavo Garcia" w:date="2026-09-09T03:31:00Z">
                  <w:rPr>
                    <w:rFonts w:ascii="Cambria Math" w:hAnsi="Cambria Math"/>
                    <w:color w:val="9A6B00"/>
                    <w:sz w:val="19"/>
                    <w:lang w:val="es-CO"/>
                  </w:rPr>
                  <m:t>2</m:t>
                </w:ins>
              </m:r>
            </m:sub>
          </m:sSub>
          <m:r>
            <w:ins w:id="242" w:author="Gustavo Garcia" w:date="2026-09-09T03:31:00Z">
              <w:rPr>
                <w:rFonts w:ascii="Cambria Math" w:hAnsi="Cambria Math"/>
                <w:color w:val="9A6B00"/>
                <w:sz w:val="19"/>
                <w:lang w:val="es-CO"/>
              </w:rPr>
              <m:t>+</m:t>
            </w:ins>
          </m:r>
          <m:sSub>
            <m:sSubPr>
              <m:ctrlPr>
                <w:ins w:id="243" w:author="Gustavo Garcia" w:date="2026-09-09T03:31:00Z">
                  <w:rPr>
                    <w:rFonts w:ascii="Cambria Math" w:hAnsi="Cambria Math"/>
                    <w:i/>
                    <w:color w:val="9A6B00"/>
                    <w:sz w:val="19"/>
                    <w:lang w:val="es-CO"/>
                  </w:rPr>
                </w:ins>
              </m:ctrlPr>
            </m:sSubPr>
            <m:e>
              <m:r>
                <w:ins w:id="244" w:author="Gustavo Garcia" w:date="2026-09-09T03:31:00Z">
                  <w:rPr>
                    <w:rFonts w:ascii="Cambria Math" w:hAnsi="Cambria Math"/>
                    <w:color w:val="9A6B00"/>
                    <w:sz w:val="19"/>
                    <w:lang w:val="es-CO"/>
                  </w:rPr>
                  <m:t>H</m:t>
                </w:ins>
              </m:r>
            </m:e>
            <m:sub>
              <m:r>
                <w:ins w:id="245" w:author="Gustavo Garcia" w:date="2026-09-09T03:31:00Z">
                  <w:rPr>
                    <w:rFonts w:ascii="Cambria Math" w:hAnsi="Cambria Math"/>
                    <w:color w:val="9A6B00"/>
                    <w:sz w:val="19"/>
                    <w:lang w:val="es-CO"/>
                  </w:rPr>
                  <m:t>2</m:t>
                </w:ins>
              </m:r>
            </m:sub>
          </m:sSub>
          <m:r>
            <w:ins w:id="246" w:author="Gustavo Garcia" w:date="2026-09-09T03:31:00Z">
              <w:rPr>
                <w:rFonts w:ascii="Cambria Math" w:hAnsi="Cambria Math"/>
                <w:color w:val="9A6B00"/>
                <w:sz w:val="19"/>
                <w:lang w:val="es-CO"/>
              </w:rPr>
              <m:t>O</m:t>
            </w:ins>
          </m:r>
        </m:oMath>
      </m:oMathPara>
    </w:p>
    <w:p w14:paraId="5E65A18D" w14:textId="77777777" w:rsidR="007D5622" w:rsidRPr="007D5622" w:rsidRDefault="007D5622">
      <w:pPr>
        <w:spacing w:after="0"/>
        <w:rPr>
          <w:ins w:id="247" w:author="Gustavo Garcia" w:date="2026-09-09T03:31:00Z"/>
          <w:i/>
          <w:color w:val="9A6B00"/>
          <w:sz w:val="19"/>
          <w:lang w:val="es-CO"/>
        </w:rPr>
        <w:pPrChange w:id="248" w:author="Gustavo Garcia" w:date="2026-09-09T03:41:00Z" w16du:dateUtc="2026-09-09T07:41:00Z">
          <w:pPr/>
        </w:pPrChange>
      </w:pPr>
      <w:proofErr w:type="spellStart"/>
      <w:ins w:id="249" w:author="Gustavo Garcia" w:date="2026-09-09T03:31:00Z">
        <w:r w:rsidRPr="007D5622">
          <w:rPr>
            <w:i/>
            <w:color w:val="9A6B00"/>
            <w:sz w:val="19"/>
            <w:lang w:val="es-CO"/>
          </w:rPr>
          <w:t>This</w:t>
        </w:r>
        <w:proofErr w:type="spellEnd"/>
        <w:r w:rsidRPr="007D5622">
          <w:rPr>
            <w:i/>
            <w:color w:val="9A6B00"/>
            <w:sz w:val="19"/>
            <w:lang w:val="es-CO"/>
          </w:rPr>
          <w:t xml:space="preserve"> produces </w:t>
        </w:r>
        <w:proofErr w:type="spellStart"/>
        <w:r w:rsidRPr="007D5622">
          <w:rPr>
            <w:i/>
            <w:color w:val="9A6B00"/>
            <w:sz w:val="19"/>
            <w:lang w:val="es-CO"/>
          </w:rPr>
          <w:t>additional</w:t>
        </w:r>
        <w:proofErr w:type="spellEnd"/>
        <w:r w:rsidRPr="007D5622">
          <w:rPr>
            <w:i/>
            <w:color w:val="9A6B00"/>
            <w:sz w:val="19"/>
            <w:lang w:val="es-CO"/>
          </w:rPr>
          <w:t xml:space="preserve"> CO₂ </w:t>
        </w:r>
        <w:proofErr w:type="spellStart"/>
        <w:r w:rsidRPr="007D5622">
          <w:rPr>
            <w:i/>
            <w:color w:val="9A6B00"/>
            <w:sz w:val="19"/>
            <w:lang w:val="es-CO"/>
          </w:rPr>
          <w:t>that</w:t>
        </w:r>
        <w:proofErr w:type="spellEnd"/>
        <w:r w:rsidRPr="007D5622">
          <w:rPr>
            <w:i/>
            <w:color w:val="9A6B00"/>
            <w:sz w:val="19"/>
            <w:lang w:val="es-CO"/>
          </w:rPr>
          <w:t xml:space="preserve"> </w:t>
        </w:r>
        <w:proofErr w:type="spellStart"/>
        <w:r w:rsidRPr="007D5622">
          <w:rPr>
            <w:i/>
            <w:color w:val="9A6B00"/>
            <w:sz w:val="19"/>
            <w:lang w:val="es-CO"/>
          </w:rPr>
          <w:t>is</w:t>
        </w:r>
        <w:proofErr w:type="spellEnd"/>
        <w:r w:rsidRPr="007D5622">
          <w:rPr>
            <w:i/>
            <w:color w:val="9A6B00"/>
            <w:sz w:val="19"/>
            <w:lang w:val="es-CO"/>
          </w:rPr>
          <w:t xml:space="preserve"> </w:t>
        </w:r>
        <w:proofErr w:type="spellStart"/>
        <w:r w:rsidRPr="007D5622">
          <w:rPr>
            <w:i/>
            <w:color w:val="9A6B00"/>
            <w:sz w:val="19"/>
            <w:lang w:val="es-CO"/>
          </w:rPr>
          <w:t>not</w:t>
        </w:r>
        <w:proofErr w:type="spellEnd"/>
        <w:r w:rsidRPr="007D5622">
          <w:rPr>
            <w:i/>
            <w:color w:val="9A6B00"/>
            <w:sz w:val="19"/>
            <w:lang w:val="es-CO"/>
          </w:rPr>
          <w:t xml:space="preserve"> </w:t>
        </w:r>
        <w:proofErr w:type="spellStart"/>
        <w:r w:rsidRPr="007D5622">
          <w:rPr>
            <w:i/>
            <w:color w:val="9A6B00"/>
            <w:sz w:val="19"/>
            <w:lang w:val="es-CO"/>
          </w:rPr>
          <w:t>generated</w:t>
        </w:r>
        <w:proofErr w:type="spellEnd"/>
        <w:r w:rsidRPr="007D5622">
          <w:rPr>
            <w:i/>
            <w:color w:val="9A6B00"/>
            <w:sz w:val="19"/>
            <w:lang w:val="es-CO"/>
          </w:rPr>
          <w:t xml:space="preserve"> in </w:t>
        </w:r>
        <w:proofErr w:type="spellStart"/>
        <w:r w:rsidRPr="007D5622">
          <w:rPr>
            <w:i/>
            <w:color w:val="9A6B00"/>
            <w:sz w:val="19"/>
            <w:lang w:val="es-CO"/>
          </w:rPr>
          <w:t>proportion</w:t>
        </w:r>
        <w:proofErr w:type="spellEnd"/>
        <w:r w:rsidRPr="007D5622">
          <w:rPr>
            <w:i/>
            <w:color w:val="9A6B00"/>
            <w:sz w:val="19"/>
            <w:lang w:val="es-CO"/>
          </w:rPr>
          <w:t xml:space="preserve"> </w:t>
        </w:r>
        <w:proofErr w:type="spellStart"/>
        <w:r w:rsidRPr="007D5622">
          <w:rPr>
            <w:i/>
            <w:color w:val="9A6B00"/>
            <w:sz w:val="19"/>
            <w:lang w:val="es-CO"/>
          </w:rPr>
          <w:t>to</w:t>
        </w:r>
        <w:proofErr w:type="spellEnd"/>
        <w:r w:rsidRPr="007D5622">
          <w:rPr>
            <w:i/>
            <w:color w:val="9A6B00"/>
            <w:sz w:val="19"/>
            <w:lang w:val="es-CO"/>
          </w:rPr>
          <w:t xml:space="preserve"> </w:t>
        </w:r>
        <w:proofErr w:type="spellStart"/>
        <w:r w:rsidRPr="007D5622">
          <w:rPr>
            <w:i/>
            <w:color w:val="9A6B00"/>
            <w:sz w:val="19"/>
            <w:lang w:val="es-CO"/>
          </w:rPr>
          <w:t>mitochondrial</w:t>
        </w:r>
        <w:proofErr w:type="spellEnd"/>
        <w:r w:rsidRPr="007D5622">
          <w:rPr>
            <w:i/>
            <w:color w:val="9A6B00"/>
            <w:sz w:val="19"/>
            <w:lang w:val="es-CO"/>
          </w:rPr>
          <w:t xml:space="preserve"> </w:t>
        </w:r>
        <w:proofErr w:type="spellStart"/>
        <w:r w:rsidRPr="007D5622">
          <w:rPr>
            <w:i/>
            <w:color w:val="9A6B00"/>
            <w:sz w:val="19"/>
            <w:lang w:val="es-CO"/>
          </w:rPr>
          <w:t>oxygen</w:t>
        </w:r>
        <w:proofErr w:type="spellEnd"/>
        <w:r w:rsidRPr="007D5622">
          <w:rPr>
            <w:i/>
            <w:color w:val="9A6B00"/>
            <w:sz w:val="19"/>
            <w:lang w:val="es-CO"/>
          </w:rPr>
          <w:t xml:space="preserve"> </w:t>
        </w:r>
        <w:proofErr w:type="spellStart"/>
        <w:r w:rsidRPr="007D5622">
          <w:rPr>
            <w:i/>
            <w:color w:val="9A6B00"/>
            <w:sz w:val="19"/>
            <w:lang w:val="es-CO"/>
          </w:rPr>
          <w:t>consumption</w:t>
        </w:r>
        <w:proofErr w:type="spellEnd"/>
        <w:r w:rsidRPr="007D5622">
          <w:rPr>
            <w:i/>
            <w:color w:val="9A6B00"/>
            <w:sz w:val="19"/>
            <w:lang w:val="es-CO"/>
          </w:rPr>
          <w:t xml:space="preserve">. In </w:t>
        </w:r>
        <w:proofErr w:type="spellStart"/>
        <w:r w:rsidRPr="007D5622">
          <w:rPr>
            <w:i/>
            <w:color w:val="9A6B00"/>
            <w:sz w:val="19"/>
            <w:lang w:val="es-CO"/>
          </w:rPr>
          <w:t>other</w:t>
        </w:r>
        <w:proofErr w:type="spellEnd"/>
        <w:r w:rsidRPr="007D5622">
          <w:rPr>
            <w:i/>
            <w:color w:val="9A6B00"/>
            <w:sz w:val="19"/>
            <w:lang w:val="es-CO"/>
          </w:rPr>
          <w:t xml:space="preserve"> </w:t>
        </w:r>
        <w:proofErr w:type="spellStart"/>
        <w:r w:rsidRPr="007D5622">
          <w:rPr>
            <w:i/>
            <w:color w:val="9A6B00"/>
            <w:sz w:val="19"/>
            <w:lang w:val="es-CO"/>
          </w:rPr>
          <w:t>words</w:t>
        </w:r>
        <w:proofErr w:type="spellEnd"/>
        <w:r w:rsidRPr="007D5622">
          <w:rPr>
            <w:i/>
            <w:color w:val="9A6B00"/>
            <w:sz w:val="19"/>
            <w:lang w:val="es-CO"/>
          </w:rPr>
          <w:t xml:space="preserve">, </w:t>
        </w:r>
        <w:proofErr w:type="spellStart"/>
        <w:r w:rsidRPr="007D5622">
          <w:rPr>
            <w:i/>
            <w:color w:val="9A6B00"/>
            <w:sz w:val="19"/>
            <w:lang w:val="es-CO"/>
          </w:rPr>
          <w:t>the</w:t>
        </w:r>
        <w:proofErr w:type="spellEnd"/>
        <w:r w:rsidRPr="007D5622">
          <w:rPr>
            <w:i/>
            <w:color w:val="9A6B00"/>
            <w:sz w:val="19"/>
            <w:lang w:val="es-CO"/>
          </w:rPr>
          <w:t xml:space="preserve"> </w:t>
        </w:r>
        <w:proofErr w:type="spellStart"/>
        <w:r w:rsidRPr="007D5622">
          <w:rPr>
            <w:i/>
            <w:color w:val="9A6B00"/>
            <w:sz w:val="19"/>
            <w:lang w:val="es-CO"/>
          </w:rPr>
          <w:t>numerator</w:t>
        </w:r>
        <w:proofErr w:type="spellEnd"/>
        <w:r w:rsidRPr="007D5622">
          <w:rPr>
            <w:i/>
            <w:color w:val="9A6B00"/>
            <w:sz w:val="19"/>
            <w:lang w:val="es-CO"/>
          </w:rPr>
          <w:t xml:space="preserve"> </w:t>
        </w:r>
        <w:proofErr w:type="spellStart"/>
        <w:r w:rsidRPr="007D5622">
          <w:rPr>
            <w:i/>
            <w:color w:val="9A6B00"/>
            <w:sz w:val="19"/>
            <w:lang w:val="es-CO"/>
          </w:rPr>
          <w:t>acquires</w:t>
        </w:r>
        <w:proofErr w:type="spellEnd"/>
        <w:r w:rsidRPr="007D5622">
          <w:rPr>
            <w:i/>
            <w:color w:val="9A6B00"/>
            <w:sz w:val="19"/>
            <w:lang w:val="es-CO"/>
          </w:rPr>
          <w:t xml:space="preserve"> a </w:t>
        </w:r>
        <w:proofErr w:type="spellStart"/>
        <w:r w:rsidRPr="007D5622">
          <w:rPr>
            <w:i/>
            <w:color w:val="9A6B00"/>
            <w:sz w:val="19"/>
            <w:lang w:val="es-CO"/>
          </w:rPr>
          <w:t>component</w:t>
        </w:r>
        <w:proofErr w:type="spellEnd"/>
        <w:r w:rsidRPr="007D5622">
          <w:rPr>
            <w:i/>
            <w:color w:val="9A6B00"/>
            <w:sz w:val="19"/>
            <w:lang w:val="es-CO"/>
          </w:rPr>
          <w:t xml:space="preserve"> </w:t>
        </w:r>
        <w:proofErr w:type="spellStart"/>
        <w:r w:rsidRPr="007D5622">
          <w:rPr>
            <w:i/>
            <w:color w:val="9A6B00"/>
            <w:sz w:val="19"/>
            <w:lang w:val="es-CO"/>
          </w:rPr>
          <w:t>of</w:t>
        </w:r>
        <w:proofErr w:type="spellEnd"/>
        <w:r w:rsidRPr="007D5622">
          <w:rPr>
            <w:i/>
            <w:color w:val="9A6B00"/>
            <w:sz w:val="19"/>
            <w:lang w:val="es-CO"/>
          </w:rPr>
          <w:t xml:space="preserve"> </w:t>
        </w:r>
        <w:r w:rsidRPr="007D5622">
          <w:rPr>
            <w:b/>
            <w:bCs/>
            <w:i/>
            <w:color w:val="9A6B00"/>
            <w:sz w:val="19"/>
            <w:lang w:val="es-CO"/>
          </w:rPr>
          <w:t xml:space="preserve">non-aerobic CO₂ </w:t>
        </w:r>
        <w:proofErr w:type="spellStart"/>
        <w:r w:rsidRPr="007D5622">
          <w:rPr>
            <w:b/>
            <w:bCs/>
            <w:i/>
            <w:color w:val="9A6B00"/>
            <w:sz w:val="19"/>
            <w:lang w:val="es-CO"/>
          </w:rPr>
          <w:t>production</w:t>
        </w:r>
        <w:proofErr w:type="spellEnd"/>
        <w:r w:rsidRPr="007D5622">
          <w:rPr>
            <w:i/>
            <w:color w:val="9A6B00"/>
            <w:sz w:val="19"/>
            <w:lang w:val="es-CO"/>
          </w:rPr>
          <w:t xml:space="preserve"> </w:t>
        </w:r>
        <w:proofErr w:type="spellStart"/>
        <w:r w:rsidRPr="007D5622">
          <w:rPr>
            <w:i/>
            <w:color w:val="9A6B00"/>
            <w:sz w:val="19"/>
            <w:lang w:val="es-CO"/>
          </w:rPr>
          <w:t>while</w:t>
        </w:r>
        <w:proofErr w:type="spellEnd"/>
        <w:r w:rsidRPr="007D5622">
          <w:rPr>
            <w:i/>
            <w:color w:val="9A6B00"/>
            <w:sz w:val="19"/>
            <w:lang w:val="es-CO"/>
          </w:rPr>
          <w:t xml:space="preserve"> </w:t>
        </w:r>
        <w:proofErr w:type="spellStart"/>
        <w:r w:rsidRPr="007D5622">
          <w:rPr>
            <w:i/>
            <w:color w:val="9A6B00"/>
            <w:sz w:val="19"/>
            <w:lang w:val="es-CO"/>
          </w:rPr>
          <w:t>the</w:t>
        </w:r>
        <w:proofErr w:type="spellEnd"/>
        <w:r w:rsidRPr="007D5622">
          <w:rPr>
            <w:i/>
            <w:color w:val="9A6B00"/>
            <w:sz w:val="19"/>
            <w:lang w:val="es-CO"/>
          </w:rPr>
          <w:t xml:space="preserve"> </w:t>
        </w:r>
        <w:proofErr w:type="spellStart"/>
        <w:r w:rsidRPr="007D5622">
          <w:rPr>
            <w:i/>
            <w:color w:val="9A6B00"/>
            <w:sz w:val="19"/>
            <w:lang w:val="es-CO"/>
          </w:rPr>
          <w:t>denominator</w:t>
        </w:r>
        <w:proofErr w:type="spellEnd"/>
        <w:r w:rsidRPr="007D5622">
          <w:rPr>
            <w:i/>
            <w:color w:val="9A6B00"/>
            <w:sz w:val="19"/>
            <w:lang w:val="es-CO"/>
          </w:rPr>
          <w:t xml:space="preserve"> </w:t>
        </w:r>
        <w:proofErr w:type="spellStart"/>
        <w:r w:rsidRPr="007D5622">
          <w:rPr>
            <w:i/>
            <w:color w:val="9A6B00"/>
            <w:sz w:val="19"/>
            <w:lang w:val="es-CO"/>
          </w:rPr>
          <w:t>reflects</w:t>
        </w:r>
        <w:proofErr w:type="spellEnd"/>
        <w:r w:rsidRPr="007D5622">
          <w:rPr>
            <w:i/>
            <w:color w:val="9A6B00"/>
            <w:sz w:val="19"/>
            <w:lang w:val="es-CO"/>
          </w:rPr>
          <w:t xml:space="preserve"> </w:t>
        </w:r>
        <w:proofErr w:type="spellStart"/>
        <w:r w:rsidRPr="007D5622">
          <w:rPr>
            <w:i/>
            <w:color w:val="9A6B00"/>
            <w:sz w:val="19"/>
            <w:lang w:val="es-CO"/>
          </w:rPr>
          <w:t>constrained</w:t>
        </w:r>
        <w:proofErr w:type="spellEnd"/>
        <w:r w:rsidRPr="007D5622">
          <w:rPr>
            <w:i/>
            <w:color w:val="9A6B00"/>
            <w:sz w:val="19"/>
            <w:lang w:val="es-CO"/>
          </w:rPr>
          <w:t xml:space="preserve"> </w:t>
        </w:r>
        <w:proofErr w:type="spellStart"/>
        <w:r w:rsidRPr="007D5622">
          <w:rPr>
            <w:i/>
            <w:color w:val="9A6B00"/>
            <w:sz w:val="19"/>
            <w:lang w:val="es-CO"/>
          </w:rPr>
          <w:t>oxygen</w:t>
        </w:r>
        <w:proofErr w:type="spellEnd"/>
        <w:r w:rsidRPr="007D5622">
          <w:rPr>
            <w:i/>
            <w:color w:val="9A6B00"/>
            <w:sz w:val="19"/>
            <w:lang w:val="es-CO"/>
          </w:rPr>
          <w:t xml:space="preserve"> </w:t>
        </w:r>
        <w:proofErr w:type="spellStart"/>
        <w:r w:rsidRPr="007D5622">
          <w:rPr>
            <w:i/>
            <w:color w:val="9A6B00"/>
            <w:sz w:val="19"/>
            <w:lang w:val="es-CO"/>
          </w:rPr>
          <w:t>extraction</w:t>
        </w:r>
        <w:proofErr w:type="spellEnd"/>
        <w:r w:rsidRPr="007D5622">
          <w:rPr>
            <w:i/>
            <w:color w:val="9A6B00"/>
            <w:sz w:val="19"/>
            <w:lang w:val="es-CO"/>
          </w:rPr>
          <w:t xml:space="preserve"> and </w:t>
        </w:r>
        <w:proofErr w:type="spellStart"/>
        <w:r w:rsidRPr="007D5622">
          <w:rPr>
            <w:i/>
            <w:color w:val="9A6B00"/>
            <w:sz w:val="19"/>
            <w:lang w:val="es-CO"/>
          </w:rPr>
          <w:t>consumption</w:t>
        </w:r>
        <w:proofErr w:type="spellEnd"/>
        <w:r w:rsidRPr="007D5622">
          <w:rPr>
            <w:i/>
            <w:color w:val="9A6B00"/>
            <w:sz w:val="19"/>
            <w:lang w:val="es-CO"/>
          </w:rPr>
          <w:t xml:space="preserve">. </w:t>
        </w:r>
        <w:proofErr w:type="spellStart"/>
        <w:r w:rsidRPr="007D5622">
          <w:rPr>
            <w:i/>
            <w:color w:val="9A6B00"/>
            <w:sz w:val="19"/>
            <w:lang w:val="es-CO"/>
          </w:rPr>
          <w:t>The</w:t>
        </w:r>
        <w:proofErr w:type="spellEnd"/>
        <w:r w:rsidRPr="007D5622">
          <w:rPr>
            <w:i/>
            <w:color w:val="9A6B00"/>
            <w:sz w:val="19"/>
            <w:lang w:val="es-CO"/>
          </w:rPr>
          <w:t xml:space="preserve"> CO₂/O₂ </w:t>
        </w:r>
        <w:proofErr w:type="spellStart"/>
        <w:r w:rsidRPr="007D5622">
          <w:rPr>
            <w:i/>
            <w:color w:val="9A6B00"/>
            <w:sz w:val="19"/>
            <w:lang w:val="es-CO"/>
          </w:rPr>
          <w:t>relationship</w:t>
        </w:r>
        <w:proofErr w:type="spellEnd"/>
        <w:r w:rsidRPr="007D5622">
          <w:rPr>
            <w:i/>
            <w:color w:val="9A6B00"/>
            <w:sz w:val="19"/>
            <w:lang w:val="es-CO"/>
          </w:rPr>
          <w:t xml:space="preserve"> can </w:t>
        </w:r>
        <w:proofErr w:type="spellStart"/>
        <w:r w:rsidRPr="007D5622">
          <w:rPr>
            <w:i/>
            <w:color w:val="9A6B00"/>
            <w:sz w:val="19"/>
            <w:lang w:val="es-CO"/>
          </w:rPr>
          <w:t>therefore</w:t>
        </w:r>
        <w:proofErr w:type="spellEnd"/>
        <w:r w:rsidRPr="007D5622">
          <w:rPr>
            <w:i/>
            <w:color w:val="9A6B00"/>
            <w:sz w:val="19"/>
            <w:lang w:val="es-CO"/>
          </w:rPr>
          <w:t xml:space="preserve"> </w:t>
        </w:r>
        <w:proofErr w:type="spellStart"/>
        <w:r w:rsidRPr="007D5622">
          <w:rPr>
            <w:i/>
            <w:color w:val="9A6B00"/>
            <w:sz w:val="19"/>
            <w:lang w:val="es-CO"/>
          </w:rPr>
          <w:t>rise</w:t>
        </w:r>
        <w:proofErr w:type="spellEnd"/>
        <w:r w:rsidRPr="007D5622">
          <w:rPr>
            <w:i/>
            <w:color w:val="9A6B00"/>
            <w:sz w:val="19"/>
            <w:lang w:val="es-CO"/>
          </w:rPr>
          <w:t xml:space="preserve"> </w:t>
        </w:r>
        <w:proofErr w:type="spellStart"/>
        <w:r w:rsidRPr="007D5622">
          <w:rPr>
            <w:i/>
            <w:color w:val="9A6B00"/>
            <w:sz w:val="19"/>
            <w:lang w:val="es-CO"/>
          </w:rPr>
          <w:t>above</w:t>
        </w:r>
        <w:proofErr w:type="spellEnd"/>
        <w:r w:rsidRPr="007D5622">
          <w:rPr>
            <w:i/>
            <w:color w:val="9A6B00"/>
            <w:sz w:val="19"/>
            <w:lang w:val="es-CO"/>
          </w:rPr>
          <w:t xml:space="preserve"> </w:t>
        </w:r>
        <w:proofErr w:type="spellStart"/>
        <w:r w:rsidRPr="007D5622">
          <w:rPr>
            <w:i/>
            <w:color w:val="9A6B00"/>
            <w:sz w:val="19"/>
            <w:lang w:val="es-CO"/>
          </w:rPr>
          <w:t>the</w:t>
        </w:r>
        <w:proofErr w:type="spellEnd"/>
        <w:r w:rsidRPr="007D5622">
          <w:rPr>
            <w:i/>
            <w:color w:val="9A6B00"/>
            <w:sz w:val="19"/>
            <w:lang w:val="es-CO"/>
          </w:rPr>
          <w:t xml:space="preserve"> </w:t>
        </w:r>
        <w:proofErr w:type="spellStart"/>
        <w:r w:rsidRPr="007D5622">
          <w:rPr>
            <w:i/>
            <w:color w:val="9A6B00"/>
            <w:sz w:val="19"/>
            <w:lang w:val="es-CO"/>
          </w:rPr>
          <w:t>range</w:t>
        </w:r>
        <w:proofErr w:type="spellEnd"/>
        <w:r w:rsidRPr="007D5622">
          <w:rPr>
            <w:i/>
            <w:color w:val="9A6B00"/>
            <w:sz w:val="19"/>
            <w:lang w:val="es-CO"/>
          </w:rPr>
          <w:t xml:space="preserve"> </w:t>
        </w:r>
        <w:proofErr w:type="spellStart"/>
        <w:r w:rsidRPr="007D5622">
          <w:rPr>
            <w:i/>
            <w:color w:val="9A6B00"/>
            <w:sz w:val="19"/>
            <w:lang w:val="es-CO"/>
          </w:rPr>
          <w:t>expected</w:t>
        </w:r>
        <w:proofErr w:type="spellEnd"/>
        <w:r w:rsidRPr="007D5622">
          <w:rPr>
            <w:i/>
            <w:color w:val="9A6B00"/>
            <w:sz w:val="19"/>
            <w:lang w:val="es-CO"/>
          </w:rPr>
          <w:t xml:space="preserve"> </w:t>
        </w:r>
        <w:proofErr w:type="spellStart"/>
        <w:r w:rsidRPr="007D5622">
          <w:rPr>
            <w:i/>
            <w:color w:val="9A6B00"/>
            <w:sz w:val="19"/>
            <w:lang w:val="es-CO"/>
          </w:rPr>
          <w:t>from</w:t>
        </w:r>
        <w:proofErr w:type="spellEnd"/>
        <w:r w:rsidRPr="007D5622">
          <w:rPr>
            <w:i/>
            <w:color w:val="9A6B00"/>
            <w:sz w:val="19"/>
            <w:lang w:val="es-CO"/>
          </w:rPr>
          <w:t xml:space="preserve"> </w:t>
        </w:r>
        <w:proofErr w:type="spellStart"/>
        <w:r w:rsidRPr="007D5622">
          <w:rPr>
            <w:i/>
            <w:color w:val="9A6B00"/>
            <w:sz w:val="19"/>
            <w:lang w:val="es-CO"/>
          </w:rPr>
          <w:t>ordinary</w:t>
        </w:r>
        <w:proofErr w:type="spellEnd"/>
        <w:r w:rsidRPr="007D5622">
          <w:rPr>
            <w:i/>
            <w:color w:val="9A6B00"/>
            <w:sz w:val="19"/>
            <w:lang w:val="es-CO"/>
          </w:rPr>
          <w:t xml:space="preserve"> aerobic </w:t>
        </w:r>
        <w:proofErr w:type="spellStart"/>
        <w:r w:rsidRPr="007D5622">
          <w:rPr>
            <w:i/>
            <w:color w:val="9A6B00"/>
            <w:sz w:val="19"/>
            <w:lang w:val="es-CO"/>
          </w:rPr>
          <w:t>metabolism</w:t>
        </w:r>
        <w:proofErr w:type="spellEnd"/>
        <w:r w:rsidRPr="007D5622">
          <w:rPr>
            <w:i/>
            <w:color w:val="9A6B00"/>
            <w:sz w:val="19"/>
            <w:lang w:val="es-CO"/>
          </w:rPr>
          <w:t>.</w:t>
        </w:r>
      </w:ins>
    </w:p>
    <w:p w14:paraId="7BF38373" w14:textId="77777777" w:rsidR="007D5622" w:rsidRPr="007D5622" w:rsidRDefault="007D5622">
      <w:pPr>
        <w:spacing w:after="0"/>
        <w:rPr>
          <w:ins w:id="250" w:author="Gustavo Garcia" w:date="2026-09-09T03:31:00Z"/>
          <w:i/>
          <w:color w:val="9A6B00"/>
          <w:sz w:val="19"/>
          <w:lang w:val="es-CO"/>
        </w:rPr>
        <w:pPrChange w:id="251" w:author="Gustavo Garcia" w:date="2026-09-09T03:41:00Z" w16du:dateUtc="2026-09-09T07:41:00Z">
          <w:pPr/>
        </w:pPrChange>
      </w:pPr>
      <w:proofErr w:type="spellStart"/>
      <w:ins w:id="252" w:author="Gustavo Garcia" w:date="2026-09-09T03:31:00Z">
        <w:r w:rsidRPr="007D5622">
          <w:rPr>
            <w:i/>
            <w:color w:val="9A6B00"/>
            <w:sz w:val="19"/>
            <w:lang w:val="es-CO"/>
          </w:rPr>
          <w:t>The</w:t>
        </w:r>
        <w:proofErr w:type="spellEnd"/>
        <w:r w:rsidRPr="007D5622">
          <w:rPr>
            <w:i/>
            <w:color w:val="9A6B00"/>
            <w:sz w:val="19"/>
            <w:lang w:val="es-CO"/>
          </w:rPr>
          <w:t xml:space="preserve"> </w:t>
        </w:r>
        <w:proofErr w:type="spellStart"/>
        <w:r w:rsidRPr="007D5622">
          <w:rPr>
            <w:i/>
            <w:color w:val="9A6B00"/>
            <w:sz w:val="19"/>
            <w:lang w:val="es-CO"/>
          </w:rPr>
          <w:t>difficulty</w:t>
        </w:r>
        <w:proofErr w:type="spellEnd"/>
        <w:r w:rsidRPr="007D5622">
          <w:rPr>
            <w:i/>
            <w:color w:val="9A6B00"/>
            <w:sz w:val="19"/>
            <w:lang w:val="es-CO"/>
          </w:rPr>
          <w:t xml:space="preserve"> at </w:t>
        </w:r>
        <w:proofErr w:type="spellStart"/>
        <w:r w:rsidRPr="007D5622">
          <w:rPr>
            <w:i/>
            <w:color w:val="9A6B00"/>
            <w:sz w:val="19"/>
            <w:lang w:val="es-CO"/>
          </w:rPr>
          <w:t>the</w:t>
        </w:r>
        <w:proofErr w:type="spellEnd"/>
        <w:r w:rsidRPr="007D5622">
          <w:rPr>
            <w:i/>
            <w:color w:val="9A6B00"/>
            <w:sz w:val="19"/>
            <w:lang w:val="es-CO"/>
          </w:rPr>
          <w:t xml:space="preserve"> </w:t>
        </w:r>
        <w:proofErr w:type="spellStart"/>
        <w:r w:rsidRPr="007D5622">
          <w:rPr>
            <w:i/>
            <w:color w:val="9A6B00"/>
            <w:sz w:val="19"/>
            <w:lang w:val="es-CO"/>
          </w:rPr>
          <w:t>bedside</w:t>
        </w:r>
        <w:proofErr w:type="spellEnd"/>
        <w:r w:rsidRPr="007D5622">
          <w:rPr>
            <w:i/>
            <w:color w:val="9A6B00"/>
            <w:sz w:val="19"/>
            <w:lang w:val="es-CO"/>
          </w:rPr>
          <w:t xml:space="preserve"> </w:t>
        </w:r>
        <w:proofErr w:type="spellStart"/>
        <w:r w:rsidRPr="007D5622">
          <w:rPr>
            <w:i/>
            <w:color w:val="9A6B00"/>
            <w:sz w:val="19"/>
            <w:lang w:val="es-CO"/>
          </w:rPr>
          <w:t>is</w:t>
        </w:r>
        <w:proofErr w:type="spellEnd"/>
        <w:r w:rsidRPr="007D5622">
          <w:rPr>
            <w:i/>
            <w:color w:val="9A6B00"/>
            <w:sz w:val="19"/>
            <w:lang w:val="es-CO"/>
          </w:rPr>
          <w:t xml:space="preserve"> </w:t>
        </w:r>
        <w:proofErr w:type="spellStart"/>
        <w:r w:rsidRPr="007D5622">
          <w:rPr>
            <w:i/>
            <w:color w:val="9A6B00"/>
            <w:sz w:val="19"/>
            <w:lang w:val="es-CO"/>
          </w:rPr>
          <w:t>that</w:t>
        </w:r>
        <w:proofErr w:type="spellEnd"/>
        <w:r w:rsidRPr="007D5622">
          <w:rPr>
            <w:i/>
            <w:color w:val="9A6B00"/>
            <w:sz w:val="19"/>
            <w:lang w:val="es-CO"/>
          </w:rPr>
          <w:t xml:space="preserve"> </w:t>
        </w:r>
        <w:proofErr w:type="spellStart"/>
        <w:r w:rsidRPr="007D5622">
          <w:rPr>
            <w:i/>
            <w:color w:val="9A6B00"/>
            <w:sz w:val="19"/>
            <w:lang w:val="es-CO"/>
          </w:rPr>
          <w:t>we</w:t>
        </w:r>
        <w:proofErr w:type="spellEnd"/>
        <w:r w:rsidRPr="007D5622">
          <w:rPr>
            <w:i/>
            <w:color w:val="9A6B00"/>
            <w:sz w:val="19"/>
            <w:lang w:val="es-CO"/>
          </w:rPr>
          <w:t xml:space="preserve"> </w:t>
        </w:r>
        <w:proofErr w:type="spellStart"/>
        <w:r w:rsidRPr="007D5622">
          <w:rPr>
            <w:i/>
            <w:color w:val="9A6B00"/>
            <w:sz w:val="19"/>
            <w:lang w:val="es-CO"/>
          </w:rPr>
          <w:t>usually</w:t>
        </w:r>
        <w:proofErr w:type="spellEnd"/>
        <w:r w:rsidRPr="007D5622">
          <w:rPr>
            <w:i/>
            <w:color w:val="9A6B00"/>
            <w:sz w:val="19"/>
            <w:lang w:val="es-CO"/>
          </w:rPr>
          <w:t xml:space="preserve"> </w:t>
        </w:r>
        <w:proofErr w:type="spellStart"/>
        <w:r w:rsidRPr="007D5622">
          <w:rPr>
            <w:i/>
            <w:color w:val="9A6B00"/>
            <w:sz w:val="19"/>
            <w:lang w:val="es-CO"/>
          </w:rPr>
          <w:t>measure</w:t>
        </w:r>
        <w:proofErr w:type="spellEnd"/>
        <w:r w:rsidRPr="007D5622">
          <w:rPr>
            <w:i/>
            <w:color w:val="9A6B00"/>
            <w:sz w:val="19"/>
            <w:lang w:val="es-CO"/>
          </w:rPr>
          <w:t xml:space="preserve"> </w:t>
        </w:r>
        <w:r w:rsidRPr="007D5622">
          <w:rPr>
            <w:b/>
            <w:bCs/>
            <w:i/>
            <w:color w:val="9A6B00"/>
            <w:sz w:val="19"/>
            <w:lang w:val="es-CO"/>
          </w:rPr>
          <w:t xml:space="preserve">PCO₂ </w:t>
        </w:r>
        <w:proofErr w:type="spellStart"/>
        <w:r w:rsidRPr="007D5622">
          <w:rPr>
            <w:b/>
            <w:bCs/>
            <w:i/>
            <w:color w:val="9A6B00"/>
            <w:sz w:val="19"/>
            <w:lang w:val="es-CO"/>
          </w:rPr>
          <w:t>rather</w:t>
        </w:r>
        <w:proofErr w:type="spellEnd"/>
        <w:r w:rsidRPr="007D5622">
          <w:rPr>
            <w:b/>
            <w:bCs/>
            <w:i/>
            <w:color w:val="9A6B00"/>
            <w:sz w:val="19"/>
            <w:lang w:val="es-CO"/>
          </w:rPr>
          <w:t xml:space="preserve"> </w:t>
        </w:r>
        <w:proofErr w:type="spellStart"/>
        <w:r w:rsidRPr="007D5622">
          <w:rPr>
            <w:b/>
            <w:bCs/>
            <w:i/>
            <w:color w:val="9A6B00"/>
            <w:sz w:val="19"/>
            <w:lang w:val="es-CO"/>
          </w:rPr>
          <w:t>than</w:t>
        </w:r>
        <w:proofErr w:type="spellEnd"/>
        <w:r w:rsidRPr="007D5622">
          <w:rPr>
            <w:b/>
            <w:bCs/>
            <w:i/>
            <w:color w:val="9A6B00"/>
            <w:sz w:val="19"/>
            <w:lang w:val="es-CO"/>
          </w:rPr>
          <w:t xml:space="preserve"> CO₂ </w:t>
        </w:r>
        <w:proofErr w:type="spellStart"/>
        <w:r w:rsidRPr="007D5622">
          <w:rPr>
            <w:b/>
            <w:bCs/>
            <w:i/>
            <w:color w:val="9A6B00"/>
            <w:sz w:val="19"/>
            <w:lang w:val="es-CO"/>
          </w:rPr>
          <w:t>content</w:t>
        </w:r>
        <w:proofErr w:type="spellEnd"/>
        <w:r w:rsidRPr="007D5622">
          <w:rPr>
            <w:i/>
            <w:color w:val="9A6B00"/>
            <w:sz w:val="19"/>
            <w:lang w:val="es-CO"/>
          </w:rPr>
          <w:t xml:space="preserve">. </w:t>
        </w:r>
        <w:proofErr w:type="spellStart"/>
        <w:r w:rsidRPr="007D5622">
          <w:rPr>
            <w:i/>
            <w:color w:val="9A6B00"/>
            <w:sz w:val="19"/>
            <w:lang w:val="es-CO"/>
          </w:rPr>
          <w:t>Pressure</w:t>
        </w:r>
        <w:proofErr w:type="spellEnd"/>
        <w:r w:rsidRPr="007D5622">
          <w:rPr>
            <w:i/>
            <w:color w:val="9A6B00"/>
            <w:sz w:val="19"/>
            <w:lang w:val="es-CO"/>
          </w:rPr>
          <w:t xml:space="preserve"> and </w:t>
        </w:r>
        <w:proofErr w:type="spellStart"/>
        <w:r w:rsidRPr="007D5622">
          <w:rPr>
            <w:i/>
            <w:color w:val="9A6B00"/>
            <w:sz w:val="19"/>
            <w:lang w:val="es-CO"/>
          </w:rPr>
          <w:t>content</w:t>
        </w:r>
        <w:proofErr w:type="spellEnd"/>
        <w:r w:rsidRPr="007D5622">
          <w:rPr>
            <w:i/>
            <w:color w:val="9A6B00"/>
            <w:sz w:val="19"/>
            <w:lang w:val="es-CO"/>
          </w:rPr>
          <w:t xml:space="preserve"> are </w:t>
        </w:r>
        <w:proofErr w:type="spellStart"/>
        <w:r w:rsidRPr="007D5622">
          <w:rPr>
            <w:i/>
            <w:color w:val="9A6B00"/>
            <w:sz w:val="19"/>
            <w:lang w:val="es-CO"/>
          </w:rPr>
          <w:t>related</w:t>
        </w:r>
        <w:proofErr w:type="spellEnd"/>
        <w:r w:rsidRPr="007D5622">
          <w:rPr>
            <w:i/>
            <w:color w:val="9A6B00"/>
            <w:sz w:val="19"/>
            <w:lang w:val="es-CO"/>
          </w:rPr>
          <w:t xml:space="preserve"> </w:t>
        </w:r>
        <w:proofErr w:type="spellStart"/>
        <w:r w:rsidRPr="007D5622">
          <w:rPr>
            <w:i/>
            <w:color w:val="9A6B00"/>
            <w:sz w:val="19"/>
            <w:lang w:val="es-CO"/>
          </w:rPr>
          <w:t>but</w:t>
        </w:r>
        <w:proofErr w:type="spellEnd"/>
        <w:r w:rsidRPr="007D5622">
          <w:rPr>
            <w:i/>
            <w:color w:val="9A6B00"/>
            <w:sz w:val="19"/>
            <w:lang w:val="es-CO"/>
          </w:rPr>
          <w:t xml:space="preserve"> are </w:t>
        </w:r>
        <w:proofErr w:type="spellStart"/>
        <w:r w:rsidRPr="007D5622">
          <w:rPr>
            <w:i/>
            <w:color w:val="9A6B00"/>
            <w:sz w:val="19"/>
            <w:lang w:val="es-CO"/>
          </w:rPr>
          <w:t>not</w:t>
        </w:r>
        <w:proofErr w:type="spellEnd"/>
        <w:r w:rsidRPr="007D5622">
          <w:rPr>
            <w:i/>
            <w:color w:val="9A6B00"/>
            <w:sz w:val="19"/>
            <w:lang w:val="es-CO"/>
          </w:rPr>
          <w:t xml:space="preserve"> </w:t>
        </w:r>
        <w:proofErr w:type="spellStart"/>
        <w:r w:rsidRPr="007D5622">
          <w:rPr>
            <w:i/>
            <w:color w:val="9A6B00"/>
            <w:sz w:val="19"/>
            <w:lang w:val="es-CO"/>
          </w:rPr>
          <w:t>interchangeable</w:t>
        </w:r>
        <w:proofErr w:type="spellEnd"/>
        <w:r w:rsidRPr="007D5622">
          <w:rPr>
            <w:i/>
            <w:color w:val="9A6B00"/>
            <w:sz w:val="19"/>
            <w:lang w:val="es-CO"/>
          </w:rPr>
          <w:t xml:space="preserve">. </w:t>
        </w:r>
        <w:proofErr w:type="spellStart"/>
        <w:r w:rsidRPr="007D5622">
          <w:rPr>
            <w:i/>
            <w:color w:val="9A6B00"/>
            <w:sz w:val="19"/>
            <w:lang w:val="es-CO"/>
          </w:rPr>
          <w:t>Their</w:t>
        </w:r>
        <w:proofErr w:type="spellEnd"/>
        <w:r w:rsidRPr="007D5622">
          <w:rPr>
            <w:i/>
            <w:color w:val="9A6B00"/>
            <w:sz w:val="19"/>
            <w:lang w:val="es-CO"/>
          </w:rPr>
          <w:t xml:space="preserve"> </w:t>
        </w:r>
        <w:proofErr w:type="spellStart"/>
        <w:r w:rsidRPr="007D5622">
          <w:rPr>
            <w:i/>
            <w:color w:val="9A6B00"/>
            <w:sz w:val="19"/>
            <w:lang w:val="es-CO"/>
          </w:rPr>
          <w:t>relationship</w:t>
        </w:r>
        <w:proofErr w:type="spellEnd"/>
        <w:r w:rsidRPr="007D5622">
          <w:rPr>
            <w:i/>
            <w:color w:val="9A6B00"/>
            <w:sz w:val="19"/>
            <w:lang w:val="es-CO"/>
          </w:rPr>
          <w:t xml:space="preserve"> </w:t>
        </w:r>
        <w:proofErr w:type="spellStart"/>
        <w:r w:rsidRPr="007D5622">
          <w:rPr>
            <w:i/>
            <w:color w:val="9A6B00"/>
            <w:sz w:val="19"/>
            <w:lang w:val="es-CO"/>
          </w:rPr>
          <w:t>depends</w:t>
        </w:r>
        <w:proofErr w:type="spellEnd"/>
        <w:r w:rsidRPr="007D5622">
          <w:rPr>
            <w:i/>
            <w:color w:val="9A6B00"/>
            <w:sz w:val="19"/>
            <w:lang w:val="es-CO"/>
          </w:rPr>
          <w:t xml:space="preserve"> </w:t>
        </w:r>
        <w:proofErr w:type="spellStart"/>
        <w:r w:rsidRPr="007D5622">
          <w:rPr>
            <w:i/>
            <w:color w:val="9A6B00"/>
            <w:sz w:val="19"/>
            <w:lang w:val="es-CO"/>
          </w:rPr>
          <w:t>on</w:t>
        </w:r>
        <w:proofErr w:type="spellEnd"/>
        <w:r w:rsidRPr="007D5622">
          <w:rPr>
            <w:i/>
            <w:color w:val="9A6B00"/>
            <w:sz w:val="19"/>
            <w:lang w:val="es-CO"/>
          </w:rPr>
          <w:t xml:space="preserve"> pH, </w:t>
        </w:r>
        <w:proofErr w:type="spellStart"/>
        <w:r w:rsidRPr="007D5622">
          <w:rPr>
            <w:i/>
            <w:color w:val="9A6B00"/>
            <w:sz w:val="19"/>
            <w:lang w:val="es-CO"/>
          </w:rPr>
          <w:t>hemoglobin</w:t>
        </w:r>
        <w:proofErr w:type="spellEnd"/>
        <w:r w:rsidRPr="007D5622">
          <w:rPr>
            <w:i/>
            <w:color w:val="9A6B00"/>
            <w:sz w:val="19"/>
            <w:lang w:val="es-CO"/>
          </w:rPr>
          <w:t xml:space="preserve">, </w:t>
        </w:r>
        <w:proofErr w:type="spellStart"/>
        <w:r w:rsidRPr="007D5622">
          <w:rPr>
            <w:i/>
            <w:color w:val="9A6B00"/>
            <w:sz w:val="19"/>
            <w:lang w:val="es-CO"/>
          </w:rPr>
          <w:t>oxygen</w:t>
        </w:r>
        <w:proofErr w:type="spellEnd"/>
        <w:r w:rsidRPr="007D5622">
          <w:rPr>
            <w:i/>
            <w:color w:val="9A6B00"/>
            <w:sz w:val="19"/>
            <w:lang w:val="es-CO"/>
          </w:rPr>
          <w:t xml:space="preserve"> </w:t>
        </w:r>
        <w:proofErr w:type="spellStart"/>
        <w:r w:rsidRPr="007D5622">
          <w:rPr>
            <w:i/>
            <w:color w:val="9A6B00"/>
            <w:sz w:val="19"/>
            <w:lang w:val="es-CO"/>
          </w:rPr>
          <w:t>saturation</w:t>
        </w:r>
        <w:proofErr w:type="spellEnd"/>
        <w:r w:rsidRPr="007D5622">
          <w:rPr>
            <w:i/>
            <w:color w:val="9A6B00"/>
            <w:sz w:val="19"/>
            <w:lang w:val="es-CO"/>
          </w:rPr>
          <w:t xml:space="preserve"> and </w:t>
        </w:r>
        <w:proofErr w:type="spellStart"/>
        <w:r w:rsidRPr="007D5622">
          <w:rPr>
            <w:i/>
            <w:color w:val="9A6B00"/>
            <w:sz w:val="19"/>
            <w:lang w:val="es-CO"/>
          </w:rPr>
          <w:t>temperature</w:t>
        </w:r>
        <w:proofErr w:type="spellEnd"/>
        <w:r w:rsidRPr="007D5622">
          <w:rPr>
            <w:i/>
            <w:color w:val="9A6B00"/>
            <w:sz w:val="19"/>
            <w:lang w:val="es-CO"/>
          </w:rPr>
          <w:t xml:space="preserve"> </w:t>
        </w:r>
        <w:proofErr w:type="spellStart"/>
        <w:r w:rsidRPr="007D5622">
          <w:rPr>
            <w:i/>
            <w:color w:val="9A6B00"/>
            <w:sz w:val="19"/>
            <w:lang w:val="es-CO"/>
          </w:rPr>
          <w:t>through</w:t>
        </w:r>
        <w:proofErr w:type="spellEnd"/>
        <w:r w:rsidRPr="007D5622">
          <w:rPr>
            <w:i/>
            <w:color w:val="9A6B00"/>
            <w:sz w:val="19"/>
            <w:lang w:val="es-CO"/>
          </w:rPr>
          <w:t xml:space="preserve"> </w:t>
        </w:r>
        <w:proofErr w:type="spellStart"/>
        <w:r w:rsidRPr="007D5622">
          <w:rPr>
            <w:i/>
            <w:color w:val="9A6B00"/>
            <w:sz w:val="19"/>
            <w:lang w:val="es-CO"/>
          </w:rPr>
          <w:t>the</w:t>
        </w:r>
        <w:proofErr w:type="spellEnd"/>
        <w:r w:rsidRPr="007D5622">
          <w:rPr>
            <w:i/>
            <w:color w:val="9A6B00"/>
            <w:sz w:val="19"/>
            <w:lang w:val="es-CO"/>
          </w:rPr>
          <w:t xml:space="preserve"> CO₂ </w:t>
        </w:r>
        <w:proofErr w:type="spellStart"/>
        <w:r w:rsidRPr="007D5622">
          <w:rPr>
            <w:i/>
            <w:color w:val="9A6B00"/>
            <w:sz w:val="19"/>
            <w:lang w:val="es-CO"/>
          </w:rPr>
          <w:t>dissociation</w:t>
        </w:r>
        <w:proofErr w:type="spellEnd"/>
        <w:r w:rsidRPr="007D5622">
          <w:rPr>
            <w:i/>
            <w:color w:val="9A6B00"/>
            <w:sz w:val="19"/>
            <w:lang w:val="es-CO"/>
          </w:rPr>
          <w:t xml:space="preserve"> curve and </w:t>
        </w:r>
        <w:proofErr w:type="spellStart"/>
        <w:r w:rsidRPr="007D5622">
          <w:rPr>
            <w:i/>
            <w:color w:val="9A6B00"/>
            <w:sz w:val="19"/>
            <w:lang w:val="es-CO"/>
          </w:rPr>
          <w:t>the</w:t>
        </w:r>
        <w:proofErr w:type="spellEnd"/>
        <w:r w:rsidRPr="007D5622">
          <w:rPr>
            <w:i/>
            <w:color w:val="9A6B00"/>
            <w:sz w:val="19"/>
            <w:lang w:val="es-CO"/>
          </w:rPr>
          <w:t xml:space="preserve"> Haldane </w:t>
        </w:r>
        <w:proofErr w:type="spellStart"/>
        <w:r w:rsidRPr="007D5622">
          <w:rPr>
            <w:i/>
            <w:color w:val="9A6B00"/>
            <w:sz w:val="19"/>
            <w:lang w:val="es-CO"/>
          </w:rPr>
          <w:t>effect</w:t>
        </w:r>
        <w:proofErr w:type="spellEnd"/>
        <w:r w:rsidRPr="007D5622">
          <w:rPr>
            <w:i/>
            <w:color w:val="9A6B00"/>
            <w:sz w:val="19"/>
            <w:lang w:val="es-CO"/>
          </w:rPr>
          <w:t>.</w:t>
        </w:r>
      </w:ins>
    </w:p>
    <w:p w14:paraId="4806BBD4" w14:textId="77777777" w:rsidR="007D5622" w:rsidRPr="007D5622" w:rsidRDefault="007D5622">
      <w:pPr>
        <w:spacing w:after="0"/>
        <w:rPr>
          <w:ins w:id="253" w:author="Gustavo Garcia" w:date="2026-09-09T03:31:00Z"/>
          <w:i/>
          <w:color w:val="9A6B00"/>
          <w:sz w:val="19"/>
          <w:lang w:val="es-CO"/>
        </w:rPr>
        <w:pPrChange w:id="254" w:author="Gustavo Garcia" w:date="2026-09-09T03:41:00Z" w16du:dateUtc="2026-09-09T07:41:00Z">
          <w:pPr/>
        </w:pPrChange>
      </w:pPr>
      <w:ins w:id="255" w:author="Gustavo Garcia" w:date="2026-09-09T03:31:00Z">
        <w:r w:rsidRPr="007D5622">
          <w:rPr>
            <w:i/>
            <w:color w:val="9A6B00"/>
            <w:sz w:val="19"/>
            <w:lang w:val="es-CO"/>
          </w:rPr>
          <w:t xml:space="preserve">In </w:t>
        </w:r>
        <w:proofErr w:type="spellStart"/>
        <w:r w:rsidRPr="007D5622">
          <w:rPr>
            <w:i/>
            <w:color w:val="9A6B00"/>
            <w:sz w:val="19"/>
            <w:lang w:val="es-CO"/>
          </w:rPr>
          <w:t>this</w:t>
        </w:r>
        <w:proofErr w:type="spellEnd"/>
        <w:r w:rsidRPr="007D5622">
          <w:rPr>
            <w:i/>
            <w:color w:val="9A6B00"/>
            <w:sz w:val="19"/>
            <w:lang w:val="es-CO"/>
          </w:rPr>
          <w:t xml:space="preserve"> </w:t>
        </w:r>
        <w:proofErr w:type="spellStart"/>
        <w:r w:rsidRPr="007D5622">
          <w:rPr>
            <w:i/>
            <w:color w:val="9A6B00"/>
            <w:sz w:val="19"/>
            <w:lang w:val="es-CO"/>
          </w:rPr>
          <w:t>patient</w:t>
        </w:r>
        <w:proofErr w:type="spellEnd"/>
        <w:r w:rsidRPr="007D5622">
          <w:rPr>
            <w:i/>
            <w:color w:val="9A6B00"/>
            <w:sz w:val="19"/>
            <w:lang w:val="es-CO"/>
          </w:rPr>
          <w:t>:</w:t>
        </w:r>
      </w:ins>
    </w:p>
    <w:p w14:paraId="456080F8" w14:textId="57A4AB1C" w:rsidR="007D5622" w:rsidRPr="007D5622" w:rsidRDefault="00000000">
      <w:pPr>
        <w:spacing w:after="0"/>
        <w:rPr>
          <w:ins w:id="256" w:author="Gustavo Garcia" w:date="2026-09-09T03:31:00Z"/>
          <w:i/>
          <w:color w:val="9A6B00"/>
          <w:sz w:val="19"/>
          <w:lang w:val="es-CO"/>
        </w:rPr>
        <w:pPrChange w:id="257" w:author="Gustavo Garcia" w:date="2026-09-09T03:41:00Z" w16du:dateUtc="2026-09-09T07:41:00Z">
          <w:pPr/>
        </w:pPrChange>
      </w:pPr>
      <m:oMathPara>
        <m:oMath>
          <m:f>
            <m:fPr>
              <m:ctrlPr>
                <w:ins w:id="258" w:author="Gustavo Garcia" w:date="2026-09-09T03:31:00Z">
                  <w:rPr>
                    <w:rFonts w:ascii="Cambria Math" w:hAnsi="Cambria Math"/>
                    <w:i/>
                    <w:color w:val="9A6B00"/>
                    <w:sz w:val="19"/>
                    <w:lang w:val="es-CO"/>
                  </w:rPr>
                </w:ins>
              </m:ctrlPr>
            </m:fPr>
            <m:num>
              <m:r>
                <w:ins w:id="259" w:author="Gustavo Garcia" w:date="2026-09-09T03:31:00Z">
                  <w:rPr>
                    <w:rFonts w:ascii="Cambria Math" w:hAnsi="Cambria Math"/>
                    <w:color w:val="9A6B00"/>
                    <w:sz w:val="19"/>
                    <w:lang w:val="es-CO"/>
                  </w:rPr>
                  <m:t>PcvC</m:t>
                </w:ins>
              </m:r>
              <m:sSub>
                <m:sSubPr>
                  <m:ctrlPr>
                    <w:ins w:id="260" w:author="Gustavo Garcia" w:date="2026-09-09T03:31:00Z">
                      <w:rPr>
                        <w:rFonts w:ascii="Cambria Math" w:hAnsi="Cambria Math"/>
                        <w:i/>
                        <w:color w:val="9A6B00"/>
                        <w:sz w:val="19"/>
                        <w:lang w:val="es-CO"/>
                      </w:rPr>
                    </w:ins>
                  </m:ctrlPr>
                </m:sSubPr>
                <m:e>
                  <m:r>
                    <w:ins w:id="261" w:author="Gustavo Garcia" w:date="2026-09-09T03:31:00Z">
                      <w:rPr>
                        <w:rFonts w:ascii="Cambria Math" w:hAnsi="Cambria Math"/>
                        <w:color w:val="9A6B00"/>
                        <w:sz w:val="19"/>
                        <w:lang w:val="es-CO"/>
                      </w:rPr>
                      <m:t>O</m:t>
                    </w:ins>
                  </m:r>
                </m:e>
                <m:sub>
                  <m:r>
                    <w:ins w:id="262" w:author="Gustavo Garcia" w:date="2026-09-09T03:31:00Z">
                      <w:rPr>
                        <w:rFonts w:ascii="Cambria Math" w:hAnsi="Cambria Math"/>
                        <w:color w:val="9A6B00"/>
                        <w:sz w:val="19"/>
                        <w:lang w:val="es-CO"/>
                      </w:rPr>
                      <m:t>2</m:t>
                    </w:ins>
                  </m:r>
                </m:sub>
              </m:sSub>
              <m:r>
                <w:ins w:id="263" w:author="Gustavo Garcia" w:date="2026-09-09T03:31:00Z">
                  <w:rPr>
                    <w:rFonts w:ascii="Cambria Math" w:hAnsi="Cambria Math"/>
                    <w:color w:val="9A6B00"/>
                    <w:sz w:val="19"/>
                    <w:lang w:val="es-CO"/>
                  </w:rPr>
                  <m:t>-PaC</m:t>
                </w:ins>
              </m:r>
              <m:sSub>
                <m:sSubPr>
                  <m:ctrlPr>
                    <w:ins w:id="264" w:author="Gustavo Garcia" w:date="2026-09-09T03:31:00Z">
                      <w:rPr>
                        <w:rFonts w:ascii="Cambria Math" w:hAnsi="Cambria Math"/>
                        <w:i/>
                        <w:color w:val="9A6B00"/>
                        <w:sz w:val="19"/>
                        <w:lang w:val="es-CO"/>
                      </w:rPr>
                    </w:ins>
                  </m:ctrlPr>
                </m:sSubPr>
                <m:e>
                  <m:r>
                    <w:ins w:id="265" w:author="Gustavo Garcia" w:date="2026-09-09T03:31:00Z">
                      <w:rPr>
                        <w:rFonts w:ascii="Cambria Math" w:hAnsi="Cambria Math"/>
                        <w:color w:val="9A6B00"/>
                        <w:sz w:val="19"/>
                        <w:lang w:val="es-CO"/>
                      </w:rPr>
                      <m:t>O</m:t>
                    </w:ins>
                  </m:r>
                </m:e>
                <m:sub>
                  <m:r>
                    <w:ins w:id="266" w:author="Gustavo Garcia" w:date="2026-09-09T03:31:00Z">
                      <w:rPr>
                        <w:rFonts w:ascii="Cambria Math" w:hAnsi="Cambria Math"/>
                        <w:color w:val="9A6B00"/>
                        <w:sz w:val="19"/>
                        <w:lang w:val="es-CO"/>
                      </w:rPr>
                      <m:t>2</m:t>
                    </w:ins>
                  </m:r>
                </m:sub>
              </m:sSub>
            </m:num>
            <m:den>
              <m:r>
                <w:ins w:id="267" w:author="Gustavo Garcia" w:date="2026-09-09T03:31:00Z">
                  <w:rPr>
                    <w:rFonts w:ascii="Cambria Math" w:hAnsi="Cambria Math"/>
                    <w:color w:val="9A6B00"/>
                    <w:sz w:val="19"/>
                    <w:lang w:val="es-CO"/>
                  </w:rPr>
                  <m:t>Ca</m:t>
                </w:ins>
              </m:r>
              <m:sSub>
                <m:sSubPr>
                  <m:ctrlPr>
                    <w:ins w:id="268" w:author="Gustavo Garcia" w:date="2026-09-09T03:31:00Z">
                      <w:rPr>
                        <w:rFonts w:ascii="Cambria Math" w:hAnsi="Cambria Math"/>
                        <w:i/>
                        <w:color w:val="9A6B00"/>
                        <w:sz w:val="19"/>
                        <w:lang w:val="es-CO"/>
                      </w:rPr>
                    </w:ins>
                  </m:ctrlPr>
                </m:sSubPr>
                <m:e>
                  <m:r>
                    <w:ins w:id="269" w:author="Gustavo Garcia" w:date="2026-09-09T03:31:00Z">
                      <w:rPr>
                        <w:rFonts w:ascii="Cambria Math" w:hAnsi="Cambria Math"/>
                        <w:color w:val="9A6B00"/>
                        <w:sz w:val="19"/>
                        <w:lang w:val="es-CO"/>
                      </w:rPr>
                      <m:t>O</m:t>
                    </w:ins>
                  </m:r>
                </m:e>
                <m:sub>
                  <m:r>
                    <w:ins w:id="270" w:author="Gustavo Garcia" w:date="2026-09-09T03:31:00Z">
                      <w:rPr>
                        <w:rFonts w:ascii="Cambria Math" w:hAnsi="Cambria Math"/>
                        <w:color w:val="9A6B00"/>
                        <w:sz w:val="19"/>
                        <w:lang w:val="es-CO"/>
                      </w:rPr>
                      <m:t>2</m:t>
                    </w:ins>
                  </m:r>
                </m:sub>
              </m:sSub>
              <m:r>
                <w:ins w:id="271" w:author="Gustavo Garcia" w:date="2026-09-09T03:31:00Z">
                  <w:rPr>
                    <w:rFonts w:ascii="Cambria Math" w:hAnsi="Cambria Math"/>
                    <w:color w:val="9A6B00"/>
                    <w:sz w:val="19"/>
                    <w:lang w:val="es-CO"/>
                  </w:rPr>
                  <m:t>-Ccv</m:t>
                </w:ins>
              </m:r>
              <m:sSub>
                <m:sSubPr>
                  <m:ctrlPr>
                    <w:ins w:id="272" w:author="Gustavo Garcia" w:date="2026-09-09T03:31:00Z">
                      <w:rPr>
                        <w:rFonts w:ascii="Cambria Math" w:hAnsi="Cambria Math"/>
                        <w:i/>
                        <w:color w:val="9A6B00"/>
                        <w:sz w:val="19"/>
                        <w:lang w:val="es-CO"/>
                      </w:rPr>
                    </w:ins>
                  </m:ctrlPr>
                </m:sSubPr>
                <m:e>
                  <m:r>
                    <w:ins w:id="273" w:author="Gustavo Garcia" w:date="2026-09-09T03:31:00Z">
                      <w:rPr>
                        <w:rFonts w:ascii="Cambria Math" w:hAnsi="Cambria Math"/>
                        <w:color w:val="9A6B00"/>
                        <w:sz w:val="19"/>
                        <w:lang w:val="es-CO"/>
                      </w:rPr>
                      <m:t>O</m:t>
                    </w:ins>
                  </m:r>
                </m:e>
                <m:sub>
                  <m:r>
                    <w:ins w:id="274" w:author="Gustavo Garcia" w:date="2026-09-09T03:31:00Z">
                      <w:rPr>
                        <w:rFonts w:ascii="Cambria Math" w:hAnsi="Cambria Math"/>
                        <w:color w:val="9A6B00"/>
                        <w:sz w:val="19"/>
                        <w:lang w:val="es-CO"/>
                      </w:rPr>
                      <m:t>2</m:t>
                    </w:ins>
                  </m:r>
                </m:sub>
              </m:sSub>
            </m:den>
          </m:f>
          <m:r>
            <w:ins w:id="275" w:author="Gustavo Garcia" w:date="2026-09-09T03:31:00Z">
              <w:rPr>
                <w:rFonts w:ascii="Cambria Math" w:hAnsi="Cambria Math"/>
                <w:color w:val="9A6B00"/>
                <w:sz w:val="19"/>
                <w:lang w:val="es-CO"/>
              </w:rPr>
              <m:t>=</m:t>
            </w:ins>
          </m:r>
          <m:f>
            <m:fPr>
              <m:ctrlPr>
                <w:ins w:id="276" w:author="Gustavo Garcia" w:date="2026-09-09T03:31:00Z">
                  <w:rPr>
                    <w:rFonts w:ascii="Cambria Math" w:hAnsi="Cambria Math"/>
                    <w:i/>
                    <w:color w:val="9A6B00"/>
                    <w:sz w:val="19"/>
                    <w:lang w:val="es-CO"/>
                  </w:rPr>
                </w:ins>
              </m:ctrlPr>
            </m:fPr>
            <m:num>
              <m:r>
                <w:ins w:id="277" w:author="Gustavo Garcia" w:date="2026-09-09T03:31:00Z">
                  <w:rPr>
                    <w:rFonts w:ascii="Cambria Math" w:hAnsi="Cambria Math"/>
                    <w:color w:val="9A6B00"/>
                    <w:sz w:val="19"/>
                    <w:lang w:val="es-CO"/>
                  </w:rPr>
                  <m:t>9</m:t>
                </w:ins>
              </m:r>
            </m:num>
            <m:den>
              <m:r>
                <w:ins w:id="278" w:author="Gustavo Garcia" w:date="2026-09-09T03:31:00Z">
                  <w:rPr>
                    <w:rFonts w:ascii="Cambria Math" w:hAnsi="Cambria Math"/>
                    <w:color w:val="9A6B00"/>
                    <w:sz w:val="19"/>
                    <w:lang w:val="es-CO"/>
                  </w:rPr>
                  <m:t>1.87</m:t>
                </w:ins>
              </m:r>
            </m:den>
          </m:f>
          <m:r>
            <w:ins w:id="279" w:author="Gustavo Garcia" w:date="2026-09-09T03:31:00Z">
              <w:rPr>
                <w:rFonts w:ascii="Cambria Math" w:hAnsi="Cambria Math"/>
                <w:color w:val="9A6B00"/>
                <w:sz w:val="19"/>
                <w:lang w:val="es-CO"/>
              </w:rPr>
              <m:t>≈4.8</m:t>
            </w:ins>
          </m:r>
          <m:r>
            <w:ins w:id="280" w:author="Gustavo Garcia" w:date="2026-09-09T03:35:00Z" w16du:dateUtc="2026-09-09T07:35:00Z">
              <w:rPr>
                <w:rFonts w:ascii="Cambria Math" w:hAnsi="Cambria Math"/>
                <w:color w:val="9A6B00"/>
                <w:sz w:val="19"/>
                <w:lang w:val="es-CO"/>
              </w:rPr>
              <m:t xml:space="preserve"> </m:t>
            </w:ins>
          </m:r>
          <m:sSub>
            <m:sSubPr>
              <m:ctrlPr>
                <w:ins w:id="281" w:author="Gustavo Garcia" w:date="2026-09-09T03:31:00Z">
                  <w:rPr>
                    <w:rFonts w:ascii="Cambria Math" w:hAnsi="Cambria Math"/>
                    <w:i/>
                    <w:color w:val="9A6B00"/>
                    <w:sz w:val="19"/>
                    <w:lang w:val="es-CO"/>
                  </w:rPr>
                </w:ins>
              </m:ctrlPr>
            </m:sSubPr>
            <m:e>
              <m:r>
                <w:ins w:id="282" w:author="Gustavo Garcia" w:date="2026-09-09T03:31:00Z">
                  <m:rPr>
                    <m:nor/>
                  </m:rPr>
                  <w:rPr>
                    <w:i/>
                    <w:color w:val="9A6B00"/>
                    <w:sz w:val="19"/>
                    <w:lang w:val="es-CO"/>
                  </w:rPr>
                  <m:t>mmHg per mL O</m:t>
                </w:ins>
              </m:r>
            </m:e>
            <m:sub>
              <m:r>
                <w:ins w:id="283" w:author="Gustavo Garcia" w:date="2026-09-09T03:31:00Z">
                  <w:rPr>
                    <w:rFonts w:ascii="Cambria Math" w:hAnsi="Cambria Math"/>
                    <w:color w:val="9A6B00"/>
                    <w:sz w:val="19"/>
                    <w:lang w:val="es-CO"/>
                  </w:rPr>
                  <m:t>2</m:t>
                </w:ins>
              </m:r>
            </m:sub>
          </m:sSub>
          <m:r>
            <w:ins w:id="284" w:author="Gustavo Garcia" w:date="2026-09-09T03:31:00Z">
              <w:rPr>
                <w:rFonts w:ascii="Cambria Math" w:hAnsi="Cambria Math"/>
                <w:color w:val="9A6B00"/>
                <w:sz w:val="19"/>
                <w:lang w:val="es-CO"/>
              </w:rPr>
              <m:t>/</m:t>
            </w:ins>
          </m:r>
          <m:r>
            <w:ins w:id="285" w:author="Gustavo Garcia" w:date="2026-09-09T03:31:00Z">
              <m:rPr>
                <m:nor/>
              </m:rPr>
              <w:rPr>
                <w:i/>
                <w:color w:val="9A6B00"/>
                <w:sz w:val="19"/>
                <w:lang w:val="es-CO"/>
              </w:rPr>
              <m:t>dL</m:t>
            </w:ins>
          </m:r>
        </m:oMath>
      </m:oMathPara>
    </w:p>
    <w:p w14:paraId="2240727A" w14:textId="46DA8E1E" w:rsidR="007D5622" w:rsidRPr="007D5622" w:rsidRDefault="007D5622">
      <w:pPr>
        <w:spacing w:after="0"/>
        <w:rPr>
          <w:ins w:id="286" w:author="Gustavo Garcia" w:date="2026-09-09T03:31:00Z"/>
          <w:i/>
          <w:color w:val="9A6B00"/>
          <w:sz w:val="19"/>
          <w:lang w:val="es-CO"/>
        </w:rPr>
        <w:pPrChange w:id="287" w:author="Gustavo Garcia" w:date="2026-09-09T03:41:00Z" w16du:dateUtc="2026-09-09T07:41:00Z">
          <w:pPr/>
        </w:pPrChange>
      </w:pPr>
      <w:proofErr w:type="spellStart"/>
      <w:ins w:id="288" w:author="Gustavo Garcia" w:date="2026-09-09T03:31:00Z">
        <w:r w:rsidRPr="007D5622">
          <w:rPr>
            <w:i/>
            <w:color w:val="9A6B00"/>
            <w:sz w:val="19"/>
            <w:lang w:val="es-CO"/>
          </w:rPr>
          <w:t>This</w:t>
        </w:r>
        <w:proofErr w:type="spellEnd"/>
        <w:r w:rsidRPr="007D5622">
          <w:rPr>
            <w:i/>
            <w:color w:val="9A6B00"/>
            <w:sz w:val="19"/>
            <w:lang w:val="es-CO"/>
          </w:rPr>
          <w:t xml:space="preserve"> </w:t>
        </w:r>
        <w:proofErr w:type="spellStart"/>
        <w:r w:rsidRPr="007D5622">
          <w:rPr>
            <w:i/>
            <w:color w:val="9A6B00"/>
            <w:sz w:val="19"/>
            <w:lang w:val="es-CO"/>
          </w:rPr>
          <w:t>is</w:t>
        </w:r>
        <w:proofErr w:type="spellEnd"/>
        <w:r w:rsidRPr="007D5622">
          <w:rPr>
            <w:i/>
            <w:color w:val="9A6B00"/>
            <w:sz w:val="19"/>
            <w:lang w:val="es-CO"/>
          </w:rPr>
          <w:t xml:space="preserve"> </w:t>
        </w:r>
        <w:proofErr w:type="spellStart"/>
        <w:r w:rsidRPr="007D5622">
          <w:rPr>
            <w:i/>
            <w:color w:val="9A6B00"/>
            <w:sz w:val="19"/>
            <w:lang w:val="es-CO"/>
          </w:rPr>
          <w:t>therefore</w:t>
        </w:r>
        <w:proofErr w:type="spellEnd"/>
        <w:r w:rsidRPr="007D5622">
          <w:rPr>
            <w:i/>
            <w:color w:val="9A6B00"/>
            <w:sz w:val="19"/>
            <w:lang w:val="es-CO"/>
          </w:rPr>
          <w:t xml:space="preserve"> a </w:t>
        </w:r>
        <w:r w:rsidRPr="007D5622">
          <w:rPr>
            <w:b/>
            <w:bCs/>
            <w:i/>
            <w:color w:val="9A6B00"/>
            <w:sz w:val="19"/>
            <w:lang w:val="es-CO"/>
          </w:rPr>
          <w:t>PCO₂-gap/O₂-</w:t>
        </w:r>
        <w:proofErr w:type="spellStart"/>
        <w:r w:rsidRPr="007D5622">
          <w:rPr>
            <w:b/>
            <w:bCs/>
            <w:i/>
            <w:color w:val="9A6B00"/>
            <w:sz w:val="19"/>
            <w:lang w:val="es-CO"/>
          </w:rPr>
          <w:t>content-difference</w:t>
        </w:r>
        <w:proofErr w:type="spellEnd"/>
        <w:r w:rsidRPr="007D5622">
          <w:rPr>
            <w:b/>
            <w:bCs/>
            <w:i/>
            <w:color w:val="9A6B00"/>
            <w:sz w:val="19"/>
            <w:lang w:val="es-CO"/>
          </w:rPr>
          <w:t xml:space="preserve"> ratio</w:t>
        </w:r>
        <w:r w:rsidRPr="007D5622">
          <w:rPr>
            <w:i/>
            <w:color w:val="9A6B00"/>
            <w:sz w:val="19"/>
            <w:lang w:val="es-CO"/>
          </w:rPr>
          <w:t xml:space="preserve">, </w:t>
        </w:r>
        <w:proofErr w:type="spellStart"/>
        <w:r w:rsidRPr="007D5622">
          <w:rPr>
            <w:i/>
            <w:color w:val="9A6B00"/>
            <w:sz w:val="19"/>
            <w:lang w:val="es-CO"/>
          </w:rPr>
          <w:t>not</w:t>
        </w:r>
        <w:proofErr w:type="spellEnd"/>
        <w:r w:rsidRPr="007D5622">
          <w:rPr>
            <w:i/>
            <w:color w:val="9A6B00"/>
            <w:sz w:val="19"/>
            <w:lang w:val="es-CO"/>
          </w:rPr>
          <w:t xml:space="preserve"> </w:t>
        </w:r>
        <w:proofErr w:type="spellStart"/>
        <w:r w:rsidRPr="007D5622">
          <w:rPr>
            <w:i/>
            <w:color w:val="9A6B00"/>
            <w:sz w:val="19"/>
            <w:lang w:val="es-CO"/>
          </w:rPr>
          <w:t>the</w:t>
        </w:r>
        <w:proofErr w:type="spellEnd"/>
        <w:r w:rsidRPr="007D5622">
          <w:rPr>
            <w:i/>
            <w:color w:val="9A6B00"/>
            <w:sz w:val="19"/>
            <w:lang w:val="es-CO"/>
          </w:rPr>
          <w:t xml:space="preserve"> true </w:t>
        </w:r>
      </w:ins>
      <m:oMath>
        <m:r>
          <w:ins w:id="289" w:author="Gustavo Garcia" w:date="2026-09-09T03:31:00Z">
            <w:rPr>
              <w:rFonts w:ascii="Cambria Math" w:hAnsi="Cambria Math"/>
              <w:color w:val="9A6B00"/>
              <w:sz w:val="19"/>
              <w:lang w:val="es-CO"/>
            </w:rPr>
            <m:t>VC</m:t>
          </w:ins>
        </m:r>
        <m:sSub>
          <m:sSubPr>
            <m:ctrlPr>
              <w:ins w:id="290" w:author="Gustavo Garcia" w:date="2026-09-09T03:31:00Z">
                <w:rPr>
                  <w:rFonts w:ascii="Cambria Math" w:hAnsi="Cambria Math"/>
                  <w:i/>
                  <w:color w:val="9A6B00"/>
                  <w:sz w:val="19"/>
                  <w:lang w:val="es-CO"/>
                </w:rPr>
              </w:ins>
            </m:ctrlPr>
          </m:sSubPr>
          <m:e>
            <m:r>
              <w:ins w:id="291" w:author="Gustavo Garcia" w:date="2026-09-09T03:31:00Z">
                <w:rPr>
                  <w:rFonts w:ascii="Cambria Math" w:hAnsi="Cambria Math"/>
                  <w:color w:val="9A6B00"/>
                  <w:sz w:val="19"/>
                  <w:lang w:val="es-CO"/>
                </w:rPr>
                <m:t>O</m:t>
              </w:ins>
            </m:r>
          </m:e>
          <m:sub>
            <m:r>
              <w:ins w:id="292" w:author="Gustavo Garcia" w:date="2026-09-09T03:31:00Z">
                <w:rPr>
                  <w:rFonts w:ascii="Cambria Math" w:hAnsi="Cambria Math"/>
                  <w:color w:val="9A6B00"/>
                  <w:sz w:val="19"/>
                  <w:lang w:val="es-CO"/>
                </w:rPr>
                <m:t>2</m:t>
              </w:ins>
            </m:r>
          </m:sub>
        </m:sSub>
        <m:r>
          <w:ins w:id="293" w:author="Gustavo Garcia" w:date="2026-09-09T03:31:00Z">
            <w:rPr>
              <w:rFonts w:ascii="Cambria Math" w:hAnsi="Cambria Math"/>
              <w:color w:val="9A6B00"/>
              <w:sz w:val="19"/>
              <w:lang w:val="es-CO"/>
            </w:rPr>
            <m:t>/V</m:t>
          </w:ins>
        </m:r>
        <m:sSub>
          <m:sSubPr>
            <m:ctrlPr>
              <w:ins w:id="294" w:author="Gustavo Garcia" w:date="2026-09-09T03:31:00Z">
                <w:rPr>
                  <w:rFonts w:ascii="Cambria Math" w:hAnsi="Cambria Math"/>
                  <w:i/>
                  <w:color w:val="9A6B00"/>
                  <w:sz w:val="19"/>
                  <w:lang w:val="es-CO"/>
                </w:rPr>
              </w:ins>
            </m:ctrlPr>
          </m:sSubPr>
          <m:e>
            <m:r>
              <w:ins w:id="295" w:author="Gustavo Garcia" w:date="2026-09-09T03:31:00Z">
                <w:rPr>
                  <w:rFonts w:ascii="Cambria Math" w:hAnsi="Cambria Math"/>
                  <w:color w:val="9A6B00"/>
                  <w:sz w:val="19"/>
                  <w:lang w:val="es-CO"/>
                </w:rPr>
                <m:t>O</m:t>
              </w:ins>
            </m:r>
          </m:e>
          <m:sub>
            <m:r>
              <w:ins w:id="296" w:author="Gustavo Garcia" w:date="2026-09-09T03:31:00Z">
                <w:rPr>
                  <w:rFonts w:ascii="Cambria Math" w:hAnsi="Cambria Math"/>
                  <w:color w:val="9A6B00"/>
                  <w:sz w:val="19"/>
                  <w:lang w:val="es-CO"/>
                </w:rPr>
                <m:t>2</m:t>
              </w:ins>
            </m:r>
          </m:sub>
        </m:sSub>
      </m:oMath>
      <w:ins w:id="297" w:author="Gustavo Garcia" w:date="2026-09-09T03:31:00Z">
        <w:r w:rsidRPr="007D5622">
          <w:rPr>
            <w:i/>
            <w:color w:val="9A6B00"/>
            <w:sz w:val="19"/>
            <w:lang w:val="es-CO"/>
          </w:rPr>
          <w:t xml:space="preserve">content ratio. It cannot be interpreted literally as a respiratory quotient of 4.8. Its physiologic attraction is that it attempts to detect the same imbalance: </w:t>
        </w:r>
        <w:r w:rsidRPr="007D5622">
          <w:rPr>
            <w:b/>
            <w:bCs/>
            <w:i/>
            <w:color w:val="9A6B00"/>
            <w:sz w:val="19"/>
            <w:lang w:val="es-CO"/>
          </w:rPr>
          <w:t xml:space="preserve">CO₂ </w:t>
        </w:r>
        <w:proofErr w:type="spellStart"/>
        <w:r w:rsidRPr="007D5622">
          <w:rPr>
            <w:b/>
            <w:bCs/>
            <w:i/>
            <w:color w:val="9A6B00"/>
            <w:sz w:val="19"/>
            <w:lang w:val="es-CO"/>
          </w:rPr>
          <w:t>production</w:t>
        </w:r>
        <w:proofErr w:type="spellEnd"/>
        <w:r w:rsidRPr="007D5622">
          <w:rPr>
            <w:b/>
            <w:bCs/>
            <w:i/>
            <w:color w:val="9A6B00"/>
            <w:sz w:val="19"/>
            <w:lang w:val="es-CO"/>
          </w:rPr>
          <w:t xml:space="preserve"> </w:t>
        </w:r>
        <w:proofErr w:type="spellStart"/>
        <w:r w:rsidRPr="007D5622">
          <w:rPr>
            <w:b/>
            <w:bCs/>
            <w:i/>
            <w:color w:val="9A6B00"/>
            <w:sz w:val="19"/>
            <w:lang w:val="es-CO"/>
          </w:rPr>
          <w:t>or</w:t>
        </w:r>
        <w:proofErr w:type="spellEnd"/>
        <w:r w:rsidRPr="007D5622">
          <w:rPr>
            <w:b/>
            <w:bCs/>
            <w:i/>
            <w:color w:val="9A6B00"/>
            <w:sz w:val="19"/>
            <w:lang w:val="es-CO"/>
          </w:rPr>
          <w:t xml:space="preserve"> </w:t>
        </w:r>
        <w:proofErr w:type="spellStart"/>
        <w:r w:rsidRPr="007D5622">
          <w:rPr>
            <w:b/>
            <w:bCs/>
            <w:i/>
            <w:color w:val="9A6B00"/>
            <w:sz w:val="19"/>
            <w:lang w:val="es-CO"/>
          </w:rPr>
          <w:t>accumulation</w:t>
        </w:r>
        <w:proofErr w:type="spellEnd"/>
        <w:r w:rsidRPr="007D5622">
          <w:rPr>
            <w:b/>
            <w:bCs/>
            <w:i/>
            <w:color w:val="9A6B00"/>
            <w:sz w:val="19"/>
            <w:lang w:val="es-CO"/>
          </w:rPr>
          <w:t xml:space="preserve"> </w:t>
        </w:r>
        <w:proofErr w:type="spellStart"/>
        <w:r w:rsidRPr="007D5622">
          <w:rPr>
            <w:b/>
            <w:bCs/>
            <w:i/>
            <w:color w:val="9A6B00"/>
            <w:sz w:val="19"/>
            <w:lang w:val="es-CO"/>
          </w:rPr>
          <w:t>becoming</w:t>
        </w:r>
        <w:proofErr w:type="spellEnd"/>
        <w:r w:rsidRPr="007D5622">
          <w:rPr>
            <w:b/>
            <w:bCs/>
            <w:i/>
            <w:color w:val="9A6B00"/>
            <w:sz w:val="19"/>
            <w:lang w:val="es-CO"/>
          </w:rPr>
          <w:t xml:space="preserve"> </w:t>
        </w:r>
        <w:proofErr w:type="spellStart"/>
        <w:r w:rsidRPr="007D5622">
          <w:rPr>
            <w:b/>
            <w:bCs/>
            <w:i/>
            <w:color w:val="9A6B00"/>
            <w:sz w:val="19"/>
            <w:lang w:val="es-CO"/>
          </w:rPr>
          <w:t>disproportionately</w:t>
        </w:r>
        <w:proofErr w:type="spellEnd"/>
        <w:r w:rsidRPr="007D5622">
          <w:rPr>
            <w:b/>
            <w:bCs/>
            <w:i/>
            <w:color w:val="9A6B00"/>
            <w:sz w:val="19"/>
            <w:lang w:val="es-CO"/>
          </w:rPr>
          <w:t xml:space="preserve"> </w:t>
        </w:r>
        <w:proofErr w:type="spellStart"/>
        <w:r w:rsidRPr="007D5622">
          <w:rPr>
            <w:b/>
            <w:bCs/>
            <w:i/>
            <w:color w:val="9A6B00"/>
            <w:sz w:val="19"/>
            <w:lang w:val="es-CO"/>
          </w:rPr>
          <w:t>large</w:t>
        </w:r>
        <w:proofErr w:type="spellEnd"/>
        <w:r w:rsidRPr="007D5622">
          <w:rPr>
            <w:b/>
            <w:bCs/>
            <w:i/>
            <w:color w:val="9A6B00"/>
            <w:sz w:val="19"/>
            <w:lang w:val="es-CO"/>
          </w:rPr>
          <w:t xml:space="preserve"> relative </w:t>
        </w:r>
        <w:proofErr w:type="spellStart"/>
        <w:r w:rsidRPr="007D5622">
          <w:rPr>
            <w:b/>
            <w:bCs/>
            <w:i/>
            <w:color w:val="9A6B00"/>
            <w:sz w:val="19"/>
            <w:lang w:val="es-CO"/>
          </w:rPr>
          <w:t>to</w:t>
        </w:r>
        <w:proofErr w:type="spellEnd"/>
        <w:r w:rsidRPr="007D5622">
          <w:rPr>
            <w:b/>
            <w:bCs/>
            <w:i/>
            <w:color w:val="9A6B00"/>
            <w:sz w:val="19"/>
            <w:lang w:val="es-CO"/>
          </w:rPr>
          <w:t xml:space="preserve"> </w:t>
        </w:r>
        <w:proofErr w:type="spellStart"/>
        <w:r w:rsidRPr="007D5622">
          <w:rPr>
            <w:b/>
            <w:bCs/>
            <w:i/>
            <w:color w:val="9A6B00"/>
            <w:sz w:val="19"/>
            <w:lang w:val="es-CO"/>
          </w:rPr>
          <w:t>oxygen</w:t>
        </w:r>
        <w:proofErr w:type="spellEnd"/>
        <w:r w:rsidRPr="007D5622">
          <w:rPr>
            <w:b/>
            <w:bCs/>
            <w:i/>
            <w:color w:val="9A6B00"/>
            <w:sz w:val="19"/>
            <w:lang w:val="es-CO"/>
          </w:rPr>
          <w:t xml:space="preserve"> </w:t>
        </w:r>
        <w:proofErr w:type="spellStart"/>
        <w:r w:rsidRPr="007D5622">
          <w:rPr>
            <w:b/>
            <w:bCs/>
            <w:i/>
            <w:color w:val="9A6B00"/>
            <w:sz w:val="19"/>
            <w:lang w:val="es-CO"/>
          </w:rPr>
          <w:t>extraction</w:t>
        </w:r>
        <w:proofErr w:type="spellEnd"/>
        <w:r w:rsidRPr="007D5622">
          <w:rPr>
            <w:b/>
            <w:bCs/>
            <w:i/>
            <w:color w:val="9A6B00"/>
            <w:sz w:val="19"/>
            <w:lang w:val="es-CO"/>
          </w:rPr>
          <w:t>.</w:t>
        </w:r>
      </w:ins>
    </w:p>
    <w:p w14:paraId="1D7477A2" w14:textId="77777777" w:rsidR="007D5622" w:rsidRPr="007D5622" w:rsidRDefault="007D5622">
      <w:pPr>
        <w:spacing w:after="0"/>
        <w:rPr>
          <w:ins w:id="298" w:author="Gustavo Garcia" w:date="2026-09-09T03:31:00Z"/>
          <w:i/>
          <w:color w:val="9A6B00"/>
          <w:sz w:val="19"/>
          <w:lang w:val="es-CO"/>
        </w:rPr>
        <w:pPrChange w:id="299" w:author="Gustavo Garcia" w:date="2026-09-09T03:41:00Z" w16du:dateUtc="2026-09-09T07:41:00Z">
          <w:pPr/>
        </w:pPrChange>
      </w:pPr>
      <w:ins w:id="300" w:author="Gustavo Garcia" w:date="2026-09-09T03:31:00Z">
        <w:r w:rsidRPr="007D5622">
          <w:rPr>
            <w:i/>
            <w:color w:val="9A6B00"/>
            <w:sz w:val="19"/>
            <w:lang w:val="es-CO"/>
          </w:rPr>
          <w:t xml:space="preserve">Ospina-Tascón and </w:t>
        </w:r>
        <w:proofErr w:type="spellStart"/>
        <w:r w:rsidRPr="007D5622">
          <w:rPr>
            <w:i/>
            <w:color w:val="9A6B00"/>
            <w:sz w:val="19"/>
            <w:lang w:val="es-CO"/>
          </w:rPr>
          <w:t>colleagues</w:t>
        </w:r>
        <w:proofErr w:type="spellEnd"/>
        <w:r w:rsidRPr="007D5622">
          <w:rPr>
            <w:i/>
            <w:color w:val="9A6B00"/>
            <w:sz w:val="19"/>
            <w:lang w:val="es-CO"/>
          </w:rPr>
          <w:t xml:space="preserve"> </w:t>
        </w:r>
        <w:proofErr w:type="spellStart"/>
        <w:r w:rsidRPr="007D5622">
          <w:rPr>
            <w:i/>
            <w:color w:val="9A6B00"/>
            <w:sz w:val="19"/>
            <w:lang w:val="es-CO"/>
          </w:rPr>
          <w:t>used</w:t>
        </w:r>
        <w:proofErr w:type="spellEnd"/>
        <w:r w:rsidRPr="007D5622">
          <w:rPr>
            <w:i/>
            <w:color w:val="9A6B00"/>
            <w:sz w:val="19"/>
            <w:lang w:val="es-CO"/>
          </w:rPr>
          <w:t xml:space="preserve"> </w:t>
        </w:r>
        <w:proofErr w:type="spellStart"/>
        <w:r w:rsidRPr="007D5622">
          <w:rPr>
            <w:i/>
            <w:color w:val="9A6B00"/>
            <w:sz w:val="19"/>
            <w:lang w:val="es-CO"/>
          </w:rPr>
          <w:t>calculated</w:t>
        </w:r>
        <w:proofErr w:type="spellEnd"/>
        <w:r w:rsidRPr="007D5622">
          <w:rPr>
            <w:i/>
            <w:color w:val="9A6B00"/>
            <w:sz w:val="19"/>
            <w:lang w:val="es-CO"/>
          </w:rPr>
          <w:t xml:space="preserve"> arterial and </w:t>
        </w:r>
        <w:proofErr w:type="spellStart"/>
        <w:r w:rsidRPr="007D5622">
          <w:rPr>
            <w:i/>
            <w:color w:val="9A6B00"/>
            <w:sz w:val="19"/>
            <w:lang w:val="es-CO"/>
          </w:rPr>
          <w:t>mixed-venous</w:t>
        </w:r>
        <w:proofErr w:type="spellEnd"/>
        <w:r w:rsidRPr="007D5622">
          <w:rPr>
            <w:i/>
            <w:color w:val="9A6B00"/>
            <w:sz w:val="19"/>
            <w:lang w:val="es-CO"/>
          </w:rPr>
          <w:t xml:space="preserve"> CO₂ </w:t>
        </w:r>
        <w:proofErr w:type="spellStart"/>
        <w:r w:rsidRPr="007D5622">
          <w:rPr>
            <w:i/>
            <w:color w:val="9A6B00"/>
            <w:sz w:val="19"/>
            <w:lang w:val="es-CO"/>
          </w:rPr>
          <w:t>contents</w:t>
        </w:r>
        <w:proofErr w:type="spellEnd"/>
        <w:r w:rsidRPr="007D5622">
          <w:rPr>
            <w:i/>
            <w:color w:val="9A6B00"/>
            <w:sz w:val="19"/>
            <w:lang w:val="es-CO"/>
          </w:rPr>
          <w:t xml:space="preserve"> </w:t>
        </w:r>
        <w:proofErr w:type="spellStart"/>
        <w:r w:rsidRPr="007D5622">
          <w:rPr>
            <w:i/>
            <w:color w:val="9A6B00"/>
            <w:sz w:val="19"/>
            <w:lang w:val="es-CO"/>
          </w:rPr>
          <w:t>to</w:t>
        </w:r>
        <w:proofErr w:type="spellEnd"/>
        <w:r w:rsidRPr="007D5622">
          <w:rPr>
            <w:i/>
            <w:color w:val="9A6B00"/>
            <w:sz w:val="19"/>
            <w:lang w:val="es-CO"/>
          </w:rPr>
          <w:t xml:space="preserve"> examine </w:t>
        </w:r>
        <w:proofErr w:type="spellStart"/>
        <w:r w:rsidRPr="007D5622">
          <w:rPr>
            <w:i/>
            <w:color w:val="9A6B00"/>
            <w:sz w:val="19"/>
            <w:lang w:val="es-CO"/>
          </w:rPr>
          <w:t>the</w:t>
        </w:r>
        <w:proofErr w:type="spellEnd"/>
        <w:r w:rsidRPr="007D5622">
          <w:rPr>
            <w:i/>
            <w:color w:val="9A6B00"/>
            <w:sz w:val="19"/>
            <w:lang w:val="es-CO"/>
          </w:rPr>
          <w:t xml:space="preserve"> </w:t>
        </w:r>
        <w:proofErr w:type="spellStart"/>
        <w:r w:rsidRPr="007D5622">
          <w:rPr>
            <w:i/>
            <w:color w:val="9A6B00"/>
            <w:sz w:val="19"/>
            <w:lang w:val="es-CO"/>
          </w:rPr>
          <w:t>content-derived</w:t>
        </w:r>
        <w:proofErr w:type="spellEnd"/>
        <w:r w:rsidRPr="007D5622">
          <w:rPr>
            <w:i/>
            <w:color w:val="9A6B00"/>
            <w:sz w:val="19"/>
            <w:lang w:val="es-CO"/>
          </w:rPr>
          <w:t xml:space="preserve"> ratio more </w:t>
        </w:r>
        <w:proofErr w:type="spellStart"/>
        <w:r w:rsidRPr="007D5622">
          <w:rPr>
            <w:i/>
            <w:color w:val="9A6B00"/>
            <w:sz w:val="19"/>
            <w:lang w:val="es-CO"/>
          </w:rPr>
          <w:t>directly</w:t>
        </w:r>
        <w:proofErr w:type="spellEnd"/>
        <w:r w:rsidRPr="007D5622">
          <w:rPr>
            <w:i/>
            <w:color w:val="9A6B00"/>
            <w:sz w:val="19"/>
            <w:lang w:val="es-CO"/>
          </w:rPr>
          <w:t xml:space="preserve">. </w:t>
        </w:r>
        <w:proofErr w:type="spellStart"/>
        <w:r w:rsidRPr="007D5622">
          <w:rPr>
            <w:i/>
            <w:color w:val="9A6B00"/>
            <w:sz w:val="19"/>
            <w:lang w:val="es-CO"/>
          </w:rPr>
          <w:t>Reproducing</w:t>
        </w:r>
        <w:proofErr w:type="spellEnd"/>
        <w:r w:rsidRPr="007D5622">
          <w:rPr>
            <w:i/>
            <w:color w:val="9A6B00"/>
            <w:sz w:val="19"/>
            <w:lang w:val="es-CO"/>
          </w:rPr>
          <w:t xml:space="preserve"> </w:t>
        </w:r>
        <w:proofErr w:type="spellStart"/>
        <w:r w:rsidRPr="007D5622">
          <w:rPr>
            <w:i/>
            <w:color w:val="9A6B00"/>
            <w:sz w:val="19"/>
            <w:lang w:val="es-CO"/>
          </w:rPr>
          <w:t>that</w:t>
        </w:r>
        <w:proofErr w:type="spellEnd"/>
        <w:r w:rsidRPr="007D5622">
          <w:rPr>
            <w:i/>
            <w:color w:val="9A6B00"/>
            <w:sz w:val="19"/>
            <w:lang w:val="es-CO"/>
          </w:rPr>
          <w:t xml:space="preserve"> </w:t>
        </w:r>
        <w:proofErr w:type="spellStart"/>
        <w:r w:rsidRPr="007D5622">
          <w:rPr>
            <w:i/>
            <w:color w:val="9A6B00"/>
            <w:sz w:val="19"/>
            <w:lang w:val="es-CO"/>
          </w:rPr>
          <w:t>calculation</w:t>
        </w:r>
        <w:proofErr w:type="spellEnd"/>
        <w:r w:rsidRPr="007D5622">
          <w:rPr>
            <w:i/>
            <w:color w:val="9A6B00"/>
            <w:sz w:val="19"/>
            <w:lang w:val="es-CO"/>
          </w:rPr>
          <w:t xml:space="preserve"> </w:t>
        </w:r>
        <w:proofErr w:type="spellStart"/>
        <w:r w:rsidRPr="007D5622">
          <w:rPr>
            <w:i/>
            <w:color w:val="9A6B00"/>
            <w:sz w:val="19"/>
            <w:lang w:val="es-CO"/>
          </w:rPr>
          <w:t>requires</w:t>
        </w:r>
        <w:proofErr w:type="spellEnd"/>
        <w:r w:rsidRPr="007D5622">
          <w:rPr>
            <w:i/>
            <w:color w:val="9A6B00"/>
            <w:sz w:val="19"/>
            <w:lang w:val="es-CO"/>
          </w:rPr>
          <w:t xml:space="preserve"> </w:t>
        </w:r>
        <w:proofErr w:type="spellStart"/>
        <w:r w:rsidRPr="007D5622">
          <w:rPr>
            <w:i/>
            <w:color w:val="9A6B00"/>
            <w:sz w:val="19"/>
            <w:lang w:val="es-CO"/>
          </w:rPr>
          <w:t>the</w:t>
        </w:r>
        <w:proofErr w:type="spellEnd"/>
        <w:r w:rsidRPr="007D5622">
          <w:rPr>
            <w:i/>
            <w:color w:val="9A6B00"/>
            <w:sz w:val="19"/>
            <w:lang w:val="es-CO"/>
          </w:rPr>
          <w:t xml:space="preserve"> variables </w:t>
        </w:r>
        <w:proofErr w:type="spellStart"/>
        <w:r w:rsidRPr="007D5622">
          <w:rPr>
            <w:i/>
            <w:color w:val="9A6B00"/>
            <w:sz w:val="19"/>
            <w:lang w:val="es-CO"/>
          </w:rPr>
          <w:t>necessary</w:t>
        </w:r>
        <w:proofErr w:type="spellEnd"/>
        <w:r w:rsidRPr="007D5622">
          <w:rPr>
            <w:i/>
            <w:color w:val="9A6B00"/>
            <w:sz w:val="19"/>
            <w:lang w:val="es-CO"/>
          </w:rPr>
          <w:t xml:space="preserve"> </w:t>
        </w:r>
        <w:proofErr w:type="spellStart"/>
        <w:r w:rsidRPr="007D5622">
          <w:rPr>
            <w:i/>
            <w:color w:val="9A6B00"/>
            <w:sz w:val="19"/>
            <w:lang w:val="es-CO"/>
          </w:rPr>
          <w:t>to</w:t>
        </w:r>
        <w:proofErr w:type="spellEnd"/>
        <w:r w:rsidRPr="007D5622">
          <w:rPr>
            <w:i/>
            <w:color w:val="9A6B00"/>
            <w:sz w:val="19"/>
            <w:lang w:val="es-CO"/>
          </w:rPr>
          <w:t xml:space="preserve"> </w:t>
        </w:r>
        <w:proofErr w:type="spellStart"/>
        <w:r w:rsidRPr="007D5622">
          <w:rPr>
            <w:i/>
            <w:color w:val="9A6B00"/>
            <w:sz w:val="19"/>
            <w:lang w:val="es-CO"/>
          </w:rPr>
          <w:t>estimate</w:t>
        </w:r>
        <w:proofErr w:type="spellEnd"/>
        <w:r w:rsidRPr="007D5622">
          <w:rPr>
            <w:i/>
            <w:color w:val="9A6B00"/>
            <w:sz w:val="19"/>
            <w:lang w:val="es-CO"/>
          </w:rPr>
          <w:t xml:space="preserve"> CO₂ </w:t>
        </w:r>
        <w:proofErr w:type="spellStart"/>
        <w:r w:rsidRPr="007D5622">
          <w:rPr>
            <w:i/>
            <w:color w:val="9A6B00"/>
            <w:sz w:val="19"/>
            <w:lang w:val="es-CO"/>
          </w:rPr>
          <w:t>content</w:t>
        </w:r>
        <w:proofErr w:type="spellEnd"/>
        <w:r w:rsidRPr="007D5622">
          <w:rPr>
            <w:i/>
            <w:color w:val="9A6B00"/>
            <w:sz w:val="19"/>
            <w:lang w:val="es-CO"/>
          </w:rPr>
          <w:t xml:space="preserve">, so no </w:t>
        </w:r>
        <w:proofErr w:type="spellStart"/>
        <w:r w:rsidRPr="007D5622">
          <w:rPr>
            <w:i/>
            <w:color w:val="9A6B00"/>
            <w:sz w:val="19"/>
            <w:lang w:val="es-CO"/>
          </w:rPr>
          <w:t>numerical</w:t>
        </w:r>
        <w:proofErr w:type="spellEnd"/>
        <w:r w:rsidRPr="007D5622">
          <w:rPr>
            <w:i/>
            <w:color w:val="9A6B00"/>
            <w:sz w:val="19"/>
            <w:lang w:val="es-CO"/>
          </w:rPr>
          <w:t xml:space="preserve"> </w:t>
        </w:r>
        <w:proofErr w:type="spellStart"/>
        <w:r w:rsidRPr="007D5622">
          <w:rPr>
            <w:i/>
            <w:color w:val="9A6B00"/>
            <w:sz w:val="19"/>
            <w:lang w:val="es-CO"/>
          </w:rPr>
          <w:t>content</w:t>
        </w:r>
        <w:proofErr w:type="spellEnd"/>
        <w:r w:rsidRPr="007D5622">
          <w:rPr>
            <w:i/>
            <w:color w:val="9A6B00"/>
            <w:sz w:val="19"/>
            <w:lang w:val="es-CO"/>
          </w:rPr>
          <w:t xml:space="preserve"> ratio </w:t>
        </w:r>
        <w:proofErr w:type="spellStart"/>
        <w:r w:rsidRPr="007D5622">
          <w:rPr>
            <w:i/>
            <w:color w:val="9A6B00"/>
            <w:sz w:val="19"/>
            <w:lang w:val="es-CO"/>
          </w:rPr>
          <w:t>is</w:t>
        </w:r>
        <w:proofErr w:type="spellEnd"/>
        <w:r w:rsidRPr="007D5622">
          <w:rPr>
            <w:i/>
            <w:color w:val="9A6B00"/>
            <w:sz w:val="19"/>
            <w:lang w:val="es-CO"/>
          </w:rPr>
          <w:t xml:space="preserve"> </w:t>
        </w:r>
        <w:proofErr w:type="spellStart"/>
        <w:r w:rsidRPr="007D5622">
          <w:rPr>
            <w:i/>
            <w:color w:val="9A6B00"/>
            <w:sz w:val="19"/>
            <w:lang w:val="es-CO"/>
          </w:rPr>
          <w:t>claimed</w:t>
        </w:r>
        <w:proofErr w:type="spellEnd"/>
        <w:r w:rsidRPr="007D5622">
          <w:rPr>
            <w:i/>
            <w:color w:val="9A6B00"/>
            <w:sz w:val="19"/>
            <w:lang w:val="es-CO"/>
          </w:rPr>
          <w:t xml:space="preserve"> </w:t>
        </w:r>
        <w:proofErr w:type="spellStart"/>
        <w:r w:rsidRPr="007D5622">
          <w:rPr>
            <w:i/>
            <w:color w:val="9A6B00"/>
            <w:sz w:val="19"/>
            <w:lang w:val="es-CO"/>
          </w:rPr>
          <w:t>here</w:t>
        </w:r>
        <w:proofErr w:type="spellEnd"/>
        <w:r w:rsidRPr="007D5622">
          <w:rPr>
            <w:i/>
            <w:color w:val="9A6B00"/>
            <w:sz w:val="19"/>
            <w:lang w:val="es-CO"/>
          </w:rPr>
          <w:t>.</w:t>
        </w:r>
      </w:ins>
    </w:p>
    <w:p w14:paraId="181E3601" w14:textId="5380D73B" w:rsidR="007D5622" w:rsidRPr="007D5622" w:rsidRDefault="007D5622" w:rsidP="009D4B4C">
      <w:pPr>
        <w:rPr>
          <w:ins w:id="301" w:author="Gustavo Garcia" w:date="2026-09-09T03:31:00Z"/>
          <w:i/>
          <w:color w:val="9A6B00"/>
          <w:sz w:val="19"/>
          <w:lang w:val="es-CO"/>
        </w:rPr>
      </w:pPr>
      <w:proofErr w:type="spellStart"/>
      <w:ins w:id="302" w:author="Gustavo Garcia" w:date="2026-09-09T03:31:00Z">
        <w:r w:rsidRPr="007D5622">
          <w:rPr>
            <w:i/>
            <w:color w:val="9A6B00"/>
            <w:sz w:val="19"/>
            <w:lang w:val="es-CO"/>
          </w:rPr>
          <w:t>The</w:t>
        </w:r>
        <w:proofErr w:type="spellEnd"/>
        <w:r w:rsidRPr="007D5622">
          <w:rPr>
            <w:i/>
            <w:color w:val="9A6B00"/>
            <w:sz w:val="19"/>
            <w:lang w:val="es-CO"/>
          </w:rPr>
          <w:t xml:space="preserve"> </w:t>
        </w:r>
        <w:proofErr w:type="spellStart"/>
        <w:r w:rsidRPr="007D5622">
          <w:rPr>
            <w:i/>
            <w:color w:val="9A6B00"/>
            <w:sz w:val="19"/>
            <w:lang w:val="es-CO"/>
          </w:rPr>
          <w:t>mechanistic</w:t>
        </w:r>
        <w:proofErr w:type="spellEnd"/>
        <w:r w:rsidRPr="007D5622">
          <w:rPr>
            <w:i/>
            <w:color w:val="9A6B00"/>
            <w:sz w:val="19"/>
            <w:lang w:val="es-CO"/>
          </w:rPr>
          <w:t xml:space="preserve"> </w:t>
        </w:r>
        <w:proofErr w:type="spellStart"/>
        <w:r w:rsidRPr="007D5622">
          <w:rPr>
            <w:i/>
            <w:color w:val="9A6B00"/>
            <w:sz w:val="19"/>
            <w:lang w:val="es-CO"/>
          </w:rPr>
          <w:t>lesson</w:t>
        </w:r>
        <w:proofErr w:type="spellEnd"/>
        <w:r w:rsidRPr="007D5622">
          <w:rPr>
            <w:i/>
            <w:color w:val="9A6B00"/>
            <w:sz w:val="19"/>
            <w:lang w:val="es-CO"/>
          </w:rPr>
          <w:t xml:space="preserve"> </w:t>
        </w:r>
        <w:proofErr w:type="spellStart"/>
        <w:r w:rsidRPr="007D5622">
          <w:rPr>
            <w:i/>
            <w:color w:val="9A6B00"/>
            <w:sz w:val="19"/>
            <w:lang w:val="es-CO"/>
          </w:rPr>
          <w:t>is</w:t>
        </w:r>
        <w:proofErr w:type="spellEnd"/>
        <w:r w:rsidRPr="007D5622">
          <w:rPr>
            <w:i/>
            <w:color w:val="9A6B00"/>
            <w:sz w:val="19"/>
            <w:lang w:val="es-CO"/>
          </w:rPr>
          <w:t xml:space="preserve"> </w:t>
        </w:r>
        <w:proofErr w:type="spellStart"/>
        <w:r w:rsidRPr="007D5622">
          <w:rPr>
            <w:i/>
            <w:color w:val="9A6B00"/>
            <w:sz w:val="19"/>
            <w:lang w:val="es-CO"/>
          </w:rPr>
          <w:t>therefore</w:t>
        </w:r>
        <w:proofErr w:type="spellEnd"/>
        <w:r w:rsidRPr="007D5622">
          <w:rPr>
            <w:i/>
            <w:color w:val="9A6B00"/>
            <w:sz w:val="19"/>
            <w:lang w:val="es-CO"/>
          </w:rPr>
          <w:t xml:space="preserve"> </w:t>
        </w:r>
        <w:proofErr w:type="spellStart"/>
        <w:r w:rsidRPr="007D5622">
          <w:rPr>
            <w:i/>
            <w:color w:val="9A6B00"/>
            <w:sz w:val="19"/>
            <w:lang w:val="es-CO"/>
          </w:rPr>
          <w:t>not</w:t>
        </w:r>
        <w:proofErr w:type="spellEnd"/>
        <w:r w:rsidRPr="007D5622">
          <w:rPr>
            <w:i/>
            <w:color w:val="9A6B00"/>
            <w:sz w:val="19"/>
            <w:lang w:val="es-CO"/>
          </w:rPr>
          <w:t xml:space="preserve"> </w:t>
        </w:r>
        <w:proofErr w:type="spellStart"/>
        <w:r w:rsidRPr="007D5622">
          <w:rPr>
            <w:i/>
            <w:color w:val="9A6B00"/>
            <w:sz w:val="19"/>
            <w:lang w:val="es-CO"/>
          </w:rPr>
          <w:t>simply</w:t>
        </w:r>
        <w:proofErr w:type="spellEnd"/>
        <w:r w:rsidRPr="007D5622">
          <w:rPr>
            <w:i/>
            <w:color w:val="9A6B00"/>
            <w:sz w:val="19"/>
            <w:lang w:val="es-CO"/>
          </w:rPr>
          <w:t xml:space="preserve"> </w:t>
        </w:r>
        <w:proofErr w:type="spellStart"/>
        <w:r w:rsidRPr="007D5622">
          <w:rPr>
            <w:i/>
            <w:color w:val="9A6B00"/>
            <w:sz w:val="19"/>
            <w:lang w:val="es-CO"/>
          </w:rPr>
          <w:t>that</w:t>
        </w:r>
        <w:proofErr w:type="spellEnd"/>
        <w:r w:rsidRPr="007D5622">
          <w:rPr>
            <w:i/>
            <w:color w:val="9A6B00"/>
            <w:sz w:val="19"/>
            <w:lang w:val="es-CO"/>
          </w:rPr>
          <w:t xml:space="preserve"> “</w:t>
        </w:r>
        <w:proofErr w:type="spellStart"/>
        <w:r w:rsidRPr="007D5622">
          <w:rPr>
            <w:i/>
            <w:color w:val="9A6B00"/>
            <w:sz w:val="19"/>
            <w:lang w:val="es-CO"/>
          </w:rPr>
          <w:t>the</w:t>
        </w:r>
        <w:proofErr w:type="spellEnd"/>
        <w:r w:rsidRPr="007D5622">
          <w:rPr>
            <w:i/>
            <w:color w:val="9A6B00"/>
            <w:sz w:val="19"/>
            <w:lang w:val="es-CO"/>
          </w:rPr>
          <w:t xml:space="preserve"> CO₂ gap </w:t>
        </w:r>
        <w:proofErr w:type="spellStart"/>
        <w:r w:rsidRPr="007D5622">
          <w:rPr>
            <w:i/>
            <w:color w:val="9A6B00"/>
            <w:sz w:val="19"/>
            <w:lang w:val="es-CO"/>
          </w:rPr>
          <w:t>is</w:t>
        </w:r>
        <w:proofErr w:type="spellEnd"/>
        <w:r w:rsidRPr="007D5622">
          <w:rPr>
            <w:i/>
            <w:color w:val="9A6B00"/>
            <w:sz w:val="19"/>
            <w:lang w:val="es-CO"/>
          </w:rPr>
          <w:t xml:space="preserve"> </w:t>
        </w:r>
        <w:proofErr w:type="spellStart"/>
        <w:r w:rsidRPr="007D5622">
          <w:rPr>
            <w:i/>
            <w:color w:val="9A6B00"/>
            <w:sz w:val="19"/>
            <w:lang w:val="es-CO"/>
          </w:rPr>
          <w:t>high</w:t>
        </w:r>
        <w:proofErr w:type="spellEnd"/>
        <w:r w:rsidRPr="007D5622">
          <w:rPr>
            <w:i/>
            <w:color w:val="9A6B00"/>
            <w:sz w:val="19"/>
            <w:lang w:val="es-CO"/>
          </w:rPr>
          <w:t xml:space="preserve">.” </w:t>
        </w:r>
        <w:proofErr w:type="spellStart"/>
        <w:r w:rsidRPr="007D5622">
          <w:rPr>
            <w:i/>
            <w:color w:val="9A6B00"/>
            <w:sz w:val="19"/>
            <w:lang w:val="es-CO"/>
          </w:rPr>
          <w:t>It</w:t>
        </w:r>
        <w:proofErr w:type="spellEnd"/>
        <w:r w:rsidRPr="007D5622">
          <w:rPr>
            <w:i/>
            <w:color w:val="9A6B00"/>
            <w:sz w:val="19"/>
            <w:lang w:val="es-CO"/>
          </w:rPr>
          <w:t xml:space="preserve"> </w:t>
        </w:r>
        <w:proofErr w:type="spellStart"/>
        <w:r w:rsidRPr="007D5622">
          <w:rPr>
            <w:i/>
            <w:color w:val="9A6B00"/>
            <w:sz w:val="19"/>
            <w:lang w:val="es-CO"/>
          </w:rPr>
          <w:t>is</w:t>
        </w:r>
        <w:proofErr w:type="spellEnd"/>
        <w:r w:rsidRPr="007D5622">
          <w:rPr>
            <w:i/>
            <w:color w:val="9A6B00"/>
            <w:sz w:val="19"/>
            <w:lang w:val="es-CO"/>
          </w:rPr>
          <w:t xml:space="preserve"> </w:t>
        </w:r>
        <w:proofErr w:type="spellStart"/>
        <w:r w:rsidRPr="007D5622">
          <w:rPr>
            <w:i/>
            <w:color w:val="9A6B00"/>
            <w:sz w:val="19"/>
            <w:lang w:val="es-CO"/>
          </w:rPr>
          <w:t>that</w:t>
        </w:r>
        <w:proofErr w:type="spellEnd"/>
        <w:r w:rsidRPr="007D5622">
          <w:rPr>
            <w:i/>
            <w:color w:val="9A6B00"/>
            <w:sz w:val="19"/>
            <w:lang w:val="es-CO"/>
          </w:rPr>
          <w:t xml:space="preserve">, </w:t>
        </w:r>
        <w:proofErr w:type="spellStart"/>
        <w:r w:rsidRPr="007D5622">
          <w:rPr>
            <w:i/>
            <w:color w:val="9A6B00"/>
            <w:sz w:val="19"/>
            <w:lang w:val="es-CO"/>
          </w:rPr>
          <w:t>when</w:t>
        </w:r>
        <w:proofErr w:type="spellEnd"/>
        <w:r w:rsidRPr="007D5622">
          <w:rPr>
            <w:i/>
            <w:color w:val="9A6B00"/>
            <w:sz w:val="19"/>
            <w:lang w:val="es-CO"/>
          </w:rPr>
          <w:t xml:space="preserve"> </w:t>
        </w:r>
        <w:proofErr w:type="spellStart"/>
        <w:r w:rsidRPr="007D5622">
          <w:rPr>
            <w:i/>
            <w:color w:val="9A6B00"/>
            <w:sz w:val="19"/>
            <w:lang w:val="es-CO"/>
          </w:rPr>
          <w:t>oxygen</w:t>
        </w:r>
        <w:proofErr w:type="spellEnd"/>
        <w:r w:rsidRPr="007D5622">
          <w:rPr>
            <w:i/>
            <w:color w:val="9A6B00"/>
            <w:sz w:val="19"/>
            <w:lang w:val="es-CO"/>
          </w:rPr>
          <w:t xml:space="preserve"> </w:t>
        </w:r>
        <w:proofErr w:type="spellStart"/>
        <w:r w:rsidRPr="007D5622">
          <w:rPr>
            <w:i/>
            <w:color w:val="9A6B00"/>
            <w:sz w:val="19"/>
            <w:lang w:val="es-CO"/>
          </w:rPr>
          <w:t>delivery</w:t>
        </w:r>
        <w:proofErr w:type="spellEnd"/>
        <w:r w:rsidRPr="007D5622">
          <w:rPr>
            <w:i/>
            <w:color w:val="9A6B00"/>
            <w:sz w:val="19"/>
            <w:lang w:val="es-CO"/>
          </w:rPr>
          <w:t xml:space="preserve"> </w:t>
        </w:r>
        <w:proofErr w:type="spellStart"/>
        <w:r w:rsidRPr="007D5622">
          <w:rPr>
            <w:i/>
            <w:color w:val="9A6B00"/>
            <w:sz w:val="19"/>
            <w:lang w:val="es-CO"/>
          </w:rPr>
          <w:t>becomes</w:t>
        </w:r>
        <w:proofErr w:type="spellEnd"/>
        <w:r w:rsidRPr="007D5622">
          <w:rPr>
            <w:i/>
            <w:color w:val="9A6B00"/>
            <w:sz w:val="19"/>
            <w:lang w:val="es-CO"/>
          </w:rPr>
          <w:t xml:space="preserve"> </w:t>
        </w:r>
        <w:proofErr w:type="spellStart"/>
        <w:r w:rsidRPr="007D5622">
          <w:rPr>
            <w:i/>
            <w:color w:val="9A6B00"/>
            <w:sz w:val="19"/>
            <w:lang w:val="es-CO"/>
          </w:rPr>
          <w:t>insufficient</w:t>
        </w:r>
        <w:proofErr w:type="spellEnd"/>
        <w:r w:rsidRPr="007D5622">
          <w:rPr>
            <w:i/>
            <w:color w:val="9A6B00"/>
            <w:sz w:val="19"/>
            <w:lang w:val="es-CO"/>
          </w:rPr>
          <w:t xml:space="preserve"> relative </w:t>
        </w:r>
        <w:proofErr w:type="spellStart"/>
        <w:r w:rsidRPr="007D5622">
          <w:rPr>
            <w:i/>
            <w:color w:val="9A6B00"/>
            <w:sz w:val="19"/>
            <w:lang w:val="es-CO"/>
          </w:rPr>
          <w:t>to</w:t>
        </w:r>
        <w:proofErr w:type="spellEnd"/>
        <w:r w:rsidRPr="007D5622">
          <w:rPr>
            <w:i/>
            <w:color w:val="9A6B00"/>
            <w:sz w:val="19"/>
            <w:lang w:val="es-CO"/>
          </w:rPr>
          <w:t xml:space="preserve"> </w:t>
        </w:r>
        <w:proofErr w:type="spellStart"/>
        <w:r w:rsidRPr="007D5622">
          <w:rPr>
            <w:i/>
            <w:color w:val="9A6B00"/>
            <w:sz w:val="19"/>
            <w:lang w:val="es-CO"/>
          </w:rPr>
          <w:t>demand</w:t>
        </w:r>
        <w:proofErr w:type="spellEnd"/>
        <w:r w:rsidRPr="007D5622">
          <w:rPr>
            <w:i/>
            <w:color w:val="9A6B00"/>
            <w:sz w:val="19"/>
            <w:lang w:val="es-CO"/>
          </w:rPr>
          <w:t xml:space="preserve">, </w:t>
        </w:r>
        <w:proofErr w:type="spellStart"/>
        <w:r w:rsidRPr="007D5622">
          <w:rPr>
            <w:b/>
            <w:bCs/>
            <w:i/>
            <w:color w:val="9A6B00"/>
            <w:sz w:val="19"/>
            <w:lang w:val="es-CO"/>
          </w:rPr>
          <w:t>oxygen</w:t>
        </w:r>
        <w:proofErr w:type="spellEnd"/>
        <w:r w:rsidRPr="007D5622">
          <w:rPr>
            <w:b/>
            <w:bCs/>
            <w:i/>
            <w:color w:val="9A6B00"/>
            <w:sz w:val="19"/>
            <w:lang w:val="es-CO"/>
          </w:rPr>
          <w:t xml:space="preserve"> </w:t>
        </w:r>
        <w:proofErr w:type="spellStart"/>
        <w:r w:rsidRPr="007D5622">
          <w:rPr>
            <w:b/>
            <w:bCs/>
            <w:i/>
            <w:color w:val="9A6B00"/>
            <w:sz w:val="19"/>
            <w:lang w:val="es-CO"/>
          </w:rPr>
          <w:t>consumption</w:t>
        </w:r>
        <w:proofErr w:type="spellEnd"/>
        <w:r w:rsidRPr="007D5622">
          <w:rPr>
            <w:b/>
            <w:bCs/>
            <w:i/>
            <w:color w:val="9A6B00"/>
            <w:sz w:val="19"/>
            <w:lang w:val="es-CO"/>
          </w:rPr>
          <w:t xml:space="preserve"> </w:t>
        </w:r>
        <w:proofErr w:type="spellStart"/>
        <w:r w:rsidRPr="007D5622">
          <w:rPr>
            <w:b/>
            <w:bCs/>
            <w:i/>
            <w:color w:val="9A6B00"/>
            <w:sz w:val="19"/>
            <w:lang w:val="es-CO"/>
          </w:rPr>
          <w:t>becomes</w:t>
        </w:r>
        <w:proofErr w:type="spellEnd"/>
        <w:r w:rsidRPr="007D5622">
          <w:rPr>
            <w:b/>
            <w:bCs/>
            <w:i/>
            <w:color w:val="9A6B00"/>
            <w:sz w:val="19"/>
            <w:lang w:val="es-CO"/>
          </w:rPr>
          <w:t xml:space="preserve"> </w:t>
        </w:r>
        <w:proofErr w:type="spellStart"/>
        <w:r w:rsidRPr="007D5622">
          <w:rPr>
            <w:b/>
            <w:bCs/>
            <w:i/>
            <w:color w:val="9A6B00"/>
            <w:sz w:val="19"/>
            <w:lang w:val="es-CO"/>
          </w:rPr>
          <w:t>constrained</w:t>
        </w:r>
        <w:proofErr w:type="spellEnd"/>
        <w:r w:rsidRPr="007D5622">
          <w:rPr>
            <w:b/>
            <w:bCs/>
            <w:i/>
            <w:color w:val="9A6B00"/>
            <w:sz w:val="19"/>
            <w:lang w:val="es-CO"/>
          </w:rPr>
          <w:t xml:space="preserve"> </w:t>
        </w:r>
        <w:proofErr w:type="spellStart"/>
        <w:r w:rsidRPr="007D5622">
          <w:rPr>
            <w:b/>
            <w:bCs/>
            <w:i/>
            <w:color w:val="9A6B00"/>
            <w:sz w:val="19"/>
            <w:lang w:val="es-CO"/>
          </w:rPr>
          <w:t>while</w:t>
        </w:r>
        <w:proofErr w:type="spellEnd"/>
        <w:r w:rsidRPr="007D5622">
          <w:rPr>
            <w:b/>
            <w:bCs/>
            <w:i/>
            <w:color w:val="9A6B00"/>
            <w:sz w:val="19"/>
            <w:lang w:val="es-CO"/>
          </w:rPr>
          <w:t xml:space="preserve"> </w:t>
        </w:r>
        <w:proofErr w:type="spellStart"/>
        <w:r w:rsidRPr="007D5622">
          <w:rPr>
            <w:b/>
            <w:bCs/>
            <w:i/>
            <w:color w:val="9A6B00"/>
            <w:sz w:val="19"/>
            <w:lang w:val="es-CO"/>
          </w:rPr>
          <w:t>buffering</w:t>
        </w:r>
        <w:proofErr w:type="spellEnd"/>
        <w:r w:rsidRPr="007D5622">
          <w:rPr>
            <w:b/>
            <w:bCs/>
            <w:i/>
            <w:color w:val="9A6B00"/>
            <w:sz w:val="19"/>
            <w:lang w:val="es-CO"/>
          </w:rPr>
          <w:t xml:space="preserve"> </w:t>
        </w:r>
        <w:proofErr w:type="spellStart"/>
        <w:r w:rsidRPr="007D5622">
          <w:rPr>
            <w:b/>
            <w:bCs/>
            <w:i/>
            <w:color w:val="9A6B00"/>
            <w:sz w:val="19"/>
            <w:lang w:val="es-CO"/>
          </w:rPr>
          <w:t>of</w:t>
        </w:r>
        <w:proofErr w:type="spellEnd"/>
        <w:r w:rsidRPr="007D5622">
          <w:rPr>
            <w:b/>
            <w:bCs/>
            <w:i/>
            <w:color w:val="9A6B00"/>
            <w:sz w:val="19"/>
            <w:lang w:val="es-CO"/>
          </w:rPr>
          <w:t xml:space="preserve"> </w:t>
        </w:r>
        <w:proofErr w:type="spellStart"/>
        <w:r w:rsidRPr="007D5622">
          <w:rPr>
            <w:b/>
            <w:bCs/>
            <w:i/>
            <w:color w:val="9A6B00"/>
            <w:sz w:val="19"/>
            <w:lang w:val="es-CO"/>
          </w:rPr>
          <w:t>metabolically</w:t>
        </w:r>
        <w:proofErr w:type="spellEnd"/>
        <w:r w:rsidRPr="007D5622">
          <w:rPr>
            <w:b/>
            <w:bCs/>
            <w:i/>
            <w:color w:val="9A6B00"/>
            <w:sz w:val="19"/>
            <w:lang w:val="es-CO"/>
          </w:rPr>
          <w:t xml:space="preserve"> </w:t>
        </w:r>
        <w:proofErr w:type="spellStart"/>
        <w:r w:rsidRPr="007D5622">
          <w:rPr>
            <w:b/>
            <w:bCs/>
            <w:i/>
            <w:color w:val="9A6B00"/>
            <w:sz w:val="19"/>
            <w:lang w:val="es-CO"/>
          </w:rPr>
          <w:t>generated</w:t>
        </w:r>
        <w:proofErr w:type="spellEnd"/>
        <w:r w:rsidRPr="007D5622">
          <w:rPr>
            <w:b/>
            <w:bCs/>
            <w:i/>
            <w:color w:val="9A6B00"/>
            <w:sz w:val="19"/>
            <w:lang w:val="es-CO"/>
          </w:rPr>
          <w:t xml:space="preserve"> </w:t>
        </w:r>
        <w:proofErr w:type="spellStart"/>
        <w:r w:rsidRPr="007D5622">
          <w:rPr>
            <w:b/>
            <w:bCs/>
            <w:i/>
            <w:color w:val="9A6B00"/>
            <w:sz w:val="19"/>
            <w:lang w:val="es-CO"/>
          </w:rPr>
          <w:t>protons</w:t>
        </w:r>
        <w:proofErr w:type="spellEnd"/>
        <w:r w:rsidRPr="007D5622">
          <w:rPr>
            <w:b/>
            <w:bCs/>
            <w:i/>
            <w:color w:val="9A6B00"/>
            <w:sz w:val="19"/>
            <w:lang w:val="es-CO"/>
          </w:rPr>
          <w:t xml:space="preserve"> can </w:t>
        </w:r>
        <w:proofErr w:type="spellStart"/>
        <w:r w:rsidRPr="007D5622">
          <w:rPr>
            <w:b/>
            <w:bCs/>
            <w:i/>
            <w:color w:val="9A6B00"/>
            <w:sz w:val="19"/>
            <w:lang w:val="es-CO"/>
          </w:rPr>
          <w:t>add</w:t>
        </w:r>
        <w:proofErr w:type="spellEnd"/>
        <w:r w:rsidRPr="007D5622">
          <w:rPr>
            <w:b/>
            <w:bCs/>
            <w:i/>
            <w:color w:val="9A6B00"/>
            <w:sz w:val="19"/>
            <w:lang w:val="es-CO"/>
          </w:rPr>
          <w:t xml:space="preserve"> CO₂ </w:t>
        </w:r>
        <w:proofErr w:type="spellStart"/>
        <w:r w:rsidRPr="007D5622">
          <w:rPr>
            <w:b/>
            <w:bCs/>
            <w:i/>
            <w:color w:val="9A6B00"/>
            <w:sz w:val="19"/>
            <w:lang w:val="es-CO"/>
          </w:rPr>
          <w:t>independently</w:t>
        </w:r>
        <w:proofErr w:type="spellEnd"/>
        <w:r w:rsidRPr="007D5622">
          <w:rPr>
            <w:b/>
            <w:bCs/>
            <w:i/>
            <w:color w:val="9A6B00"/>
            <w:sz w:val="19"/>
            <w:lang w:val="es-CO"/>
          </w:rPr>
          <w:t xml:space="preserve"> </w:t>
        </w:r>
        <w:proofErr w:type="spellStart"/>
        <w:r w:rsidRPr="007D5622">
          <w:rPr>
            <w:b/>
            <w:bCs/>
            <w:i/>
            <w:color w:val="9A6B00"/>
            <w:sz w:val="19"/>
            <w:lang w:val="es-CO"/>
          </w:rPr>
          <w:t>of</w:t>
        </w:r>
        <w:proofErr w:type="spellEnd"/>
        <w:r w:rsidRPr="007D5622">
          <w:rPr>
            <w:b/>
            <w:bCs/>
            <w:i/>
            <w:color w:val="9A6B00"/>
            <w:sz w:val="19"/>
            <w:lang w:val="es-CO"/>
          </w:rPr>
          <w:t xml:space="preserve"> aerobic oxidative </w:t>
        </w:r>
        <w:proofErr w:type="spellStart"/>
        <w:r w:rsidRPr="007D5622">
          <w:rPr>
            <w:b/>
            <w:bCs/>
            <w:i/>
            <w:color w:val="9A6B00"/>
            <w:sz w:val="19"/>
            <w:lang w:val="es-CO"/>
          </w:rPr>
          <w:t>metabolism</w:t>
        </w:r>
        <w:proofErr w:type="spellEnd"/>
        <w:r w:rsidRPr="007D5622">
          <w:rPr>
            <w:b/>
            <w:bCs/>
            <w:i/>
            <w:color w:val="9A6B00"/>
            <w:sz w:val="19"/>
            <w:lang w:val="es-CO"/>
          </w:rPr>
          <w:t>.</w:t>
        </w:r>
        <w:r w:rsidRPr="007D5622">
          <w:rPr>
            <w:i/>
            <w:color w:val="9A6B00"/>
            <w:sz w:val="19"/>
            <w:lang w:val="es-CO"/>
          </w:rPr>
          <w:t xml:space="preserve"> </w:t>
        </w:r>
        <w:proofErr w:type="spellStart"/>
        <w:r w:rsidRPr="007D5622">
          <w:rPr>
            <w:i/>
            <w:color w:val="9A6B00"/>
            <w:sz w:val="19"/>
            <w:lang w:val="es-CO"/>
          </w:rPr>
          <w:t>The</w:t>
        </w:r>
        <w:proofErr w:type="spellEnd"/>
        <w:r w:rsidRPr="007D5622">
          <w:rPr>
            <w:i/>
            <w:color w:val="9A6B00"/>
            <w:sz w:val="19"/>
            <w:lang w:val="es-CO"/>
          </w:rPr>
          <w:t xml:space="preserve"> CO₂/O₂ </w:t>
        </w:r>
        <w:proofErr w:type="spellStart"/>
        <w:r w:rsidRPr="007D5622">
          <w:rPr>
            <w:i/>
            <w:color w:val="9A6B00"/>
            <w:sz w:val="19"/>
            <w:lang w:val="es-CO"/>
          </w:rPr>
          <w:t>relationship</w:t>
        </w:r>
        <w:proofErr w:type="spellEnd"/>
        <w:r w:rsidRPr="007D5622">
          <w:rPr>
            <w:i/>
            <w:color w:val="9A6B00"/>
            <w:sz w:val="19"/>
            <w:lang w:val="es-CO"/>
          </w:rPr>
          <w:t xml:space="preserve"> </w:t>
        </w:r>
        <w:proofErr w:type="spellStart"/>
        <w:r w:rsidRPr="007D5622">
          <w:rPr>
            <w:i/>
            <w:color w:val="9A6B00"/>
            <w:sz w:val="19"/>
            <w:lang w:val="es-CO"/>
          </w:rPr>
          <w:t>is</w:t>
        </w:r>
        <w:proofErr w:type="spellEnd"/>
        <w:r w:rsidRPr="007D5622">
          <w:rPr>
            <w:i/>
            <w:color w:val="9A6B00"/>
            <w:sz w:val="19"/>
            <w:lang w:val="es-CO"/>
          </w:rPr>
          <w:t xml:space="preserve"> </w:t>
        </w:r>
        <w:proofErr w:type="spellStart"/>
        <w:r w:rsidRPr="007D5622">
          <w:rPr>
            <w:i/>
            <w:color w:val="9A6B00"/>
            <w:sz w:val="19"/>
            <w:lang w:val="es-CO"/>
          </w:rPr>
          <w:t>an</w:t>
        </w:r>
        <w:proofErr w:type="spellEnd"/>
        <w:r w:rsidRPr="007D5622">
          <w:rPr>
            <w:i/>
            <w:color w:val="9A6B00"/>
            <w:sz w:val="19"/>
            <w:lang w:val="es-CO"/>
          </w:rPr>
          <w:t xml:space="preserve"> </w:t>
        </w:r>
        <w:proofErr w:type="spellStart"/>
        <w:r w:rsidRPr="007D5622">
          <w:rPr>
            <w:i/>
            <w:color w:val="9A6B00"/>
            <w:sz w:val="19"/>
            <w:lang w:val="es-CO"/>
          </w:rPr>
          <w:t>attempt</w:t>
        </w:r>
        <w:proofErr w:type="spellEnd"/>
        <w:r w:rsidRPr="007D5622">
          <w:rPr>
            <w:i/>
            <w:color w:val="9A6B00"/>
            <w:sz w:val="19"/>
            <w:lang w:val="es-CO"/>
          </w:rPr>
          <w:t xml:space="preserve"> </w:t>
        </w:r>
        <w:proofErr w:type="spellStart"/>
        <w:r w:rsidRPr="007D5622">
          <w:rPr>
            <w:i/>
            <w:color w:val="9A6B00"/>
            <w:sz w:val="19"/>
            <w:lang w:val="es-CO"/>
          </w:rPr>
          <w:t>to</w:t>
        </w:r>
        <w:proofErr w:type="spellEnd"/>
        <w:r w:rsidRPr="007D5622">
          <w:rPr>
            <w:i/>
            <w:color w:val="9A6B00"/>
            <w:sz w:val="19"/>
            <w:lang w:val="es-CO"/>
          </w:rPr>
          <w:t xml:space="preserve"> </w:t>
        </w:r>
        <w:proofErr w:type="spellStart"/>
        <w:r w:rsidRPr="007D5622">
          <w:rPr>
            <w:i/>
            <w:color w:val="9A6B00"/>
            <w:sz w:val="19"/>
            <w:lang w:val="es-CO"/>
          </w:rPr>
          <w:t>detect</w:t>
        </w:r>
        <w:proofErr w:type="spellEnd"/>
        <w:r w:rsidRPr="007D5622">
          <w:rPr>
            <w:i/>
            <w:color w:val="9A6B00"/>
            <w:sz w:val="19"/>
            <w:lang w:val="es-CO"/>
          </w:rPr>
          <w:t xml:space="preserve"> </w:t>
        </w:r>
        <w:proofErr w:type="spellStart"/>
        <w:r w:rsidRPr="007D5622">
          <w:rPr>
            <w:i/>
            <w:color w:val="9A6B00"/>
            <w:sz w:val="19"/>
            <w:lang w:val="es-CO"/>
          </w:rPr>
          <w:t>that</w:t>
        </w:r>
        <w:proofErr w:type="spellEnd"/>
        <w:r w:rsidRPr="007D5622">
          <w:rPr>
            <w:i/>
            <w:color w:val="9A6B00"/>
            <w:sz w:val="19"/>
            <w:lang w:val="es-CO"/>
          </w:rPr>
          <w:t xml:space="preserve"> </w:t>
        </w:r>
        <w:proofErr w:type="spellStart"/>
        <w:r w:rsidRPr="007D5622">
          <w:rPr>
            <w:i/>
            <w:color w:val="9A6B00"/>
            <w:sz w:val="19"/>
            <w:lang w:val="es-CO"/>
          </w:rPr>
          <w:t>divergence</w:t>
        </w:r>
      </w:ins>
      <w:proofErr w:type="spellEnd"/>
      <w:ins w:id="303" w:author="Gustavo Garcia" w:date="2026-09-09T03:34:00Z" w16du:dateUtc="2026-09-09T07:34:00Z">
        <w:r w:rsidR="00BD4CAC">
          <w:rPr>
            <w:i/>
            <w:color w:val="9A6B00"/>
            <w:sz w:val="19"/>
            <w:lang w:val="es-CO"/>
          </w:rPr>
          <w:t>]</w:t>
        </w:r>
      </w:ins>
    </w:p>
    <w:p w14:paraId="69F15941" w14:textId="4CBDCC16" w:rsidR="007D5622" w:rsidRPr="007D5622" w:rsidRDefault="007D5622">
      <w:pPr>
        <w:rPr>
          <w:ins w:id="304" w:author="Gustavo Garcia" w:date="2026-09-09T03:19:00Z" w16du:dateUtc="2026-09-09T07:19:00Z"/>
        </w:rPr>
        <w:pPrChange w:id="305" w:author="Gustavo Garcia" w:date="2026-09-09T03:41:00Z" w16du:dateUtc="2026-09-09T07:41:00Z">
          <w:pPr>
            <w:pStyle w:val="Ttulo2"/>
          </w:pPr>
        </w:pPrChange>
      </w:pPr>
      <w:ins w:id="306" w:author="Gustavo Garcia" w:date="2026-09-09T03:19:00Z" w16du:dateUtc="2026-09-09T07:19:00Z">
        <w:r w:rsidRPr="007D5622">
          <w:t xml:space="preserve">This should not yet be labelled isolated microcirculatory failure. Vascular tone remains abnormal and potentially correctable. Sepsis-associated microvascular heterogeneity may contribute, but the first question is whether improving the remaining </w:t>
        </w:r>
        <w:proofErr w:type="spellStart"/>
        <w:r w:rsidRPr="007D5622">
          <w:t>macrocirculatory</w:t>
        </w:r>
        <w:proofErr w:type="spellEnd"/>
        <w:r w:rsidRPr="007D5622">
          <w:t xml:space="preserve"> abnormality improves the tissue signal.</w:t>
        </w:r>
      </w:ins>
    </w:p>
    <w:p w14:paraId="11BA26C3" w14:textId="4198D94F" w:rsidR="007D5622" w:rsidRPr="007D5622" w:rsidRDefault="007D5622">
      <w:pPr>
        <w:rPr>
          <w:ins w:id="307" w:author="Gustavo Garcia" w:date="2026-09-09T03:19:00Z" w16du:dateUtc="2026-09-09T07:19:00Z"/>
        </w:rPr>
        <w:pPrChange w:id="308" w:author="Gustavo Garcia" w:date="2026-09-09T03:24:00Z" w16du:dateUtc="2026-09-09T07:24:00Z">
          <w:pPr>
            <w:pStyle w:val="Ttulo2"/>
          </w:pPr>
        </w:pPrChange>
      </w:pPr>
      <w:ins w:id="309" w:author="Gustavo Garcia" w:date="2026-09-09T03:19:00Z" w16du:dateUtc="2026-09-09T07:19:00Z">
        <w:r w:rsidRPr="007D5622">
          <w:lastRenderedPageBreak/>
          <w:t>The next hemodynamic intervention is therefore a modest, closely observed increase in norepinephrine while infection treatment and source evaluation proceed. Norepinephrine may increase arterial pressure and diastolic perfusion pressure while venoconstriction recruits unstressed blood into the stressed compartment. The objective is not to normalize SVR or DSI. The test is whether capillary refill, measured flow, arterial pressure and the other perfusion findings improve without excessive vasoconstriction, falling cardiac output or worsening congestion.</w:t>
        </w:r>
      </w:ins>
    </w:p>
    <w:p w14:paraId="6843680F" w14:textId="29031EB6" w:rsidR="007D5622" w:rsidRPr="003E269A" w:rsidRDefault="007D5622" w:rsidP="007D5622">
      <w:pPr>
        <w:rPr>
          <w:ins w:id="310" w:author="Gustavo Garcia" w:date="2026-09-09T03:38:00Z" w16du:dateUtc="2026-09-09T07:38:00Z"/>
          <w:lang w:val="es-CO"/>
          <w:rPrChange w:id="311" w:author="Gustavo Garcia" w:date="2026-09-09T04:52:00Z" w16du:dateUtc="2026-09-09T08:52:00Z">
            <w:rPr>
              <w:ins w:id="312" w:author="Gustavo Garcia" w:date="2026-09-09T03:38:00Z" w16du:dateUtc="2026-09-09T07:38:00Z"/>
            </w:rPr>
          </w:rPrChange>
        </w:rPr>
      </w:pPr>
      <w:ins w:id="313" w:author="Gustavo Garcia" w:date="2026-09-09T03:19:00Z" w16du:dateUtc="2026-09-09T07:19:00Z">
        <w:r w:rsidRPr="007D5622">
          <w:t xml:space="preserve">Before giving additional volume, preload responsiveness is tested. Passive leg raising changes VTI by only 4 percent. With adequate technique and stable heart rate, there is therefore no convincing evidence that another fluid bolus will increase flow in the patient's current physiologic state. </w:t>
        </w:r>
        <w:proofErr w:type="spellStart"/>
        <w:r w:rsidRPr="007D5622">
          <w:t>Vasoplegia</w:t>
        </w:r>
        <w:proofErr w:type="spellEnd"/>
        <w:r w:rsidRPr="007D5622">
          <w:t xml:space="preserve"> may increase venous capacity, but it does not make fluid responsiveness automatic.</w:t>
        </w:r>
      </w:ins>
      <w:ins w:id="314" w:author="Gustavo Garcia" w:date="2026-09-09T03:38:00Z" w16du:dateUtc="2026-09-09T07:38:00Z">
        <w:r w:rsidR="00A628AC">
          <w:t xml:space="preserve"> </w:t>
        </w:r>
        <w:r w:rsidR="00A628AC" w:rsidRPr="00A628AC">
          <w:t xml:space="preserve">That distinction matters because treatment can change the state being tested. Increasing norepinephrine changes vascular tone and venous capacitance; intubation changes intrathoracic pressure and ventricular loading. </w:t>
        </w:r>
      </w:ins>
      <w:ins w:id="315" w:author="Gustavo Garcia" w:date="2026-09-09T04:52:00Z">
        <w:r w:rsidR="003E269A" w:rsidRPr="003E269A">
          <w:rPr>
            <w:lang w:val="es-CO"/>
          </w:rPr>
          <w:t xml:space="preserve">A negative </w:t>
        </w:r>
        <w:proofErr w:type="spellStart"/>
        <w:r w:rsidR="003E269A" w:rsidRPr="003E269A">
          <w:rPr>
            <w:lang w:val="es-CO"/>
          </w:rPr>
          <w:t>passive</w:t>
        </w:r>
        <w:proofErr w:type="spellEnd"/>
        <w:r w:rsidR="003E269A" w:rsidRPr="003E269A">
          <w:rPr>
            <w:lang w:val="es-CO"/>
          </w:rPr>
          <w:t xml:space="preserve"> </w:t>
        </w:r>
        <w:proofErr w:type="spellStart"/>
        <w:r w:rsidR="003E269A" w:rsidRPr="003E269A">
          <w:rPr>
            <w:lang w:val="es-CO"/>
          </w:rPr>
          <w:t>leg</w:t>
        </w:r>
        <w:proofErr w:type="spellEnd"/>
        <w:r w:rsidR="003E269A" w:rsidRPr="003E269A">
          <w:rPr>
            <w:lang w:val="es-CO"/>
          </w:rPr>
          <w:t xml:space="preserve"> </w:t>
        </w:r>
        <w:proofErr w:type="spellStart"/>
        <w:r w:rsidR="003E269A" w:rsidRPr="003E269A">
          <w:rPr>
            <w:lang w:val="es-CO"/>
          </w:rPr>
          <w:t>raise</w:t>
        </w:r>
        <w:proofErr w:type="spellEnd"/>
        <w:r w:rsidR="003E269A" w:rsidRPr="003E269A">
          <w:rPr>
            <w:lang w:val="es-CO"/>
          </w:rPr>
          <w:t xml:space="preserve"> </w:t>
        </w:r>
        <w:proofErr w:type="spellStart"/>
        <w:r w:rsidR="003E269A" w:rsidRPr="003E269A">
          <w:rPr>
            <w:lang w:val="es-CO"/>
          </w:rPr>
          <w:t>should</w:t>
        </w:r>
        <w:proofErr w:type="spellEnd"/>
        <w:r w:rsidR="003E269A" w:rsidRPr="003E269A">
          <w:rPr>
            <w:lang w:val="es-CO"/>
          </w:rPr>
          <w:t xml:space="preserve"> </w:t>
        </w:r>
        <w:proofErr w:type="spellStart"/>
        <w:r w:rsidR="003E269A" w:rsidRPr="003E269A">
          <w:rPr>
            <w:lang w:val="es-CO"/>
          </w:rPr>
          <w:t>prevent</w:t>
        </w:r>
        <w:proofErr w:type="spellEnd"/>
        <w:r w:rsidR="003E269A" w:rsidRPr="003E269A">
          <w:rPr>
            <w:lang w:val="es-CO"/>
          </w:rPr>
          <w:t xml:space="preserve"> reflexive fluid </w:t>
        </w:r>
        <w:proofErr w:type="spellStart"/>
        <w:r w:rsidR="003E269A" w:rsidRPr="003E269A">
          <w:rPr>
            <w:lang w:val="es-CO"/>
          </w:rPr>
          <w:t>administration</w:t>
        </w:r>
        <w:proofErr w:type="spellEnd"/>
        <w:r w:rsidR="003E269A" w:rsidRPr="003E269A">
          <w:rPr>
            <w:lang w:val="es-CO"/>
          </w:rPr>
          <w:t xml:space="preserve"> in </w:t>
        </w:r>
        <w:proofErr w:type="spellStart"/>
        <w:r w:rsidR="003E269A" w:rsidRPr="003E269A">
          <w:rPr>
            <w:lang w:val="es-CO"/>
          </w:rPr>
          <w:t>the</w:t>
        </w:r>
        <w:proofErr w:type="spellEnd"/>
        <w:r w:rsidR="003E269A" w:rsidRPr="003E269A">
          <w:rPr>
            <w:lang w:val="es-CO"/>
          </w:rPr>
          <w:t xml:space="preserve"> </w:t>
        </w:r>
        <w:proofErr w:type="spellStart"/>
        <w:r w:rsidR="003E269A" w:rsidRPr="003E269A">
          <w:rPr>
            <w:lang w:val="es-CO"/>
          </w:rPr>
          <w:t>current</w:t>
        </w:r>
        <w:proofErr w:type="spellEnd"/>
        <w:r w:rsidR="003E269A" w:rsidRPr="003E269A">
          <w:rPr>
            <w:lang w:val="es-CO"/>
          </w:rPr>
          <w:t xml:space="preserve"> </w:t>
        </w:r>
        <w:proofErr w:type="spellStart"/>
        <w:r w:rsidR="003E269A" w:rsidRPr="003E269A">
          <w:rPr>
            <w:lang w:val="es-CO"/>
          </w:rPr>
          <w:t>state</w:t>
        </w:r>
        <w:proofErr w:type="spellEnd"/>
        <w:r w:rsidR="003E269A" w:rsidRPr="003E269A">
          <w:rPr>
            <w:lang w:val="es-CO"/>
          </w:rPr>
          <w:t xml:space="preserve">, </w:t>
        </w:r>
        <w:proofErr w:type="spellStart"/>
        <w:r w:rsidR="003E269A" w:rsidRPr="003E269A">
          <w:rPr>
            <w:lang w:val="es-CO"/>
          </w:rPr>
          <w:t>but</w:t>
        </w:r>
        <w:proofErr w:type="spellEnd"/>
        <w:r w:rsidR="003E269A" w:rsidRPr="003E269A">
          <w:rPr>
            <w:lang w:val="es-CO"/>
          </w:rPr>
          <w:t xml:space="preserve"> </w:t>
        </w:r>
        <w:proofErr w:type="spellStart"/>
        <w:r w:rsidR="003E269A" w:rsidRPr="003E269A">
          <w:rPr>
            <w:lang w:val="es-CO"/>
          </w:rPr>
          <w:t>it</w:t>
        </w:r>
        <w:proofErr w:type="spellEnd"/>
        <w:r w:rsidR="003E269A" w:rsidRPr="003E269A">
          <w:rPr>
            <w:lang w:val="es-CO"/>
          </w:rPr>
          <w:t xml:space="preserve"> </w:t>
        </w:r>
        <w:proofErr w:type="spellStart"/>
        <w:r w:rsidR="003E269A" w:rsidRPr="003E269A">
          <w:rPr>
            <w:lang w:val="es-CO"/>
          </w:rPr>
          <w:t>should</w:t>
        </w:r>
        <w:proofErr w:type="spellEnd"/>
        <w:r w:rsidR="003E269A" w:rsidRPr="003E269A">
          <w:rPr>
            <w:lang w:val="es-CO"/>
          </w:rPr>
          <w:t xml:space="preserve"> </w:t>
        </w:r>
        <w:proofErr w:type="spellStart"/>
        <w:r w:rsidR="003E269A" w:rsidRPr="003E269A">
          <w:rPr>
            <w:lang w:val="es-CO"/>
          </w:rPr>
          <w:t>not</w:t>
        </w:r>
        <w:proofErr w:type="spellEnd"/>
        <w:r w:rsidR="003E269A" w:rsidRPr="003E269A">
          <w:rPr>
            <w:lang w:val="es-CO"/>
          </w:rPr>
          <w:t xml:space="preserve"> be </w:t>
        </w:r>
        <w:proofErr w:type="spellStart"/>
        <w:r w:rsidR="003E269A" w:rsidRPr="003E269A">
          <w:rPr>
            <w:lang w:val="es-CO"/>
          </w:rPr>
          <w:t>carried</w:t>
        </w:r>
        <w:proofErr w:type="spellEnd"/>
        <w:r w:rsidR="003E269A" w:rsidRPr="003E269A">
          <w:rPr>
            <w:lang w:val="es-CO"/>
          </w:rPr>
          <w:t xml:space="preserve"> forward </w:t>
        </w:r>
        <w:proofErr w:type="spellStart"/>
        <w:r w:rsidR="003E269A" w:rsidRPr="003E269A">
          <w:rPr>
            <w:lang w:val="es-CO"/>
          </w:rPr>
          <w:t>indefinitely</w:t>
        </w:r>
        <w:proofErr w:type="spellEnd"/>
        <w:r w:rsidR="003E269A" w:rsidRPr="003E269A">
          <w:rPr>
            <w:lang w:val="es-CO"/>
          </w:rPr>
          <w:t xml:space="preserve"> after </w:t>
        </w:r>
        <w:proofErr w:type="spellStart"/>
        <w:r w:rsidR="003E269A" w:rsidRPr="003E269A">
          <w:rPr>
            <w:lang w:val="es-CO"/>
          </w:rPr>
          <w:t>the</w:t>
        </w:r>
        <w:proofErr w:type="spellEnd"/>
        <w:r w:rsidR="003E269A" w:rsidRPr="003E269A">
          <w:rPr>
            <w:lang w:val="es-CO"/>
          </w:rPr>
          <w:t xml:space="preserve"> </w:t>
        </w:r>
        <w:proofErr w:type="spellStart"/>
        <w:r w:rsidR="003E269A" w:rsidRPr="003E269A">
          <w:rPr>
            <w:lang w:val="es-CO"/>
          </w:rPr>
          <w:t>circulation</w:t>
        </w:r>
        <w:proofErr w:type="spellEnd"/>
        <w:r w:rsidR="003E269A" w:rsidRPr="003E269A">
          <w:rPr>
            <w:lang w:val="es-CO"/>
          </w:rPr>
          <w:t xml:space="preserve"> has </w:t>
        </w:r>
        <w:proofErr w:type="spellStart"/>
        <w:r w:rsidR="003E269A" w:rsidRPr="003E269A">
          <w:rPr>
            <w:lang w:val="es-CO"/>
          </w:rPr>
          <w:t>changed</w:t>
        </w:r>
        <w:proofErr w:type="spellEnd"/>
        <w:r w:rsidR="003E269A" w:rsidRPr="003E269A">
          <w:rPr>
            <w:lang w:val="es-CO"/>
          </w:rPr>
          <w:t>.</w:t>
        </w:r>
      </w:ins>
    </w:p>
    <w:p w14:paraId="4ECDAD28" w14:textId="05E24193" w:rsidR="00A628AC" w:rsidRPr="00A628AC" w:rsidRDefault="00A628AC">
      <w:pPr>
        <w:spacing w:after="0"/>
        <w:rPr>
          <w:ins w:id="316" w:author="Gustavo Garcia" w:date="2026-09-09T03:40:00Z"/>
          <w:i/>
          <w:color w:val="9A6B00"/>
          <w:sz w:val="19"/>
          <w:lang w:val="es-CO"/>
        </w:rPr>
        <w:pPrChange w:id="317" w:author="Gustavo Garcia" w:date="2026-09-09T03:40:00Z" w16du:dateUtc="2026-09-09T07:40:00Z">
          <w:pPr/>
        </w:pPrChange>
      </w:pPr>
      <w:ins w:id="318" w:author="Gustavo Garcia" w:date="2026-09-09T03:40:00Z">
        <w:r w:rsidRPr="00A628AC">
          <w:rPr>
            <w:b/>
            <w:bCs/>
            <w:i/>
            <w:color w:val="9A6B00"/>
            <w:sz w:val="19"/>
            <w:lang w:val="es-CO"/>
          </w:rPr>
          <w:t>[</w:t>
        </w:r>
      </w:ins>
      <w:ins w:id="319" w:author="Gustavo Garcia" w:date="2026-09-09T03:41:00Z" w16du:dateUtc="2026-09-09T07:41:00Z">
        <w:r>
          <w:rPr>
            <w:i/>
            <w:color w:val="9A6B00"/>
            <w:sz w:val="19"/>
          </w:rPr>
          <w:t xml:space="preserve">Offshoot / Physiological </w:t>
        </w:r>
        <w:r w:rsidRPr="003D34CC">
          <w:rPr>
            <w:i/>
            <w:color w:val="9A6B00"/>
            <w:sz w:val="19"/>
          </w:rPr>
          <w:t>Insight</w:t>
        </w:r>
      </w:ins>
      <w:ins w:id="320" w:author="Gustavo Garcia" w:date="2026-09-09T03:40:00Z">
        <w:r w:rsidRPr="00A628AC">
          <w:rPr>
            <w:b/>
            <w:bCs/>
            <w:i/>
            <w:color w:val="9A6B00"/>
            <w:sz w:val="19"/>
            <w:lang w:val="es-CO"/>
          </w:rPr>
          <w:t xml:space="preserve">: </w:t>
        </w:r>
        <w:proofErr w:type="spellStart"/>
        <w:r w:rsidRPr="00A628AC">
          <w:rPr>
            <w:b/>
            <w:bCs/>
            <w:i/>
            <w:color w:val="9A6B00"/>
            <w:sz w:val="19"/>
            <w:lang w:val="es-CO"/>
          </w:rPr>
          <w:t>One</w:t>
        </w:r>
        <w:proofErr w:type="spellEnd"/>
        <w:r w:rsidRPr="00A628AC">
          <w:rPr>
            <w:b/>
            <w:bCs/>
            <w:i/>
            <w:color w:val="9A6B00"/>
            <w:sz w:val="19"/>
            <w:lang w:val="es-CO"/>
          </w:rPr>
          <w:t xml:space="preserve"> </w:t>
        </w:r>
        <w:proofErr w:type="spellStart"/>
        <w:r w:rsidRPr="00A628AC">
          <w:rPr>
            <w:b/>
            <w:bCs/>
            <w:i/>
            <w:color w:val="9A6B00"/>
            <w:sz w:val="19"/>
            <w:lang w:val="es-CO"/>
          </w:rPr>
          <w:t>respiratory</w:t>
        </w:r>
        <w:proofErr w:type="spellEnd"/>
        <w:r w:rsidRPr="00A628AC">
          <w:rPr>
            <w:b/>
            <w:bCs/>
            <w:i/>
            <w:color w:val="9A6B00"/>
            <w:sz w:val="19"/>
            <w:lang w:val="es-CO"/>
          </w:rPr>
          <w:t xml:space="preserve"> </w:t>
        </w:r>
        <w:proofErr w:type="spellStart"/>
        <w:r w:rsidRPr="00A628AC">
          <w:rPr>
            <w:b/>
            <w:bCs/>
            <w:i/>
            <w:color w:val="9A6B00"/>
            <w:sz w:val="19"/>
            <w:lang w:val="es-CO"/>
          </w:rPr>
          <w:t>perturbation</w:t>
        </w:r>
        <w:proofErr w:type="spellEnd"/>
        <w:r w:rsidRPr="00A628AC">
          <w:rPr>
            <w:b/>
            <w:bCs/>
            <w:i/>
            <w:color w:val="9A6B00"/>
            <w:sz w:val="19"/>
            <w:lang w:val="es-CO"/>
          </w:rPr>
          <w:t xml:space="preserve">, </w:t>
        </w:r>
        <w:proofErr w:type="spellStart"/>
        <w:r w:rsidRPr="00A628AC">
          <w:rPr>
            <w:b/>
            <w:bCs/>
            <w:i/>
            <w:color w:val="9A6B00"/>
            <w:sz w:val="19"/>
            <w:lang w:val="es-CO"/>
          </w:rPr>
          <w:t>two</w:t>
        </w:r>
        <w:proofErr w:type="spellEnd"/>
        <w:r w:rsidRPr="00A628AC">
          <w:rPr>
            <w:b/>
            <w:bCs/>
            <w:i/>
            <w:color w:val="9A6B00"/>
            <w:sz w:val="19"/>
            <w:lang w:val="es-CO"/>
          </w:rPr>
          <w:t xml:space="preserve"> </w:t>
        </w:r>
        <w:proofErr w:type="spellStart"/>
        <w:r w:rsidRPr="00A628AC">
          <w:rPr>
            <w:b/>
            <w:bCs/>
            <w:i/>
            <w:color w:val="9A6B00"/>
            <w:sz w:val="19"/>
            <w:lang w:val="es-CO"/>
          </w:rPr>
          <w:t>different</w:t>
        </w:r>
        <w:proofErr w:type="spellEnd"/>
        <w:r w:rsidRPr="00A628AC">
          <w:rPr>
            <w:b/>
            <w:bCs/>
            <w:i/>
            <w:color w:val="9A6B00"/>
            <w:sz w:val="19"/>
            <w:lang w:val="es-CO"/>
          </w:rPr>
          <w:t xml:space="preserve"> </w:t>
        </w:r>
        <w:proofErr w:type="spellStart"/>
        <w:r w:rsidRPr="00A628AC">
          <w:rPr>
            <w:b/>
            <w:bCs/>
            <w:i/>
            <w:color w:val="9A6B00"/>
            <w:sz w:val="19"/>
            <w:lang w:val="es-CO"/>
          </w:rPr>
          <w:t>readouts</w:t>
        </w:r>
      </w:ins>
      <w:proofErr w:type="spellEnd"/>
      <w:ins w:id="321" w:author="Gustavo Garcia" w:date="2026-09-09T03:40:00Z" w16du:dateUtc="2026-09-09T07:40:00Z">
        <w:r>
          <w:rPr>
            <w:i/>
            <w:color w:val="9A6B00"/>
            <w:sz w:val="19"/>
            <w:lang w:val="es-CO"/>
          </w:rPr>
          <w:t xml:space="preserve">. </w:t>
        </w:r>
      </w:ins>
      <w:proofErr w:type="spellStart"/>
      <w:ins w:id="322" w:author="Gustavo Garcia" w:date="2026-09-09T03:40:00Z">
        <w:r w:rsidRPr="00A628AC">
          <w:rPr>
            <w:i/>
            <w:color w:val="9A6B00"/>
            <w:sz w:val="19"/>
            <w:lang w:val="es-CO"/>
          </w:rPr>
          <w:t>Suppose</w:t>
        </w:r>
        <w:proofErr w:type="spellEnd"/>
        <w:r w:rsidRPr="00A628AC">
          <w:rPr>
            <w:i/>
            <w:color w:val="9A6B00"/>
            <w:sz w:val="19"/>
            <w:lang w:val="es-CO"/>
          </w:rPr>
          <w:t xml:space="preserve"> </w:t>
        </w:r>
        <w:proofErr w:type="spellStart"/>
        <w:r w:rsidRPr="00A628AC">
          <w:rPr>
            <w:i/>
            <w:color w:val="9A6B00"/>
            <w:sz w:val="19"/>
            <w:lang w:val="es-CO"/>
          </w:rPr>
          <w:t>the</w:t>
        </w:r>
        <w:proofErr w:type="spellEnd"/>
        <w:r w:rsidRPr="00A628AC">
          <w:rPr>
            <w:i/>
            <w:color w:val="9A6B00"/>
            <w:sz w:val="19"/>
            <w:lang w:val="es-CO"/>
          </w:rPr>
          <w:t xml:space="preserve"> </w:t>
        </w:r>
        <w:proofErr w:type="spellStart"/>
        <w:r w:rsidRPr="00A628AC">
          <w:rPr>
            <w:i/>
            <w:color w:val="9A6B00"/>
            <w:sz w:val="19"/>
            <w:lang w:val="es-CO"/>
          </w:rPr>
          <w:t>patient</w:t>
        </w:r>
        <w:proofErr w:type="spellEnd"/>
        <w:r w:rsidRPr="00A628AC">
          <w:rPr>
            <w:i/>
            <w:color w:val="9A6B00"/>
            <w:sz w:val="19"/>
            <w:lang w:val="es-CO"/>
          </w:rPr>
          <w:t xml:space="preserve"> </w:t>
        </w:r>
        <w:proofErr w:type="spellStart"/>
        <w:r w:rsidRPr="00A628AC">
          <w:rPr>
            <w:i/>
            <w:color w:val="9A6B00"/>
            <w:sz w:val="19"/>
            <w:lang w:val="es-CO"/>
          </w:rPr>
          <w:t>is</w:t>
        </w:r>
        <w:proofErr w:type="spellEnd"/>
        <w:r w:rsidRPr="00A628AC">
          <w:rPr>
            <w:i/>
            <w:color w:val="9A6B00"/>
            <w:sz w:val="19"/>
            <w:lang w:val="es-CO"/>
          </w:rPr>
          <w:t xml:space="preserve"> </w:t>
        </w:r>
        <w:proofErr w:type="spellStart"/>
        <w:r w:rsidRPr="00A628AC">
          <w:rPr>
            <w:i/>
            <w:color w:val="9A6B00"/>
            <w:sz w:val="19"/>
            <w:lang w:val="es-CO"/>
          </w:rPr>
          <w:t>later</w:t>
        </w:r>
        <w:proofErr w:type="spellEnd"/>
        <w:r w:rsidRPr="00A628AC">
          <w:rPr>
            <w:i/>
            <w:color w:val="9A6B00"/>
            <w:sz w:val="19"/>
            <w:lang w:val="es-CO"/>
          </w:rPr>
          <w:t xml:space="preserve"> </w:t>
        </w:r>
        <w:proofErr w:type="spellStart"/>
        <w:r w:rsidRPr="00A628AC">
          <w:rPr>
            <w:i/>
            <w:color w:val="9A6B00"/>
            <w:sz w:val="19"/>
            <w:lang w:val="es-CO"/>
          </w:rPr>
          <w:t>intubated</w:t>
        </w:r>
        <w:proofErr w:type="spellEnd"/>
        <w:r w:rsidRPr="00A628AC">
          <w:rPr>
            <w:i/>
            <w:color w:val="9A6B00"/>
            <w:sz w:val="19"/>
            <w:lang w:val="es-CO"/>
          </w:rPr>
          <w:t xml:space="preserve"> and, after </w:t>
        </w:r>
        <w:proofErr w:type="spellStart"/>
        <w:r w:rsidRPr="00A628AC">
          <w:rPr>
            <w:i/>
            <w:color w:val="9A6B00"/>
            <w:sz w:val="19"/>
            <w:lang w:val="es-CO"/>
          </w:rPr>
          <w:t>stabilization</w:t>
        </w:r>
        <w:proofErr w:type="spellEnd"/>
        <w:r w:rsidRPr="00A628AC">
          <w:rPr>
            <w:i/>
            <w:color w:val="9A6B00"/>
            <w:sz w:val="19"/>
            <w:lang w:val="es-CO"/>
          </w:rPr>
          <w:t xml:space="preserve">, </w:t>
        </w:r>
        <w:proofErr w:type="spellStart"/>
        <w:r w:rsidRPr="00A628AC">
          <w:rPr>
            <w:i/>
            <w:color w:val="9A6B00"/>
            <w:sz w:val="19"/>
            <w:lang w:val="es-CO"/>
          </w:rPr>
          <w:t>is</w:t>
        </w:r>
        <w:proofErr w:type="spellEnd"/>
        <w:r w:rsidRPr="00A628AC">
          <w:rPr>
            <w:i/>
            <w:color w:val="9A6B00"/>
            <w:sz w:val="19"/>
            <w:lang w:val="es-CO"/>
          </w:rPr>
          <w:t xml:space="preserve"> </w:t>
        </w:r>
        <w:proofErr w:type="spellStart"/>
        <w:r w:rsidRPr="00A628AC">
          <w:rPr>
            <w:i/>
            <w:color w:val="9A6B00"/>
            <w:sz w:val="19"/>
            <w:lang w:val="es-CO"/>
          </w:rPr>
          <w:t>passive</w:t>
        </w:r>
        <w:proofErr w:type="spellEnd"/>
        <w:r w:rsidRPr="00A628AC">
          <w:rPr>
            <w:i/>
            <w:color w:val="9A6B00"/>
            <w:sz w:val="19"/>
            <w:lang w:val="es-CO"/>
          </w:rPr>
          <w:t xml:space="preserve">, in </w:t>
        </w:r>
        <w:proofErr w:type="spellStart"/>
        <w:r w:rsidRPr="00A628AC">
          <w:rPr>
            <w:i/>
            <w:color w:val="9A6B00"/>
            <w:sz w:val="19"/>
            <w:lang w:val="es-CO"/>
          </w:rPr>
          <w:t>sinus</w:t>
        </w:r>
        <w:proofErr w:type="spellEnd"/>
        <w:r w:rsidRPr="00A628AC">
          <w:rPr>
            <w:i/>
            <w:color w:val="9A6B00"/>
            <w:sz w:val="19"/>
            <w:lang w:val="es-CO"/>
          </w:rPr>
          <w:t xml:space="preserve"> </w:t>
        </w:r>
        <w:proofErr w:type="spellStart"/>
        <w:r w:rsidRPr="00A628AC">
          <w:rPr>
            <w:i/>
            <w:color w:val="9A6B00"/>
            <w:sz w:val="19"/>
            <w:lang w:val="es-CO"/>
          </w:rPr>
          <w:t>rhythm</w:t>
        </w:r>
        <w:proofErr w:type="spellEnd"/>
        <w:r w:rsidRPr="00A628AC">
          <w:rPr>
            <w:i/>
            <w:color w:val="9A6B00"/>
            <w:sz w:val="19"/>
            <w:lang w:val="es-CO"/>
          </w:rPr>
          <w:t xml:space="preserve"> and </w:t>
        </w:r>
        <w:proofErr w:type="spellStart"/>
        <w:r w:rsidRPr="00A628AC">
          <w:rPr>
            <w:i/>
            <w:color w:val="9A6B00"/>
            <w:sz w:val="19"/>
            <w:lang w:val="es-CO"/>
          </w:rPr>
          <w:t>otherwise</w:t>
        </w:r>
        <w:proofErr w:type="spellEnd"/>
        <w:r w:rsidRPr="00A628AC">
          <w:rPr>
            <w:i/>
            <w:color w:val="9A6B00"/>
            <w:sz w:val="19"/>
            <w:lang w:val="es-CO"/>
          </w:rPr>
          <w:t xml:space="preserve"> </w:t>
        </w:r>
        <w:proofErr w:type="spellStart"/>
        <w:r w:rsidRPr="00A628AC">
          <w:rPr>
            <w:i/>
            <w:color w:val="9A6B00"/>
            <w:sz w:val="19"/>
            <w:lang w:val="es-CO"/>
          </w:rPr>
          <w:t>suitable</w:t>
        </w:r>
        <w:proofErr w:type="spellEnd"/>
        <w:r w:rsidRPr="00A628AC">
          <w:rPr>
            <w:i/>
            <w:color w:val="9A6B00"/>
            <w:sz w:val="19"/>
            <w:lang w:val="es-CO"/>
          </w:rPr>
          <w:t xml:space="preserve"> </w:t>
        </w:r>
        <w:proofErr w:type="spellStart"/>
        <w:r w:rsidRPr="00A628AC">
          <w:rPr>
            <w:i/>
            <w:color w:val="9A6B00"/>
            <w:sz w:val="19"/>
            <w:lang w:val="es-CO"/>
          </w:rPr>
          <w:t>for</w:t>
        </w:r>
        <w:proofErr w:type="spellEnd"/>
        <w:r w:rsidRPr="00A628AC">
          <w:rPr>
            <w:i/>
            <w:color w:val="9A6B00"/>
            <w:sz w:val="19"/>
            <w:lang w:val="es-CO"/>
          </w:rPr>
          <w:t xml:space="preserve"> </w:t>
        </w:r>
        <w:proofErr w:type="spellStart"/>
        <w:r w:rsidRPr="00A628AC">
          <w:rPr>
            <w:i/>
            <w:color w:val="9A6B00"/>
            <w:sz w:val="19"/>
            <w:lang w:val="es-CO"/>
          </w:rPr>
          <w:t>dynamic-index</w:t>
        </w:r>
        <w:proofErr w:type="spellEnd"/>
        <w:r w:rsidRPr="00A628AC">
          <w:rPr>
            <w:i/>
            <w:color w:val="9A6B00"/>
            <w:sz w:val="19"/>
            <w:lang w:val="es-CO"/>
          </w:rPr>
          <w:t xml:space="preserve"> </w:t>
        </w:r>
        <w:proofErr w:type="spellStart"/>
        <w:r w:rsidRPr="00A628AC">
          <w:rPr>
            <w:i/>
            <w:color w:val="9A6B00"/>
            <w:sz w:val="19"/>
            <w:lang w:val="es-CO"/>
          </w:rPr>
          <w:t>interpretation</w:t>
        </w:r>
        <w:proofErr w:type="spellEnd"/>
        <w:r w:rsidRPr="00A628AC">
          <w:rPr>
            <w:i/>
            <w:color w:val="9A6B00"/>
            <w:sz w:val="19"/>
            <w:lang w:val="es-CO"/>
          </w:rPr>
          <w:t xml:space="preserve">. SVV </w:t>
        </w:r>
        <w:proofErr w:type="spellStart"/>
        <w:r w:rsidRPr="00A628AC">
          <w:rPr>
            <w:i/>
            <w:color w:val="9A6B00"/>
            <w:sz w:val="19"/>
            <w:lang w:val="es-CO"/>
          </w:rPr>
          <w:t>is</w:t>
        </w:r>
        <w:proofErr w:type="spellEnd"/>
        <w:r w:rsidRPr="00A628AC">
          <w:rPr>
            <w:i/>
            <w:color w:val="9A6B00"/>
            <w:sz w:val="19"/>
            <w:lang w:val="es-CO"/>
          </w:rPr>
          <w:t xml:space="preserve"> 18 </w:t>
        </w:r>
        <w:proofErr w:type="spellStart"/>
        <w:r w:rsidRPr="00A628AC">
          <w:rPr>
            <w:i/>
            <w:color w:val="9A6B00"/>
            <w:sz w:val="19"/>
            <w:lang w:val="es-CO"/>
          </w:rPr>
          <w:t>percent</w:t>
        </w:r>
        <w:proofErr w:type="spellEnd"/>
        <w:r w:rsidRPr="00A628AC">
          <w:rPr>
            <w:i/>
            <w:color w:val="9A6B00"/>
            <w:sz w:val="19"/>
            <w:lang w:val="es-CO"/>
          </w:rPr>
          <w:t xml:space="preserve">, </w:t>
        </w:r>
        <w:proofErr w:type="spellStart"/>
        <w:r w:rsidRPr="00A628AC">
          <w:rPr>
            <w:i/>
            <w:color w:val="9A6B00"/>
            <w:sz w:val="19"/>
            <w:lang w:val="es-CO"/>
          </w:rPr>
          <w:t>but</w:t>
        </w:r>
        <w:proofErr w:type="spellEnd"/>
        <w:r w:rsidRPr="00A628AC">
          <w:rPr>
            <w:i/>
            <w:color w:val="9A6B00"/>
            <w:sz w:val="19"/>
            <w:lang w:val="es-CO"/>
          </w:rPr>
          <w:t xml:space="preserve"> PPV </w:t>
        </w:r>
        <w:proofErr w:type="spellStart"/>
        <w:r w:rsidRPr="00A628AC">
          <w:rPr>
            <w:i/>
            <w:color w:val="9A6B00"/>
            <w:sz w:val="19"/>
            <w:lang w:val="es-CO"/>
          </w:rPr>
          <w:t>is</w:t>
        </w:r>
        <w:proofErr w:type="spellEnd"/>
        <w:r w:rsidRPr="00A628AC">
          <w:rPr>
            <w:i/>
            <w:color w:val="9A6B00"/>
            <w:sz w:val="19"/>
            <w:lang w:val="es-CO"/>
          </w:rPr>
          <w:t xml:space="preserve"> </w:t>
        </w:r>
        <w:proofErr w:type="spellStart"/>
        <w:r w:rsidRPr="00A628AC">
          <w:rPr>
            <w:i/>
            <w:color w:val="9A6B00"/>
            <w:sz w:val="19"/>
            <w:lang w:val="es-CO"/>
          </w:rPr>
          <w:t>only</w:t>
        </w:r>
        <w:proofErr w:type="spellEnd"/>
        <w:r w:rsidRPr="00A628AC">
          <w:rPr>
            <w:i/>
            <w:color w:val="9A6B00"/>
            <w:sz w:val="19"/>
            <w:lang w:val="es-CO"/>
          </w:rPr>
          <w:t xml:space="preserve"> 7 </w:t>
        </w:r>
        <w:proofErr w:type="spellStart"/>
        <w:r w:rsidRPr="00A628AC">
          <w:rPr>
            <w:i/>
            <w:color w:val="9A6B00"/>
            <w:sz w:val="19"/>
            <w:lang w:val="es-CO"/>
          </w:rPr>
          <w:t>percent</w:t>
        </w:r>
        <w:proofErr w:type="spellEnd"/>
        <w:r w:rsidRPr="00A628AC">
          <w:rPr>
            <w:i/>
            <w:color w:val="9A6B00"/>
            <w:sz w:val="19"/>
            <w:lang w:val="es-CO"/>
          </w:rPr>
          <w:t>:</w:t>
        </w:r>
      </w:ins>
    </w:p>
    <w:p w14:paraId="4378A8FA" w14:textId="57C32705" w:rsidR="00A628AC" w:rsidRPr="00A628AC" w:rsidRDefault="00A628AC">
      <w:pPr>
        <w:spacing w:after="0"/>
        <w:rPr>
          <w:ins w:id="323" w:author="Gustavo Garcia" w:date="2026-09-09T03:40:00Z"/>
          <w:i/>
          <w:color w:val="9A6B00"/>
          <w:sz w:val="19"/>
          <w:lang w:val="es-CO"/>
        </w:rPr>
        <w:pPrChange w:id="324" w:author="Gustavo Garcia" w:date="2026-09-09T03:40:00Z" w16du:dateUtc="2026-09-09T07:40:00Z">
          <w:pPr/>
        </w:pPrChange>
      </w:pPr>
      <m:oMathPara>
        <m:oMath>
          <m:r>
            <w:ins w:id="325" w:author="Gustavo Garcia" w:date="2026-09-09T03:40:00Z">
              <w:rPr>
                <w:rFonts w:ascii="Cambria Math" w:hAnsi="Cambria Math"/>
                <w:color w:val="9A6B00"/>
                <w:sz w:val="19"/>
                <w:lang w:val="es-CO"/>
              </w:rPr>
              <m:t>EaDyn=</m:t>
            </w:ins>
          </m:r>
          <m:f>
            <m:fPr>
              <m:ctrlPr>
                <w:ins w:id="326" w:author="Gustavo Garcia" w:date="2026-09-09T03:40:00Z">
                  <w:rPr>
                    <w:rFonts w:ascii="Cambria Math" w:hAnsi="Cambria Math"/>
                    <w:i/>
                    <w:color w:val="9A6B00"/>
                    <w:sz w:val="19"/>
                    <w:lang w:val="es-CO"/>
                  </w:rPr>
                </w:ins>
              </m:ctrlPr>
            </m:fPr>
            <m:num>
              <m:r>
                <w:ins w:id="327" w:author="Gustavo Garcia" w:date="2026-09-09T03:40:00Z">
                  <w:rPr>
                    <w:rFonts w:ascii="Cambria Math" w:hAnsi="Cambria Math"/>
                    <w:color w:val="9A6B00"/>
                    <w:sz w:val="19"/>
                    <w:lang w:val="es-CO"/>
                  </w:rPr>
                  <m:t>PPV</m:t>
                </w:ins>
              </m:r>
            </m:num>
            <m:den>
              <m:r>
                <w:ins w:id="328" w:author="Gustavo Garcia" w:date="2026-09-09T03:40:00Z">
                  <w:rPr>
                    <w:rFonts w:ascii="Cambria Math" w:hAnsi="Cambria Math"/>
                    <w:color w:val="9A6B00"/>
                    <w:sz w:val="19"/>
                    <w:lang w:val="es-CO"/>
                  </w:rPr>
                  <m:t>SVV</m:t>
                </w:ins>
              </m:r>
            </m:den>
          </m:f>
          <m:r>
            <w:ins w:id="329" w:author="Gustavo Garcia" w:date="2026-09-09T03:40:00Z">
              <w:rPr>
                <w:rFonts w:ascii="Cambria Math" w:hAnsi="Cambria Math"/>
                <w:color w:val="9A6B00"/>
                <w:sz w:val="19"/>
                <w:lang w:val="es-CO"/>
              </w:rPr>
              <m:t>=</m:t>
            </w:ins>
          </m:r>
          <m:f>
            <m:fPr>
              <m:ctrlPr>
                <w:ins w:id="330" w:author="Gustavo Garcia" w:date="2026-09-09T03:40:00Z">
                  <w:rPr>
                    <w:rFonts w:ascii="Cambria Math" w:hAnsi="Cambria Math"/>
                    <w:i/>
                    <w:color w:val="9A6B00"/>
                    <w:sz w:val="19"/>
                    <w:lang w:val="es-CO"/>
                  </w:rPr>
                </w:ins>
              </m:ctrlPr>
            </m:fPr>
            <m:num>
              <m:r>
                <w:ins w:id="331" w:author="Gustavo Garcia" w:date="2026-09-09T03:40:00Z">
                  <w:rPr>
                    <w:rFonts w:ascii="Cambria Math" w:hAnsi="Cambria Math"/>
                    <w:color w:val="9A6B00"/>
                    <w:sz w:val="19"/>
                    <w:lang w:val="es-CO"/>
                  </w:rPr>
                  <m:t>7</m:t>
                </w:ins>
              </m:r>
            </m:num>
            <m:den>
              <m:r>
                <w:ins w:id="332" w:author="Gustavo Garcia" w:date="2026-09-09T03:40:00Z">
                  <w:rPr>
                    <w:rFonts w:ascii="Cambria Math" w:hAnsi="Cambria Math"/>
                    <w:color w:val="9A6B00"/>
                    <w:sz w:val="19"/>
                    <w:lang w:val="es-CO"/>
                  </w:rPr>
                  <m:t>18</m:t>
                </w:ins>
              </m:r>
            </m:den>
          </m:f>
          <m:r>
            <w:ins w:id="333" w:author="Gustavo Garcia" w:date="2026-09-09T03:40:00Z">
              <w:rPr>
                <w:rFonts w:ascii="Cambria Math" w:hAnsi="Cambria Math"/>
                <w:color w:val="9A6B00"/>
                <w:sz w:val="19"/>
                <w:lang w:val="es-CO"/>
              </w:rPr>
              <m:t>=0.39</m:t>
            </w:ins>
          </m:r>
        </m:oMath>
      </m:oMathPara>
    </w:p>
    <w:p w14:paraId="06F769AC" w14:textId="77777777" w:rsidR="00A628AC" w:rsidRPr="00A628AC" w:rsidRDefault="00A628AC">
      <w:pPr>
        <w:spacing w:after="0"/>
        <w:rPr>
          <w:ins w:id="334" w:author="Gustavo Garcia" w:date="2026-09-09T03:40:00Z"/>
          <w:i/>
          <w:color w:val="9A6B00"/>
          <w:sz w:val="19"/>
          <w:lang w:val="es-CO"/>
        </w:rPr>
        <w:pPrChange w:id="335" w:author="Gustavo Garcia" w:date="2026-09-09T03:40:00Z" w16du:dateUtc="2026-09-09T07:40:00Z">
          <w:pPr/>
        </w:pPrChange>
      </w:pPr>
      <w:ins w:id="336" w:author="Gustavo Garcia" w:date="2026-09-09T03:40:00Z">
        <w:r w:rsidRPr="00A628AC">
          <w:rPr>
            <w:i/>
            <w:color w:val="9A6B00"/>
            <w:sz w:val="19"/>
            <w:lang w:val="es-CO"/>
          </w:rPr>
          <w:t xml:space="preserve">At </w:t>
        </w:r>
        <w:proofErr w:type="spellStart"/>
        <w:r w:rsidRPr="00A628AC">
          <w:rPr>
            <w:i/>
            <w:color w:val="9A6B00"/>
            <w:sz w:val="19"/>
            <w:lang w:val="es-CO"/>
          </w:rPr>
          <w:t>first</w:t>
        </w:r>
        <w:proofErr w:type="spellEnd"/>
        <w:r w:rsidRPr="00A628AC">
          <w:rPr>
            <w:i/>
            <w:color w:val="9A6B00"/>
            <w:sz w:val="19"/>
            <w:lang w:val="es-CO"/>
          </w:rPr>
          <w:t xml:space="preserve"> </w:t>
        </w:r>
        <w:proofErr w:type="spellStart"/>
        <w:r w:rsidRPr="00A628AC">
          <w:rPr>
            <w:i/>
            <w:color w:val="9A6B00"/>
            <w:sz w:val="19"/>
            <w:lang w:val="es-CO"/>
          </w:rPr>
          <w:t>glance</w:t>
        </w:r>
        <w:proofErr w:type="spellEnd"/>
        <w:r w:rsidRPr="00A628AC">
          <w:rPr>
            <w:i/>
            <w:color w:val="9A6B00"/>
            <w:sz w:val="19"/>
            <w:lang w:val="es-CO"/>
          </w:rPr>
          <w:t xml:space="preserve"> </w:t>
        </w:r>
        <w:proofErr w:type="spellStart"/>
        <w:r w:rsidRPr="00A628AC">
          <w:rPr>
            <w:i/>
            <w:color w:val="9A6B00"/>
            <w:sz w:val="19"/>
            <w:lang w:val="es-CO"/>
          </w:rPr>
          <w:t>the</w:t>
        </w:r>
        <w:proofErr w:type="spellEnd"/>
        <w:r w:rsidRPr="00A628AC">
          <w:rPr>
            <w:i/>
            <w:color w:val="9A6B00"/>
            <w:sz w:val="19"/>
            <w:lang w:val="es-CO"/>
          </w:rPr>
          <w:t xml:space="preserve"> </w:t>
        </w:r>
        <w:proofErr w:type="spellStart"/>
        <w:r w:rsidRPr="00A628AC">
          <w:rPr>
            <w:i/>
            <w:color w:val="9A6B00"/>
            <w:sz w:val="19"/>
            <w:lang w:val="es-CO"/>
          </w:rPr>
          <w:t>two</w:t>
        </w:r>
        <w:proofErr w:type="spellEnd"/>
        <w:r w:rsidRPr="00A628AC">
          <w:rPr>
            <w:i/>
            <w:color w:val="9A6B00"/>
            <w:sz w:val="19"/>
            <w:lang w:val="es-CO"/>
          </w:rPr>
          <w:t xml:space="preserve"> </w:t>
        </w:r>
        <w:proofErr w:type="spellStart"/>
        <w:r w:rsidRPr="00A628AC">
          <w:rPr>
            <w:i/>
            <w:color w:val="9A6B00"/>
            <w:sz w:val="19"/>
            <w:lang w:val="es-CO"/>
          </w:rPr>
          <w:t>numbers</w:t>
        </w:r>
        <w:proofErr w:type="spellEnd"/>
        <w:r w:rsidRPr="00A628AC">
          <w:rPr>
            <w:i/>
            <w:color w:val="9A6B00"/>
            <w:sz w:val="19"/>
            <w:lang w:val="es-CO"/>
          </w:rPr>
          <w:t xml:space="preserve"> </w:t>
        </w:r>
        <w:proofErr w:type="spellStart"/>
        <w:r w:rsidRPr="00A628AC">
          <w:rPr>
            <w:i/>
            <w:color w:val="9A6B00"/>
            <w:sz w:val="19"/>
            <w:lang w:val="es-CO"/>
          </w:rPr>
          <w:t>seem</w:t>
        </w:r>
        <w:proofErr w:type="spellEnd"/>
        <w:r w:rsidRPr="00A628AC">
          <w:rPr>
            <w:i/>
            <w:color w:val="9A6B00"/>
            <w:sz w:val="19"/>
            <w:lang w:val="es-CO"/>
          </w:rPr>
          <w:t xml:space="preserve"> </w:t>
        </w:r>
        <w:proofErr w:type="spellStart"/>
        <w:r w:rsidRPr="00A628AC">
          <w:rPr>
            <w:i/>
            <w:color w:val="9A6B00"/>
            <w:sz w:val="19"/>
            <w:lang w:val="es-CO"/>
          </w:rPr>
          <w:t>contradictory</w:t>
        </w:r>
        <w:proofErr w:type="spellEnd"/>
        <w:r w:rsidRPr="00A628AC">
          <w:rPr>
            <w:i/>
            <w:color w:val="9A6B00"/>
            <w:sz w:val="19"/>
            <w:lang w:val="es-CO"/>
          </w:rPr>
          <w:t xml:space="preserve">. </w:t>
        </w:r>
        <w:proofErr w:type="spellStart"/>
        <w:r w:rsidRPr="00A628AC">
          <w:rPr>
            <w:i/>
            <w:color w:val="9A6B00"/>
            <w:sz w:val="19"/>
            <w:lang w:val="es-CO"/>
          </w:rPr>
          <w:t>They</w:t>
        </w:r>
        <w:proofErr w:type="spellEnd"/>
        <w:r w:rsidRPr="00A628AC">
          <w:rPr>
            <w:i/>
            <w:color w:val="9A6B00"/>
            <w:sz w:val="19"/>
            <w:lang w:val="es-CO"/>
          </w:rPr>
          <w:t xml:space="preserve"> are </w:t>
        </w:r>
        <w:proofErr w:type="spellStart"/>
        <w:r w:rsidRPr="00A628AC">
          <w:rPr>
            <w:i/>
            <w:color w:val="9A6B00"/>
            <w:sz w:val="19"/>
            <w:lang w:val="es-CO"/>
          </w:rPr>
          <w:t>not</w:t>
        </w:r>
        <w:proofErr w:type="spellEnd"/>
        <w:r w:rsidRPr="00A628AC">
          <w:rPr>
            <w:i/>
            <w:color w:val="9A6B00"/>
            <w:sz w:val="19"/>
            <w:lang w:val="es-CO"/>
          </w:rPr>
          <w:t xml:space="preserve">. </w:t>
        </w:r>
        <w:r w:rsidRPr="00A628AC">
          <w:rPr>
            <w:b/>
            <w:bCs/>
            <w:i/>
            <w:color w:val="9A6B00"/>
            <w:sz w:val="19"/>
            <w:lang w:val="es-CO"/>
          </w:rPr>
          <w:t xml:space="preserve">SVV and PPV observe </w:t>
        </w:r>
        <w:proofErr w:type="spellStart"/>
        <w:r w:rsidRPr="00A628AC">
          <w:rPr>
            <w:b/>
            <w:bCs/>
            <w:i/>
            <w:color w:val="9A6B00"/>
            <w:sz w:val="19"/>
            <w:lang w:val="es-CO"/>
          </w:rPr>
          <w:t>different</w:t>
        </w:r>
        <w:proofErr w:type="spellEnd"/>
        <w:r w:rsidRPr="00A628AC">
          <w:rPr>
            <w:b/>
            <w:bCs/>
            <w:i/>
            <w:color w:val="9A6B00"/>
            <w:sz w:val="19"/>
            <w:lang w:val="es-CO"/>
          </w:rPr>
          <w:t xml:space="preserve"> </w:t>
        </w:r>
        <w:proofErr w:type="spellStart"/>
        <w:r w:rsidRPr="00A628AC">
          <w:rPr>
            <w:b/>
            <w:bCs/>
            <w:i/>
            <w:color w:val="9A6B00"/>
            <w:sz w:val="19"/>
            <w:lang w:val="es-CO"/>
          </w:rPr>
          <w:t>points</w:t>
        </w:r>
        <w:proofErr w:type="spellEnd"/>
        <w:r w:rsidRPr="00A628AC">
          <w:rPr>
            <w:b/>
            <w:bCs/>
            <w:i/>
            <w:color w:val="9A6B00"/>
            <w:sz w:val="19"/>
            <w:lang w:val="es-CO"/>
          </w:rPr>
          <w:t xml:space="preserve"> in </w:t>
        </w:r>
        <w:proofErr w:type="spellStart"/>
        <w:r w:rsidRPr="00A628AC">
          <w:rPr>
            <w:b/>
            <w:bCs/>
            <w:i/>
            <w:color w:val="9A6B00"/>
            <w:sz w:val="19"/>
            <w:lang w:val="es-CO"/>
          </w:rPr>
          <w:t>the</w:t>
        </w:r>
        <w:proofErr w:type="spellEnd"/>
        <w:r w:rsidRPr="00A628AC">
          <w:rPr>
            <w:b/>
            <w:bCs/>
            <w:i/>
            <w:color w:val="9A6B00"/>
            <w:sz w:val="19"/>
            <w:lang w:val="es-CO"/>
          </w:rPr>
          <w:t xml:space="preserve"> </w:t>
        </w:r>
        <w:proofErr w:type="spellStart"/>
        <w:r w:rsidRPr="00A628AC">
          <w:rPr>
            <w:b/>
            <w:bCs/>
            <w:i/>
            <w:color w:val="9A6B00"/>
            <w:sz w:val="19"/>
            <w:lang w:val="es-CO"/>
          </w:rPr>
          <w:t>same</w:t>
        </w:r>
        <w:proofErr w:type="spellEnd"/>
        <w:r w:rsidRPr="00A628AC">
          <w:rPr>
            <w:b/>
            <w:bCs/>
            <w:i/>
            <w:color w:val="9A6B00"/>
            <w:sz w:val="19"/>
            <w:lang w:val="es-CO"/>
          </w:rPr>
          <w:t xml:space="preserve"> causal </w:t>
        </w:r>
        <w:proofErr w:type="spellStart"/>
        <w:r w:rsidRPr="00A628AC">
          <w:rPr>
            <w:b/>
            <w:bCs/>
            <w:i/>
            <w:color w:val="9A6B00"/>
            <w:sz w:val="19"/>
            <w:lang w:val="es-CO"/>
          </w:rPr>
          <w:t>chain</w:t>
        </w:r>
        <w:proofErr w:type="spellEnd"/>
        <w:r w:rsidRPr="00A628AC">
          <w:rPr>
            <w:b/>
            <w:bCs/>
            <w:i/>
            <w:color w:val="9A6B00"/>
            <w:sz w:val="19"/>
            <w:lang w:val="es-CO"/>
          </w:rPr>
          <w:t>.</w:t>
        </w:r>
      </w:ins>
    </w:p>
    <w:p w14:paraId="5C9D9FB5" w14:textId="77777777" w:rsidR="00A628AC" w:rsidRPr="00A628AC" w:rsidRDefault="00A628AC">
      <w:pPr>
        <w:spacing w:after="0"/>
        <w:rPr>
          <w:ins w:id="337" w:author="Gustavo Garcia" w:date="2026-09-09T03:40:00Z"/>
          <w:i/>
          <w:color w:val="9A6B00"/>
          <w:sz w:val="19"/>
          <w:lang w:val="es-CO"/>
        </w:rPr>
        <w:pPrChange w:id="338" w:author="Gustavo Garcia" w:date="2026-09-09T03:40:00Z" w16du:dateUtc="2026-09-09T07:40:00Z">
          <w:pPr/>
        </w:pPrChange>
      </w:pPr>
      <w:ins w:id="339" w:author="Gustavo Garcia" w:date="2026-09-09T03:40:00Z">
        <w:r w:rsidRPr="00A628AC">
          <w:rPr>
            <w:i/>
            <w:color w:val="9A6B00"/>
            <w:sz w:val="19"/>
            <w:lang w:val="es-CO"/>
          </w:rPr>
          <w:t>Positive-</w:t>
        </w:r>
        <w:proofErr w:type="spellStart"/>
        <w:r w:rsidRPr="00A628AC">
          <w:rPr>
            <w:i/>
            <w:color w:val="9A6B00"/>
            <w:sz w:val="19"/>
            <w:lang w:val="es-CO"/>
          </w:rPr>
          <w:t>pressure</w:t>
        </w:r>
        <w:proofErr w:type="spellEnd"/>
        <w:r w:rsidRPr="00A628AC">
          <w:rPr>
            <w:i/>
            <w:color w:val="9A6B00"/>
            <w:sz w:val="19"/>
            <w:lang w:val="es-CO"/>
          </w:rPr>
          <w:t xml:space="preserve"> </w:t>
        </w:r>
        <w:proofErr w:type="spellStart"/>
        <w:r w:rsidRPr="00A628AC">
          <w:rPr>
            <w:i/>
            <w:color w:val="9A6B00"/>
            <w:sz w:val="19"/>
            <w:lang w:val="es-CO"/>
          </w:rPr>
          <w:t>inspiration</w:t>
        </w:r>
        <w:proofErr w:type="spellEnd"/>
        <w:r w:rsidRPr="00A628AC">
          <w:rPr>
            <w:i/>
            <w:color w:val="9A6B00"/>
            <w:sz w:val="19"/>
            <w:lang w:val="es-CO"/>
          </w:rPr>
          <w:t xml:space="preserve"> </w:t>
        </w:r>
        <w:proofErr w:type="spellStart"/>
        <w:r w:rsidRPr="00A628AC">
          <w:rPr>
            <w:i/>
            <w:color w:val="9A6B00"/>
            <w:sz w:val="19"/>
            <w:lang w:val="es-CO"/>
          </w:rPr>
          <w:t>perturbs</w:t>
        </w:r>
        <w:proofErr w:type="spellEnd"/>
        <w:r w:rsidRPr="00A628AC">
          <w:rPr>
            <w:i/>
            <w:color w:val="9A6B00"/>
            <w:sz w:val="19"/>
            <w:lang w:val="es-CO"/>
          </w:rPr>
          <w:t xml:space="preserve"> </w:t>
        </w:r>
        <w:proofErr w:type="spellStart"/>
        <w:r w:rsidRPr="00A628AC">
          <w:rPr>
            <w:i/>
            <w:color w:val="9A6B00"/>
            <w:sz w:val="19"/>
            <w:lang w:val="es-CO"/>
          </w:rPr>
          <w:t>venous</w:t>
        </w:r>
        <w:proofErr w:type="spellEnd"/>
        <w:r w:rsidRPr="00A628AC">
          <w:rPr>
            <w:i/>
            <w:color w:val="9A6B00"/>
            <w:sz w:val="19"/>
            <w:lang w:val="es-CO"/>
          </w:rPr>
          <w:t xml:space="preserve"> </w:t>
        </w:r>
        <w:proofErr w:type="spellStart"/>
        <w:r w:rsidRPr="00A628AC">
          <w:rPr>
            <w:i/>
            <w:color w:val="9A6B00"/>
            <w:sz w:val="19"/>
            <w:lang w:val="es-CO"/>
          </w:rPr>
          <w:t>return</w:t>
        </w:r>
        <w:proofErr w:type="spellEnd"/>
        <w:r w:rsidRPr="00A628AC">
          <w:rPr>
            <w:i/>
            <w:color w:val="9A6B00"/>
            <w:sz w:val="19"/>
            <w:lang w:val="es-CO"/>
          </w:rPr>
          <w:t xml:space="preserve"> and </w:t>
        </w:r>
        <w:proofErr w:type="spellStart"/>
        <w:r w:rsidRPr="00A628AC">
          <w:rPr>
            <w:i/>
            <w:color w:val="9A6B00"/>
            <w:sz w:val="19"/>
            <w:lang w:val="es-CO"/>
          </w:rPr>
          <w:t>right</w:t>
        </w:r>
        <w:proofErr w:type="spellEnd"/>
        <w:r w:rsidRPr="00A628AC">
          <w:rPr>
            <w:i/>
            <w:color w:val="9A6B00"/>
            <w:sz w:val="19"/>
            <w:lang w:val="es-CO"/>
          </w:rPr>
          <w:t xml:space="preserve">-ventricular </w:t>
        </w:r>
        <w:proofErr w:type="spellStart"/>
        <w:r w:rsidRPr="00A628AC">
          <w:rPr>
            <w:i/>
            <w:color w:val="9A6B00"/>
            <w:sz w:val="19"/>
            <w:lang w:val="es-CO"/>
          </w:rPr>
          <w:t>loading</w:t>
        </w:r>
        <w:proofErr w:type="spellEnd"/>
        <w:r w:rsidRPr="00A628AC">
          <w:rPr>
            <w:i/>
            <w:color w:val="9A6B00"/>
            <w:sz w:val="19"/>
            <w:lang w:val="es-CO"/>
          </w:rPr>
          <w:t xml:space="preserve">. A </w:t>
        </w:r>
        <w:proofErr w:type="spellStart"/>
        <w:r w:rsidRPr="00A628AC">
          <w:rPr>
            <w:i/>
            <w:color w:val="9A6B00"/>
            <w:sz w:val="19"/>
            <w:lang w:val="es-CO"/>
          </w:rPr>
          <w:t>few</w:t>
        </w:r>
        <w:proofErr w:type="spellEnd"/>
        <w:r w:rsidRPr="00A628AC">
          <w:rPr>
            <w:i/>
            <w:color w:val="9A6B00"/>
            <w:sz w:val="19"/>
            <w:lang w:val="es-CO"/>
          </w:rPr>
          <w:t xml:space="preserve"> </w:t>
        </w:r>
        <w:proofErr w:type="spellStart"/>
        <w:r w:rsidRPr="00A628AC">
          <w:rPr>
            <w:i/>
            <w:color w:val="9A6B00"/>
            <w:sz w:val="19"/>
            <w:lang w:val="es-CO"/>
          </w:rPr>
          <w:t>beats</w:t>
        </w:r>
        <w:proofErr w:type="spellEnd"/>
        <w:r w:rsidRPr="00A628AC">
          <w:rPr>
            <w:i/>
            <w:color w:val="9A6B00"/>
            <w:sz w:val="19"/>
            <w:lang w:val="es-CO"/>
          </w:rPr>
          <w:t xml:space="preserve"> </w:t>
        </w:r>
        <w:proofErr w:type="spellStart"/>
        <w:r w:rsidRPr="00A628AC">
          <w:rPr>
            <w:i/>
            <w:color w:val="9A6B00"/>
            <w:sz w:val="19"/>
            <w:lang w:val="es-CO"/>
          </w:rPr>
          <w:t>later</w:t>
        </w:r>
        <w:proofErr w:type="spellEnd"/>
        <w:r w:rsidRPr="00A628AC">
          <w:rPr>
            <w:i/>
            <w:color w:val="9A6B00"/>
            <w:sz w:val="19"/>
            <w:lang w:val="es-CO"/>
          </w:rPr>
          <w:t xml:space="preserve"> </w:t>
        </w:r>
        <w:proofErr w:type="spellStart"/>
        <w:r w:rsidRPr="00A628AC">
          <w:rPr>
            <w:i/>
            <w:color w:val="9A6B00"/>
            <w:sz w:val="19"/>
            <w:lang w:val="es-CO"/>
          </w:rPr>
          <w:t>left</w:t>
        </w:r>
        <w:proofErr w:type="spellEnd"/>
        <w:r w:rsidRPr="00A628AC">
          <w:rPr>
            <w:i/>
            <w:color w:val="9A6B00"/>
            <w:sz w:val="19"/>
            <w:lang w:val="es-CO"/>
          </w:rPr>
          <w:t xml:space="preserve">-ventricular </w:t>
        </w:r>
        <w:proofErr w:type="spellStart"/>
        <w:r w:rsidRPr="00A628AC">
          <w:rPr>
            <w:i/>
            <w:color w:val="9A6B00"/>
            <w:sz w:val="19"/>
            <w:lang w:val="es-CO"/>
          </w:rPr>
          <w:t>stroke</w:t>
        </w:r>
        <w:proofErr w:type="spellEnd"/>
        <w:r w:rsidRPr="00A628AC">
          <w:rPr>
            <w:i/>
            <w:color w:val="9A6B00"/>
            <w:sz w:val="19"/>
            <w:lang w:val="es-CO"/>
          </w:rPr>
          <w:t xml:space="preserve"> </w:t>
        </w:r>
        <w:proofErr w:type="spellStart"/>
        <w:r w:rsidRPr="00A628AC">
          <w:rPr>
            <w:i/>
            <w:color w:val="9A6B00"/>
            <w:sz w:val="19"/>
            <w:lang w:val="es-CO"/>
          </w:rPr>
          <w:t>volume</w:t>
        </w:r>
        <w:proofErr w:type="spellEnd"/>
        <w:r w:rsidRPr="00A628AC">
          <w:rPr>
            <w:i/>
            <w:color w:val="9A6B00"/>
            <w:sz w:val="19"/>
            <w:lang w:val="es-CO"/>
          </w:rPr>
          <w:t xml:space="preserve"> </w:t>
        </w:r>
        <w:proofErr w:type="spellStart"/>
        <w:r w:rsidRPr="00A628AC">
          <w:rPr>
            <w:i/>
            <w:color w:val="9A6B00"/>
            <w:sz w:val="19"/>
            <w:lang w:val="es-CO"/>
          </w:rPr>
          <w:t>changes</w:t>
        </w:r>
        <w:proofErr w:type="spellEnd"/>
        <w:r w:rsidRPr="00A628AC">
          <w:rPr>
            <w:i/>
            <w:color w:val="9A6B00"/>
            <w:sz w:val="19"/>
            <w:lang w:val="es-CO"/>
          </w:rPr>
          <w:t xml:space="preserve">. </w:t>
        </w:r>
        <w:r w:rsidRPr="00A628AC">
          <w:rPr>
            <w:b/>
            <w:bCs/>
            <w:i/>
            <w:color w:val="9A6B00"/>
            <w:sz w:val="19"/>
            <w:lang w:val="es-CO"/>
          </w:rPr>
          <w:t xml:space="preserve">SVV </w:t>
        </w:r>
        <w:proofErr w:type="spellStart"/>
        <w:r w:rsidRPr="00A628AC">
          <w:rPr>
            <w:b/>
            <w:bCs/>
            <w:i/>
            <w:color w:val="9A6B00"/>
            <w:sz w:val="19"/>
            <w:lang w:val="es-CO"/>
          </w:rPr>
          <w:t>stops</w:t>
        </w:r>
        <w:proofErr w:type="spellEnd"/>
        <w:r w:rsidRPr="00A628AC">
          <w:rPr>
            <w:b/>
            <w:bCs/>
            <w:i/>
            <w:color w:val="9A6B00"/>
            <w:sz w:val="19"/>
            <w:lang w:val="es-CO"/>
          </w:rPr>
          <w:t xml:space="preserve"> </w:t>
        </w:r>
        <w:proofErr w:type="spellStart"/>
        <w:r w:rsidRPr="00A628AC">
          <w:rPr>
            <w:b/>
            <w:bCs/>
            <w:i/>
            <w:color w:val="9A6B00"/>
            <w:sz w:val="19"/>
            <w:lang w:val="es-CO"/>
          </w:rPr>
          <w:t>there</w:t>
        </w:r>
        <w:proofErr w:type="spellEnd"/>
        <w:r w:rsidRPr="00A628AC">
          <w:rPr>
            <w:b/>
            <w:bCs/>
            <w:i/>
            <w:color w:val="9A6B00"/>
            <w:sz w:val="19"/>
            <w:lang w:val="es-CO"/>
          </w:rPr>
          <w:t>:</w:t>
        </w:r>
        <w:r w:rsidRPr="00A628AC">
          <w:rPr>
            <w:i/>
            <w:color w:val="9A6B00"/>
            <w:sz w:val="19"/>
            <w:lang w:val="es-CO"/>
          </w:rPr>
          <w:t xml:space="preserve"> </w:t>
        </w:r>
        <w:proofErr w:type="spellStart"/>
        <w:r w:rsidRPr="00A628AC">
          <w:rPr>
            <w:i/>
            <w:color w:val="9A6B00"/>
            <w:sz w:val="19"/>
            <w:lang w:val="es-CO"/>
          </w:rPr>
          <w:t>it</w:t>
        </w:r>
        <w:proofErr w:type="spellEnd"/>
        <w:r w:rsidRPr="00A628AC">
          <w:rPr>
            <w:i/>
            <w:color w:val="9A6B00"/>
            <w:sz w:val="19"/>
            <w:lang w:val="es-CO"/>
          </w:rPr>
          <w:t xml:space="preserve"> </w:t>
        </w:r>
        <w:proofErr w:type="spellStart"/>
        <w:r w:rsidRPr="00A628AC">
          <w:rPr>
            <w:i/>
            <w:color w:val="9A6B00"/>
            <w:sz w:val="19"/>
            <w:lang w:val="es-CO"/>
          </w:rPr>
          <w:t>reports</w:t>
        </w:r>
        <w:proofErr w:type="spellEnd"/>
        <w:r w:rsidRPr="00A628AC">
          <w:rPr>
            <w:i/>
            <w:color w:val="9A6B00"/>
            <w:sz w:val="19"/>
            <w:lang w:val="es-CO"/>
          </w:rPr>
          <w:t xml:space="preserve"> </w:t>
        </w:r>
        <w:proofErr w:type="spellStart"/>
        <w:r w:rsidRPr="00A628AC">
          <w:rPr>
            <w:i/>
            <w:color w:val="9A6B00"/>
            <w:sz w:val="19"/>
            <w:lang w:val="es-CO"/>
          </w:rPr>
          <w:t>how</w:t>
        </w:r>
        <w:proofErr w:type="spellEnd"/>
        <w:r w:rsidRPr="00A628AC">
          <w:rPr>
            <w:i/>
            <w:color w:val="9A6B00"/>
            <w:sz w:val="19"/>
            <w:lang w:val="es-CO"/>
          </w:rPr>
          <w:t xml:space="preserve"> </w:t>
        </w:r>
        <w:proofErr w:type="spellStart"/>
        <w:r w:rsidRPr="00A628AC">
          <w:rPr>
            <w:i/>
            <w:color w:val="9A6B00"/>
            <w:sz w:val="19"/>
            <w:lang w:val="es-CO"/>
          </w:rPr>
          <w:t>much</w:t>
        </w:r>
        <w:proofErr w:type="spellEnd"/>
        <w:r w:rsidRPr="00A628AC">
          <w:rPr>
            <w:i/>
            <w:color w:val="9A6B00"/>
            <w:sz w:val="19"/>
            <w:lang w:val="es-CO"/>
          </w:rPr>
          <w:t xml:space="preserve"> </w:t>
        </w:r>
        <w:proofErr w:type="spellStart"/>
        <w:r w:rsidRPr="00A628AC">
          <w:rPr>
            <w:i/>
            <w:color w:val="9A6B00"/>
            <w:sz w:val="19"/>
            <w:lang w:val="es-CO"/>
          </w:rPr>
          <w:t>ejected</w:t>
        </w:r>
        <w:proofErr w:type="spellEnd"/>
        <w:r w:rsidRPr="00A628AC">
          <w:rPr>
            <w:i/>
            <w:color w:val="9A6B00"/>
            <w:sz w:val="19"/>
            <w:lang w:val="es-CO"/>
          </w:rPr>
          <w:t xml:space="preserve"> </w:t>
        </w:r>
        <w:proofErr w:type="spellStart"/>
        <w:r w:rsidRPr="00A628AC">
          <w:rPr>
            <w:i/>
            <w:color w:val="9A6B00"/>
            <w:sz w:val="19"/>
            <w:lang w:val="es-CO"/>
          </w:rPr>
          <w:t>volume</w:t>
        </w:r>
        <w:proofErr w:type="spellEnd"/>
        <w:r w:rsidRPr="00A628AC">
          <w:rPr>
            <w:i/>
            <w:color w:val="9A6B00"/>
            <w:sz w:val="19"/>
            <w:lang w:val="es-CO"/>
          </w:rPr>
          <w:t xml:space="preserve"> </w:t>
        </w:r>
        <w:proofErr w:type="spellStart"/>
        <w:r w:rsidRPr="00A628AC">
          <w:rPr>
            <w:i/>
            <w:color w:val="9A6B00"/>
            <w:sz w:val="19"/>
            <w:lang w:val="es-CO"/>
          </w:rPr>
          <w:t>changed</w:t>
        </w:r>
        <w:proofErr w:type="spellEnd"/>
        <w:r w:rsidRPr="00A628AC">
          <w:rPr>
            <w:i/>
            <w:color w:val="9A6B00"/>
            <w:sz w:val="19"/>
            <w:lang w:val="es-CO"/>
          </w:rPr>
          <w:t>.</w:t>
        </w:r>
      </w:ins>
    </w:p>
    <w:p w14:paraId="2604D3BF" w14:textId="77777777" w:rsidR="00A628AC" w:rsidRPr="00A628AC" w:rsidRDefault="00A628AC">
      <w:pPr>
        <w:spacing w:after="0"/>
        <w:rPr>
          <w:ins w:id="340" w:author="Gustavo Garcia" w:date="2026-09-09T03:40:00Z"/>
          <w:i/>
          <w:color w:val="9A6B00"/>
          <w:sz w:val="19"/>
          <w:lang w:val="es-CO"/>
        </w:rPr>
        <w:pPrChange w:id="341" w:author="Gustavo Garcia" w:date="2026-09-09T03:40:00Z" w16du:dateUtc="2026-09-09T07:40:00Z">
          <w:pPr/>
        </w:pPrChange>
      </w:pPr>
      <w:ins w:id="342" w:author="Gustavo Garcia" w:date="2026-09-09T03:40:00Z">
        <w:r w:rsidRPr="00A628AC">
          <w:rPr>
            <w:i/>
            <w:color w:val="9A6B00"/>
            <w:sz w:val="19"/>
            <w:lang w:val="es-CO"/>
          </w:rPr>
          <w:t xml:space="preserve">PPV </w:t>
        </w:r>
        <w:proofErr w:type="spellStart"/>
        <w:r w:rsidRPr="00A628AC">
          <w:rPr>
            <w:i/>
            <w:color w:val="9A6B00"/>
            <w:sz w:val="19"/>
            <w:lang w:val="es-CO"/>
          </w:rPr>
          <w:t>adds</w:t>
        </w:r>
        <w:proofErr w:type="spellEnd"/>
        <w:r w:rsidRPr="00A628AC">
          <w:rPr>
            <w:i/>
            <w:color w:val="9A6B00"/>
            <w:sz w:val="19"/>
            <w:lang w:val="es-CO"/>
          </w:rPr>
          <w:t xml:space="preserve"> </w:t>
        </w:r>
        <w:proofErr w:type="spellStart"/>
        <w:r w:rsidRPr="00A628AC">
          <w:rPr>
            <w:i/>
            <w:color w:val="9A6B00"/>
            <w:sz w:val="19"/>
            <w:lang w:val="es-CO"/>
          </w:rPr>
          <w:t>another</w:t>
        </w:r>
        <w:proofErr w:type="spellEnd"/>
        <w:r w:rsidRPr="00A628AC">
          <w:rPr>
            <w:i/>
            <w:color w:val="9A6B00"/>
            <w:sz w:val="19"/>
            <w:lang w:val="es-CO"/>
          </w:rPr>
          <w:t xml:space="preserve"> step. </w:t>
        </w:r>
        <w:proofErr w:type="spellStart"/>
        <w:r w:rsidRPr="00A628AC">
          <w:rPr>
            <w:i/>
            <w:color w:val="9A6B00"/>
            <w:sz w:val="19"/>
            <w:lang w:val="es-CO"/>
          </w:rPr>
          <w:t>The</w:t>
        </w:r>
        <w:proofErr w:type="spellEnd"/>
        <w:r w:rsidRPr="00A628AC">
          <w:rPr>
            <w:i/>
            <w:color w:val="9A6B00"/>
            <w:sz w:val="19"/>
            <w:lang w:val="es-CO"/>
          </w:rPr>
          <w:t xml:space="preserve"> </w:t>
        </w:r>
        <w:proofErr w:type="spellStart"/>
        <w:r w:rsidRPr="00A628AC">
          <w:rPr>
            <w:i/>
            <w:color w:val="9A6B00"/>
            <w:sz w:val="19"/>
            <w:lang w:val="es-CO"/>
          </w:rPr>
          <w:t>change</w:t>
        </w:r>
        <w:proofErr w:type="spellEnd"/>
        <w:r w:rsidRPr="00A628AC">
          <w:rPr>
            <w:i/>
            <w:color w:val="9A6B00"/>
            <w:sz w:val="19"/>
            <w:lang w:val="es-CO"/>
          </w:rPr>
          <w:t xml:space="preserve"> in </w:t>
        </w:r>
        <w:proofErr w:type="spellStart"/>
        <w:r w:rsidRPr="00A628AC">
          <w:rPr>
            <w:i/>
            <w:color w:val="9A6B00"/>
            <w:sz w:val="19"/>
            <w:lang w:val="es-CO"/>
          </w:rPr>
          <w:t>stroke</w:t>
        </w:r>
        <w:proofErr w:type="spellEnd"/>
        <w:r w:rsidRPr="00A628AC">
          <w:rPr>
            <w:i/>
            <w:color w:val="9A6B00"/>
            <w:sz w:val="19"/>
            <w:lang w:val="es-CO"/>
          </w:rPr>
          <w:t xml:space="preserve"> </w:t>
        </w:r>
        <w:proofErr w:type="spellStart"/>
        <w:r w:rsidRPr="00A628AC">
          <w:rPr>
            <w:i/>
            <w:color w:val="9A6B00"/>
            <w:sz w:val="19"/>
            <w:lang w:val="es-CO"/>
          </w:rPr>
          <w:t>volume</w:t>
        </w:r>
        <w:proofErr w:type="spellEnd"/>
        <w:r w:rsidRPr="00A628AC">
          <w:rPr>
            <w:i/>
            <w:color w:val="9A6B00"/>
            <w:sz w:val="19"/>
            <w:lang w:val="es-CO"/>
          </w:rPr>
          <w:t xml:space="preserve"> </w:t>
        </w:r>
        <w:proofErr w:type="spellStart"/>
        <w:r w:rsidRPr="00A628AC">
          <w:rPr>
            <w:i/>
            <w:color w:val="9A6B00"/>
            <w:sz w:val="19"/>
            <w:lang w:val="es-CO"/>
          </w:rPr>
          <w:t>must</w:t>
        </w:r>
        <w:proofErr w:type="spellEnd"/>
        <w:r w:rsidRPr="00A628AC">
          <w:rPr>
            <w:i/>
            <w:color w:val="9A6B00"/>
            <w:sz w:val="19"/>
            <w:lang w:val="es-CO"/>
          </w:rPr>
          <w:t xml:space="preserve"> be </w:t>
        </w:r>
        <w:proofErr w:type="spellStart"/>
        <w:r w:rsidRPr="00A628AC">
          <w:rPr>
            <w:i/>
            <w:color w:val="9A6B00"/>
            <w:sz w:val="19"/>
            <w:lang w:val="es-CO"/>
          </w:rPr>
          <w:t>transformed</w:t>
        </w:r>
        <w:proofErr w:type="spellEnd"/>
        <w:r w:rsidRPr="00A628AC">
          <w:rPr>
            <w:i/>
            <w:color w:val="9A6B00"/>
            <w:sz w:val="19"/>
            <w:lang w:val="es-CO"/>
          </w:rPr>
          <w:t xml:space="preserve"> </w:t>
        </w:r>
        <w:proofErr w:type="spellStart"/>
        <w:r w:rsidRPr="00A628AC">
          <w:rPr>
            <w:i/>
            <w:color w:val="9A6B00"/>
            <w:sz w:val="19"/>
            <w:lang w:val="es-CO"/>
          </w:rPr>
          <w:t>by</w:t>
        </w:r>
        <w:proofErr w:type="spellEnd"/>
        <w:r w:rsidRPr="00A628AC">
          <w:rPr>
            <w:i/>
            <w:color w:val="9A6B00"/>
            <w:sz w:val="19"/>
            <w:lang w:val="es-CO"/>
          </w:rPr>
          <w:t xml:space="preserve"> </w:t>
        </w:r>
        <w:proofErr w:type="spellStart"/>
        <w:r w:rsidRPr="00A628AC">
          <w:rPr>
            <w:i/>
            <w:color w:val="9A6B00"/>
            <w:sz w:val="19"/>
            <w:lang w:val="es-CO"/>
          </w:rPr>
          <w:t>the</w:t>
        </w:r>
        <w:proofErr w:type="spellEnd"/>
        <w:r w:rsidRPr="00A628AC">
          <w:rPr>
            <w:i/>
            <w:color w:val="9A6B00"/>
            <w:sz w:val="19"/>
            <w:lang w:val="es-CO"/>
          </w:rPr>
          <w:t xml:space="preserve"> arterial </w:t>
        </w:r>
        <w:proofErr w:type="spellStart"/>
        <w:r w:rsidRPr="00A628AC">
          <w:rPr>
            <w:i/>
            <w:color w:val="9A6B00"/>
            <w:sz w:val="19"/>
            <w:lang w:val="es-CO"/>
          </w:rPr>
          <w:t>system</w:t>
        </w:r>
        <w:proofErr w:type="spellEnd"/>
        <w:r w:rsidRPr="00A628AC">
          <w:rPr>
            <w:i/>
            <w:color w:val="9A6B00"/>
            <w:sz w:val="19"/>
            <w:lang w:val="es-CO"/>
          </w:rPr>
          <w:t xml:space="preserve"> </w:t>
        </w:r>
        <w:proofErr w:type="spellStart"/>
        <w:r w:rsidRPr="00A628AC">
          <w:rPr>
            <w:i/>
            <w:color w:val="9A6B00"/>
            <w:sz w:val="19"/>
            <w:lang w:val="es-CO"/>
          </w:rPr>
          <w:t>into</w:t>
        </w:r>
        <w:proofErr w:type="spellEnd"/>
        <w:r w:rsidRPr="00A628AC">
          <w:rPr>
            <w:i/>
            <w:color w:val="9A6B00"/>
            <w:sz w:val="19"/>
            <w:lang w:val="es-CO"/>
          </w:rPr>
          <w:t xml:space="preserve"> a </w:t>
        </w:r>
        <w:proofErr w:type="spellStart"/>
        <w:r w:rsidRPr="00A628AC">
          <w:rPr>
            <w:i/>
            <w:color w:val="9A6B00"/>
            <w:sz w:val="19"/>
            <w:lang w:val="es-CO"/>
          </w:rPr>
          <w:t>change</w:t>
        </w:r>
        <w:proofErr w:type="spellEnd"/>
        <w:r w:rsidRPr="00A628AC">
          <w:rPr>
            <w:i/>
            <w:color w:val="9A6B00"/>
            <w:sz w:val="19"/>
            <w:lang w:val="es-CO"/>
          </w:rPr>
          <w:t xml:space="preserve"> in pulse </w:t>
        </w:r>
        <w:proofErr w:type="spellStart"/>
        <w:r w:rsidRPr="00A628AC">
          <w:rPr>
            <w:i/>
            <w:color w:val="9A6B00"/>
            <w:sz w:val="19"/>
            <w:lang w:val="es-CO"/>
          </w:rPr>
          <w:t>pressure</w:t>
        </w:r>
        <w:proofErr w:type="spellEnd"/>
        <w:r w:rsidRPr="00A628AC">
          <w:rPr>
            <w:i/>
            <w:color w:val="9A6B00"/>
            <w:sz w:val="19"/>
            <w:lang w:val="es-CO"/>
          </w:rPr>
          <w:t>:</w:t>
        </w:r>
      </w:ins>
    </w:p>
    <w:p w14:paraId="223C1CEE" w14:textId="17B0B95C" w:rsidR="00A628AC" w:rsidRPr="00A628AC" w:rsidRDefault="00A628AC">
      <w:pPr>
        <w:spacing w:after="0"/>
        <w:rPr>
          <w:ins w:id="343" w:author="Gustavo Garcia" w:date="2026-09-09T03:40:00Z"/>
          <w:i/>
          <w:color w:val="9A6B00"/>
          <w:sz w:val="19"/>
          <w:lang w:val="es-CO"/>
        </w:rPr>
        <w:pPrChange w:id="344" w:author="Gustavo Garcia" w:date="2026-09-09T03:40:00Z" w16du:dateUtc="2026-09-09T07:40:00Z">
          <w:pPr/>
        </w:pPrChange>
      </w:pPr>
      <m:oMathPara>
        <m:oMath>
          <m:r>
            <w:ins w:id="345" w:author="Gustavo Garcia" w:date="2026-09-09T03:40:00Z">
              <w:rPr>
                <w:rFonts w:ascii="Cambria Math" w:hAnsi="Cambria Math"/>
                <w:color w:val="9A6B00"/>
                <w:sz w:val="19"/>
                <w:lang w:val="es-CO"/>
              </w:rPr>
              <m:t>ΔSV→</m:t>
            </w:ins>
          </m:r>
          <m:r>
            <w:ins w:id="346" w:author="Gustavo Garcia" w:date="2026-09-09T03:40:00Z">
              <m:rPr>
                <m:nor/>
              </m:rPr>
              <w:rPr>
                <w:i/>
                <w:color w:val="9A6B00"/>
                <w:sz w:val="19"/>
                <w:lang w:val="es-CO"/>
              </w:rPr>
              <m:t>arterial pressure response</m:t>
            </w:ins>
          </m:r>
          <m:r>
            <w:ins w:id="347" w:author="Gustavo Garcia" w:date="2026-09-09T03:40:00Z">
              <w:rPr>
                <w:rFonts w:ascii="Cambria Math" w:hAnsi="Cambria Math"/>
                <w:color w:val="9A6B00"/>
                <w:sz w:val="19"/>
                <w:lang w:val="es-CO"/>
              </w:rPr>
              <m:t>→ΔPP</m:t>
            </w:ins>
          </m:r>
        </m:oMath>
      </m:oMathPara>
    </w:p>
    <w:p w14:paraId="772EA86E" w14:textId="77777777" w:rsidR="00A628AC" w:rsidRPr="00A628AC" w:rsidRDefault="00A628AC">
      <w:pPr>
        <w:spacing w:after="0"/>
        <w:rPr>
          <w:ins w:id="348" w:author="Gustavo Garcia" w:date="2026-09-09T03:40:00Z"/>
          <w:i/>
          <w:color w:val="9A6B00"/>
          <w:sz w:val="19"/>
          <w:lang w:val="es-CO"/>
        </w:rPr>
        <w:pPrChange w:id="349" w:author="Gustavo Garcia" w:date="2026-09-09T03:40:00Z" w16du:dateUtc="2026-09-09T07:40:00Z">
          <w:pPr/>
        </w:pPrChange>
      </w:pPr>
      <w:proofErr w:type="spellStart"/>
      <w:ins w:id="350" w:author="Gustavo Garcia" w:date="2026-09-09T03:40:00Z">
        <w:r w:rsidRPr="00A628AC">
          <w:rPr>
            <w:i/>
            <w:color w:val="9A6B00"/>
            <w:sz w:val="19"/>
            <w:lang w:val="es-CO"/>
          </w:rPr>
          <w:t>That</w:t>
        </w:r>
        <w:proofErr w:type="spellEnd"/>
        <w:r w:rsidRPr="00A628AC">
          <w:rPr>
            <w:i/>
            <w:color w:val="9A6B00"/>
            <w:sz w:val="19"/>
            <w:lang w:val="es-CO"/>
          </w:rPr>
          <w:t xml:space="preserve"> </w:t>
        </w:r>
        <w:proofErr w:type="spellStart"/>
        <w:r w:rsidRPr="00A628AC">
          <w:rPr>
            <w:i/>
            <w:color w:val="9A6B00"/>
            <w:sz w:val="19"/>
            <w:lang w:val="es-CO"/>
          </w:rPr>
          <w:t>transformation</w:t>
        </w:r>
        <w:proofErr w:type="spellEnd"/>
        <w:r w:rsidRPr="00A628AC">
          <w:rPr>
            <w:i/>
            <w:color w:val="9A6B00"/>
            <w:sz w:val="19"/>
            <w:lang w:val="es-CO"/>
          </w:rPr>
          <w:t xml:space="preserve"> </w:t>
        </w:r>
        <w:proofErr w:type="spellStart"/>
        <w:r w:rsidRPr="00A628AC">
          <w:rPr>
            <w:i/>
            <w:color w:val="9A6B00"/>
            <w:sz w:val="19"/>
            <w:lang w:val="es-CO"/>
          </w:rPr>
          <w:t>depends</w:t>
        </w:r>
        <w:proofErr w:type="spellEnd"/>
        <w:r w:rsidRPr="00A628AC">
          <w:rPr>
            <w:i/>
            <w:color w:val="9A6B00"/>
            <w:sz w:val="19"/>
            <w:lang w:val="es-CO"/>
          </w:rPr>
          <w:t xml:space="preserve"> </w:t>
        </w:r>
        <w:proofErr w:type="spellStart"/>
        <w:r w:rsidRPr="00A628AC">
          <w:rPr>
            <w:i/>
            <w:color w:val="9A6B00"/>
            <w:sz w:val="19"/>
            <w:lang w:val="es-CO"/>
          </w:rPr>
          <w:t>on</w:t>
        </w:r>
        <w:proofErr w:type="spellEnd"/>
        <w:r w:rsidRPr="00A628AC">
          <w:rPr>
            <w:i/>
            <w:color w:val="9A6B00"/>
            <w:sz w:val="19"/>
            <w:lang w:val="es-CO"/>
          </w:rPr>
          <w:t xml:space="preserve"> more </w:t>
        </w:r>
        <w:proofErr w:type="spellStart"/>
        <w:r w:rsidRPr="00A628AC">
          <w:rPr>
            <w:i/>
            <w:color w:val="9A6B00"/>
            <w:sz w:val="19"/>
            <w:lang w:val="es-CO"/>
          </w:rPr>
          <w:t>than</w:t>
        </w:r>
        <w:proofErr w:type="spellEnd"/>
        <w:r w:rsidRPr="00A628AC">
          <w:rPr>
            <w:i/>
            <w:color w:val="9A6B00"/>
            <w:sz w:val="19"/>
            <w:lang w:val="es-CO"/>
          </w:rPr>
          <w:t xml:space="preserve"> </w:t>
        </w:r>
        <w:proofErr w:type="spellStart"/>
        <w:r w:rsidRPr="00A628AC">
          <w:rPr>
            <w:i/>
            <w:color w:val="9A6B00"/>
            <w:sz w:val="19"/>
            <w:lang w:val="es-CO"/>
          </w:rPr>
          <w:t>resistance</w:t>
        </w:r>
        <w:proofErr w:type="spellEnd"/>
        <w:r w:rsidRPr="00A628AC">
          <w:rPr>
            <w:i/>
            <w:color w:val="9A6B00"/>
            <w:sz w:val="19"/>
            <w:lang w:val="es-CO"/>
          </w:rPr>
          <w:t xml:space="preserve">. Total arterial </w:t>
        </w:r>
        <w:proofErr w:type="spellStart"/>
        <w:r w:rsidRPr="00A628AC">
          <w:rPr>
            <w:i/>
            <w:color w:val="9A6B00"/>
            <w:sz w:val="19"/>
            <w:lang w:val="es-CO"/>
          </w:rPr>
          <w:t>compliance</w:t>
        </w:r>
        <w:proofErr w:type="spellEnd"/>
        <w:r w:rsidRPr="00A628AC">
          <w:rPr>
            <w:i/>
            <w:color w:val="9A6B00"/>
            <w:sz w:val="19"/>
            <w:lang w:val="es-CO"/>
          </w:rPr>
          <w:t xml:space="preserve">, </w:t>
        </w:r>
        <w:proofErr w:type="spellStart"/>
        <w:r w:rsidRPr="00A628AC">
          <w:rPr>
            <w:i/>
            <w:color w:val="9A6B00"/>
            <w:sz w:val="19"/>
            <w:lang w:val="es-CO"/>
          </w:rPr>
          <w:t>characteristic</w:t>
        </w:r>
        <w:proofErr w:type="spellEnd"/>
        <w:r w:rsidRPr="00A628AC">
          <w:rPr>
            <w:i/>
            <w:color w:val="9A6B00"/>
            <w:sz w:val="19"/>
            <w:lang w:val="es-CO"/>
          </w:rPr>
          <w:t xml:space="preserve"> </w:t>
        </w:r>
        <w:proofErr w:type="spellStart"/>
        <w:r w:rsidRPr="00A628AC">
          <w:rPr>
            <w:i/>
            <w:color w:val="9A6B00"/>
            <w:sz w:val="19"/>
            <w:lang w:val="es-CO"/>
          </w:rPr>
          <w:t>impedance</w:t>
        </w:r>
        <w:proofErr w:type="spellEnd"/>
        <w:r w:rsidRPr="00A628AC">
          <w:rPr>
            <w:i/>
            <w:color w:val="9A6B00"/>
            <w:sz w:val="19"/>
            <w:lang w:val="es-CO"/>
          </w:rPr>
          <w:t xml:space="preserve">, wave </w:t>
        </w:r>
        <w:proofErr w:type="spellStart"/>
        <w:r w:rsidRPr="00A628AC">
          <w:rPr>
            <w:i/>
            <w:color w:val="9A6B00"/>
            <w:sz w:val="19"/>
            <w:lang w:val="es-CO"/>
          </w:rPr>
          <w:t>transmission</w:t>
        </w:r>
        <w:proofErr w:type="spellEnd"/>
        <w:r w:rsidRPr="00A628AC">
          <w:rPr>
            <w:i/>
            <w:color w:val="9A6B00"/>
            <w:sz w:val="19"/>
            <w:lang w:val="es-CO"/>
          </w:rPr>
          <w:t xml:space="preserve"> and </w:t>
        </w:r>
        <w:proofErr w:type="spellStart"/>
        <w:r w:rsidRPr="00A628AC">
          <w:rPr>
            <w:i/>
            <w:color w:val="9A6B00"/>
            <w:sz w:val="19"/>
            <w:lang w:val="es-CO"/>
          </w:rPr>
          <w:t>reflection</w:t>
        </w:r>
        <w:proofErr w:type="spellEnd"/>
        <w:r w:rsidRPr="00A628AC">
          <w:rPr>
            <w:i/>
            <w:color w:val="9A6B00"/>
            <w:sz w:val="19"/>
            <w:lang w:val="es-CO"/>
          </w:rPr>
          <w:t xml:space="preserve">, ventricular </w:t>
        </w:r>
        <w:proofErr w:type="spellStart"/>
        <w:r w:rsidRPr="00A628AC">
          <w:rPr>
            <w:i/>
            <w:color w:val="9A6B00"/>
            <w:sz w:val="19"/>
            <w:lang w:val="es-CO"/>
          </w:rPr>
          <w:t>ejection</w:t>
        </w:r>
        <w:proofErr w:type="spellEnd"/>
        <w:r w:rsidRPr="00A628AC">
          <w:rPr>
            <w:i/>
            <w:color w:val="9A6B00"/>
            <w:sz w:val="19"/>
            <w:lang w:val="es-CO"/>
          </w:rPr>
          <w:t xml:space="preserve"> </w:t>
        </w:r>
        <w:proofErr w:type="spellStart"/>
        <w:r w:rsidRPr="00A628AC">
          <w:rPr>
            <w:i/>
            <w:color w:val="9A6B00"/>
            <w:sz w:val="19"/>
            <w:lang w:val="es-CO"/>
          </w:rPr>
          <w:t>pattern</w:t>
        </w:r>
        <w:proofErr w:type="spellEnd"/>
        <w:r w:rsidRPr="00A628AC">
          <w:rPr>
            <w:i/>
            <w:color w:val="9A6B00"/>
            <w:sz w:val="19"/>
            <w:lang w:val="es-CO"/>
          </w:rPr>
          <w:t xml:space="preserve"> and vascular </w:t>
        </w:r>
        <w:proofErr w:type="spellStart"/>
        <w:r w:rsidRPr="00A628AC">
          <w:rPr>
            <w:i/>
            <w:color w:val="9A6B00"/>
            <w:sz w:val="19"/>
            <w:lang w:val="es-CO"/>
          </w:rPr>
          <w:t>tone</w:t>
        </w:r>
        <w:proofErr w:type="spellEnd"/>
        <w:r w:rsidRPr="00A628AC">
          <w:rPr>
            <w:i/>
            <w:color w:val="9A6B00"/>
            <w:sz w:val="19"/>
            <w:lang w:val="es-CO"/>
          </w:rPr>
          <w:t xml:space="preserve"> </w:t>
        </w:r>
        <w:proofErr w:type="spellStart"/>
        <w:r w:rsidRPr="00A628AC">
          <w:rPr>
            <w:i/>
            <w:color w:val="9A6B00"/>
            <w:sz w:val="19"/>
            <w:lang w:val="es-CO"/>
          </w:rPr>
          <w:t>all</w:t>
        </w:r>
        <w:proofErr w:type="spellEnd"/>
        <w:r w:rsidRPr="00A628AC">
          <w:rPr>
            <w:i/>
            <w:color w:val="9A6B00"/>
            <w:sz w:val="19"/>
            <w:lang w:val="es-CO"/>
          </w:rPr>
          <w:t xml:space="preserve"> </w:t>
        </w:r>
        <w:proofErr w:type="spellStart"/>
        <w:r w:rsidRPr="00A628AC">
          <w:rPr>
            <w:i/>
            <w:color w:val="9A6B00"/>
            <w:sz w:val="19"/>
            <w:lang w:val="es-CO"/>
          </w:rPr>
          <w:t>influence</w:t>
        </w:r>
        <w:proofErr w:type="spellEnd"/>
        <w:r w:rsidRPr="00A628AC">
          <w:rPr>
            <w:i/>
            <w:color w:val="9A6B00"/>
            <w:sz w:val="19"/>
            <w:lang w:val="es-CO"/>
          </w:rPr>
          <w:t xml:space="preserve"> </w:t>
        </w:r>
        <w:proofErr w:type="spellStart"/>
        <w:r w:rsidRPr="00A628AC">
          <w:rPr>
            <w:i/>
            <w:color w:val="9A6B00"/>
            <w:sz w:val="19"/>
            <w:lang w:val="es-CO"/>
          </w:rPr>
          <w:t>how</w:t>
        </w:r>
        <w:proofErr w:type="spellEnd"/>
        <w:r w:rsidRPr="00A628AC">
          <w:rPr>
            <w:i/>
            <w:color w:val="9A6B00"/>
            <w:sz w:val="19"/>
            <w:lang w:val="es-CO"/>
          </w:rPr>
          <w:t xml:space="preserve"> </w:t>
        </w:r>
        <w:proofErr w:type="spellStart"/>
        <w:r w:rsidRPr="00A628AC">
          <w:rPr>
            <w:i/>
            <w:color w:val="9A6B00"/>
            <w:sz w:val="19"/>
            <w:lang w:val="es-CO"/>
          </w:rPr>
          <w:t>much</w:t>
        </w:r>
        <w:proofErr w:type="spellEnd"/>
        <w:r w:rsidRPr="00A628AC">
          <w:rPr>
            <w:i/>
            <w:color w:val="9A6B00"/>
            <w:sz w:val="19"/>
            <w:lang w:val="es-CO"/>
          </w:rPr>
          <w:t xml:space="preserve"> pulse </w:t>
        </w:r>
        <w:proofErr w:type="spellStart"/>
        <w:r w:rsidRPr="00A628AC">
          <w:rPr>
            <w:i/>
            <w:color w:val="9A6B00"/>
            <w:sz w:val="19"/>
            <w:lang w:val="es-CO"/>
          </w:rPr>
          <w:t>pressure</w:t>
        </w:r>
        <w:proofErr w:type="spellEnd"/>
        <w:r w:rsidRPr="00A628AC">
          <w:rPr>
            <w:i/>
            <w:color w:val="9A6B00"/>
            <w:sz w:val="19"/>
            <w:lang w:val="es-CO"/>
          </w:rPr>
          <w:t xml:space="preserve"> </w:t>
        </w:r>
        <w:proofErr w:type="spellStart"/>
        <w:r w:rsidRPr="00A628AC">
          <w:rPr>
            <w:i/>
            <w:color w:val="9A6B00"/>
            <w:sz w:val="19"/>
            <w:lang w:val="es-CO"/>
          </w:rPr>
          <w:t>is</w:t>
        </w:r>
        <w:proofErr w:type="spellEnd"/>
        <w:r w:rsidRPr="00A628AC">
          <w:rPr>
            <w:i/>
            <w:color w:val="9A6B00"/>
            <w:sz w:val="19"/>
            <w:lang w:val="es-CO"/>
          </w:rPr>
          <w:t xml:space="preserve"> </w:t>
        </w:r>
        <w:proofErr w:type="spellStart"/>
        <w:r w:rsidRPr="00A628AC">
          <w:rPr>
            <w:i/>
            <w:color w:val="9A6B00"/>
            <w:sz w:val="19"/>
            <w:lang w:val="es-CO"/>
          </w:rPr>
          <w:t>generated</w:t>
        </w:r>
        <w:proofErr w:type="spellEnd"/>
        <w:r w:rsidRPr="00A628AC">
          <w:rPr>
            <w:i/>
            <w:color w:val="9A6B00"/>
            <w:sz w:val="19"/>
            <w:lang w:val="es-CO"/>
          </w:rPr>
          <w:t xml:space="preserve"> </w:t>
        </w:r>
        <w:proofErr w:type="spellStart"/>
        <w:r w:rsidRPr="00A628AC">
          <w:rPr>
            <w:i/>
            <w:color w:val="9A6B00"/>
            <w:sz w:val="19"/>
            <w:lang w:val="es-CO"/>
          </w:rPr>
          <w:t>by</w:t>
        </w:r>
        <w:proofErr w:type="spellEnd"/>
        <w:r w:rsidRPr="00A628AC">
          <w:rPr>
            <w:i/>
            <w:color w:val="9A6B00"/>
            <w:sz w:val="19"/>
            <w:lang w:val="es-CO"/>
          </w:rPr>
          <w:t xml:space="preserve"> a </w:t>
        </w:r>
        <w:proofErr w:type="spellStart"/>
        <w:r w:rsidRPr="00A628AC">
          <w:rPr>
            <w:i/>
            <w:color w:val="9A6B00"/>
            <w:sz w:val="19"/>
            <w:lang w:val="es-CO"/>
          </w:rPr>
          <w:t>given</w:t>
        </w:r>
        <w:proofErr w:type="spellEnd"/>
        <w:r w:rsidRPr="00A628AC">
          <w:rPr>
            <w:i/>
            <w:color w:val="9A6B00"/>
            <w:sz w:val="19"/>
            <w:lang w:val="es-CO"/>
          </w:rPr>
          <w:t xml:space="preserve"> </w:t>
        </w:r>
        <w:proofErr w:type="spellStart"/>
        <w:r w:rsidRPr="00A628AC">
          <w:rPr>
            <w:i/>
            <w:color w:val="9A6B00"/>
            <w:sz w:val="19"/>
            <w:lang w:val="es-CO"/>
          </w:rPr>
          <w:t>stroke</w:t>
        </w:r>
        <w:proofErr w:type="spellEnd"/>
        <w:r w:rsidRPr="00A628AC">
          <w:rPr>
            <w:i/>
            <w:color w:val="9A6B00"/>
            <w:sz w:val="19"/>
            <w:lang w:val="es-CO"/>
          </w:rPr>
          <w:t xml:space="preserve"> </w:t>
        </w:r>
        <w:proofErr w:type="spellStart"/>
        <w:r w:rsidRPr="00A628AC">
          <w:rPr>
            <w:i/>
            <w:color w:val="9A6B00"/>
            <w:sz w:val="19"/>
            <w:lang w:val="es-CO"/>
          </w:rPr>
          <w:t>volume</w:t>
        </w:r>
        <w:proofErr w:type="spellEnd"/>
        <w:r w:rsidRPr="00A628AC">
          <w:rPr>
            <w:i/>
            <w:color w:val="9A6B00"/>
            <w:sz w:val="19"/>
            <w:lang w:val="es-CO"/>
          </w:rPr>
          <w:t xml:space="preserve">. In a </w:t>
        </w:r>
        <w:proofErr w:type="spellStart"/>
        <w:r w:rsidRPr="00A628AC">
          <w:rPr>
            <w:i/>
            <w:color w:val="9A6B00"/>
            <w:sz w:val="19"/>
            <w:lang w:val="es-CO"/>
          </w:rPr>
          <w:t>profoundly</w:t>
        </w:r>
        <w:proofErr w:type="spellEnd"/>
        <w:r w:rsidRPr="00A628AC">
          <w:rPr>
            <w:i/>
            <w:color w:val="9A6B00"/>
            <w:sz w:val="19"/>
            <w:lang w:val="es-CO"/>
          </w:rPr>
          <w:t xml:space="preserve"> </w:t>
        </w:r>
        <w:proofErr w:type="spellStart"/>
        <w:r w:rsidRPr="00A628AC">
          <w:rPr>
            <w:i/>
            <w:color w:val="9A6B00"/>
            <w:sz w:val="19"/>
            <w:lang w:val="es-CO"/>
          </w:rPr>
          <w:t>vasodilated</w:t>
        </w:r>
        <w:proofErr w:type="spellEnd"/>
        <w:r w:rsidRPr="00A628AC">
          <w:rPr>
            <w:i/>
            <w:color w:val="9A6B00"/>
            <w:sz w:val="19"/>
            <w:lang w:val="es-CO"/>
          </w:rPr>
          <w:t xml:space="preserve"> </w:t>
        </w:r>
        <w:proofErr w:type="spellStart"/>
        <w:r w:rsidRPr="00A628AC">
          <w:rPr>
            <w:i/>
            <w:color w:val="9A6B00"/>
            <w:sz w:val="19"/>
            <w:lang w:val="es-CO"/>
          </w:rPr>
          <w:t>circulation</w:t>
        </w:r>
        <w:proofErr w:type="spellEnd"/>
        <w:r w:rsidRPr="00A628AC">
          <w:rPr>
            <w:i/>
            <w:color w:val="9A6B00"/>
            <w:sz w:val="19"/>
            <w:lang w:val="es-CO"/>
          </w:rPr>
          <w:t xml:space="preserve">, a </w:t>
        </w:r>
        <w:proofErr w:type="spellStart"/>
        <w:r w:rsidRPr="00A628AC">
          <w:rPr>
            <w:i/>
            <w:color w:val="9A6B00"/>
            <w:sz w:val="19"/>
            <w:lang w:val="es-CO"/>
          </w:rPr>
          <w:t>large</w:t>
        </w:r>
        <w:proofErr w:type="spellEnd"/>
        <w:r w:rsidRPr="00A628AC">
          <w:rPr>
            <w:i/>
            <w:color w:val="9A6B00"/>
            <w:sz w:val="19"/>
            <w:lang w:val="es-CO"/>
          </w:rPr>
          <w:t xml:space="preserve"> </w:t>
        </w:r>
        <w:proofErr w:type="spellStart"/>
        <w:r w:rsidRPr="00A628AC">
          <w:rPr>
            <w:i/>
            <w:color w:val="9A6B00"/>
            <w:sz w:val="19"/>
            <w:lang w:val="es-CO"/>
          </w:rPr>
          <w:t>respiratory</w:t>
        </w:r>
        <w:proofErr w:type="spellEnd"/>
        <w:r w:rsidRPr="00A628AC">
          <w:rPr>
            <w:i/>
            <w:color w:val="9A6B00"/>
            <w:sz w:val="19"/>
            <w:lang w:val="es-CO"/>
          </w:rPr>
          <w:t xml:space="preserve"> swing in </w:t>
        </w:r>
        <w:proofErr w:type="spellStart"/>
        <w:r w:rsidRPr="00A628AC">
          <w:rPr>
            <w:i/>
            <w:color w:val="9A6B00"/>
            <w:sz w:val="19"/>
            <w:lang w:val="es-CO"/>
          </w:rPr>
          <w:t>stroke</w:t>
        </w:r>
        <w:proofErr w:type="spellEnd"/>
        <w:r w:rsidRPr="00A628AC">
          <w:rPr>
            <w:i/>
            <w:color w:val="9A6B00"/>
            <w:sz w:val="19"/>
            <w:lang w:val="es-CO"/>
          </w:rPr>
          <w:t xml:space="preserve"> </w:t>
        </w:r>
        <w:proofErr w:type="spellStart"/>
        <w:r w:rsidRPr="00A628AC">
          <w:rPr>
            <w:i/>
            <w:color w:val="9A6B00"/>
            <w:sz w:val="19"/>
            <w:lang w:val="es-CO"/>
          </w:rPr>
          <w:t>volume</w:t>
        </w:r>
        <w:proofErr w:type="spellEnd"/>
        <w:r w:rsidRPr="00A628AC">
          <w:rPr>
            <w:i/>
            <w:color w:val="9A6B00"/>
            <w:sz w:val="19"/>
            <w:lang w:val="es-CO"/>
          </w:rPr>
          <w:t xml:space="preserve"> can </w:t>
        </w:r>
        <w:proofErr w:type="spellStart"/>
        <w:r w:rsidRPr="00A628AC">
          <w:rPr>
            <w:i/>
            <w:color w:val="9A6B00"/>
            <w:sz w:val="19"/>
            <w:lang w:val="es-CO"/>
          </w:rPr>
          <w:t>therefore</w:t>
        </w:r>
        <w:proofErr w:type="spellEnd"/>
        <w:r w:rsidRPr="00A628AC">
          <w:rPr>
            <w:i/>
            <w:color w:val="9A6B00"/>
            <w:sz w:val="19"/>
            <w:lang w:val="es-CO"/>
          </w:rPr>
          <w:t xml:space="preserve"> produce a </w:t>
        </w:r>
        <w:proofErr w:type="spellStart"/>
        <w:r w:rsidRPr="00A628AC">
          <w:rPr>
            <w:i/>
            <w:color w:val="9A6B00"/>
            <w:sz w:val="19"/>
            <w:lang w:val="es-CO"/>
          </w:rPr>
          <w:t>much</w:t>
        </w:r>
        <w:proofErr w:type="spellEnd"/>
        <w:r w:rsidRPr="00A628AC">
          <w:rPr>
            <w:i/>
            <w:color w:val="9A6B00"/>
            <w:sz w:val="19"/>
            <w:lang w:val="es-CO"/>
          </w:rPr>
          <w:t xml:space="preserve"> </w:t>
        </w:r>
        <w:proofErr w:type="spellStart"/>
        <w:r w:rsidRPr="00A628AC">
          <w:rPr>
            <w:i/>
            <w:color w:val="9A6B00"/>
            <w:sz w:val="19"/>
            <w:lang w:val="es-CO"/>
          </w:rPr>
          <w:t>smaller</w:t>
        </w:r>
        <w:proofErr w:type="spellEnd"/>
        <w:r w:rsidRPr="00A628AC">
          <w:rPr>
            <w:i/>
            <w:color w:val="9A6B00"/>
            <w:sz w:val="19"/>
            <w:lang w:val="es-CO"/>
          </w:rPr>
          <w:t xml:space="preserve"> swing in pulse </w:t>
        </w:r>
        <w:proofErr w:type="spellStart"/>
        <w:r w:rsidRPr="00A628AC">
          <w:rPr>
            <w:i/>
            <w:color w:val="9A6B00"/>
            <w:sz w:val="19"/>
            <w:lang w:val="es-CO"/>
          </w:rPr>
          <w:t>pressure</w:t>
        </w:r>
        <w:proofErr w:type="spellEnd"/>
        <w:r w:rsidRPr="00A628AC">
          <w:rPr>
            <w:i/>
            <w:color w:val="9A6B00"/>
            <w:sz w:val="19"/>
            <w:lang w:val="es-CO"/>
          </w:rPr>
          <w:t xml:space="preserve">. </w:t>
        </w:r>
        <w:proofErr w:type="spellStart"/>
        <w:r w:rsidRPr="00A628AC">
          <w:rPr>
            <w:b/>
            <w:bCs/>
            <w:i/>
            <w:color w:val="9A6B00"/>
            <w:sz w:val="19"/>
            <w:lang w:val="es-CO"/>
          </w:rPr>
          <w:t>The</w:t>
        </w:r>
        <w:proofErr w:type="spellEnd"/>
        <w:r w:rsidRPr="00A628AC">
          <w:rPr>
            <w:b/>
            <w:bCs/>
            <w:i/>
            <w:color w:val="9A6B00"/>
            <w:sz w:val="19"/>
            <w:lang w:val="es-CO"/>
          </w:rPr>
          <w:t xml:space="preserve"> </w:t>
        </w:r>
        <w:proofErr w:type="spellStart"/>
        <w:r w:rsidRPr="00A628AC">
          <w:rPr>
            <w:b/>
            <w:bCs/>
            <w:i/>
            <w:color w:val="9A6B00"/>
            <w:sz w:val="19"/>
            <w:lang w:val="es-CO"/>
          </w:rPr>
          <w:t>flow</w:t>
        </w:r>
        <w:proofErr w:type="spellEnd"/>
        <w:r w:rsidRPr="00A628AC">
          <w:rPr>
            <w:b/>
            <w:bCs/>
            <w:i/>
            <w:color w:val="9A6B00"/>
            <w:sz w:val="19"/>
            <w:lang w:val="es-CO"/>
          </w:rPr>
          <w:t xml:space="preserve"> </w:t>
        </w:r>
        <w:proofErr w:type="spellStart"/>
        <w:r w:rsidRPr="00A628AC">
          <w:rPr>
            <w:b/>
            <w:bCs/>
            <w:i/>
            <w:color w:val="9A6B00"/>
            <w:sz w:val="19"/>
            <w:lang w:val="es-CO"/>
          </w:rPr>
          <w:t>signal</w:t>
        </w:r>
        <w:proofErr w:type="spellEnd"/>
        <w:r w:rsidRPr="00A628AC">
          <w:rPr>
            <w:b/>
            <w:bCs/>
            <w:i/>
            <w:color w:val="9A6B00"/>
            <w:sz w:val="19"/>
            <w:lang w:val="es-CO"/>
          </w:rPr>
          <w:t xml:space="preserve"> </w:t>
        </w:r>
        <w:proofErr w:type="spellStart"/>
        <w:r w:rsidRPr="00A628AC">
          <w:rPr>
            <w:b/>
            <w:bCs/>
            <w:i/>
            <w:color w:val="9A6B00"/>
            <w:sz w:val="19"/>
            <w:lang w:val="es-CO"/>
          </w:rPr>
          <w:t>is</w:t>
        </w:r>
        <w:proofErr w:type="spellEnd"/>
        <w:r w:rsidRPr="00A628AC">
          <w:rPr>
            <w:b/>
            <w:bCs/>
            <w:i/>
            <w:color w:val="9A6B00"/>
            <w:sz w:val="19"/>
            <w:lang w:val="es-CO"/>
          </w:rPr>
          <w:t xml:space="preserve"> </w:t>
        </w:r>
        <w:proofErr w:type="spellStart"/>
        <w:r w:rsidRPr="00A628AC">
          <w:rPr>
            <w:b/>
            <w:bCs/>
            <w:i/>
            <w:color w:val="9A6B00"/>
            <w:sz w:val="19"/>
            <w:lang w:val="es-CO"/>
          </w:rPr>
          <w:t>large</w:t>
        </w:r>
        <w:proofErr w:type="spellEnd"/>
        <w:r w:rsidRPr="00A628AC">
          <w:rPr>
            <w:b/>
            <w:bCs/>
            <w:i/>
            <w:color w:val="9A6B00"/>
            <w:sz w:val="19"/>
            <w:lang w:val="es-CO"/>
          </w:rPr>
          <w:t xml:space="preserve">; </w:t>
        </w:r>
        <w:proofErr w:type="spellStart"/>
        <w:r w:rsidRPr="00A628AC">
          <w:rPr>
            <w:b/>
            <w:bCs/>
            <w:i/>
            <w:color w:val="9A6B00"/>
            <w:sz w:val="19"/>
            <w:lang w:val="es-CO"/>
          </w:rPr>
          <w:t>the</w:t>
        </w:r>
        <w:proofErr w:type="spellEnd"/>
        <w:r w:rsidRPr="00A628AC">
          <w:rPr>
            <w:b/>
            <w:bCs/>
            <w:i/>
            <w:color w:val="9A6B00"/>
            <w:sz w:val="19"/>
            <w:lang w:val="es-CO"/>
          </w:rPr>
          <w:t xml:space="preserve"> </w:t>
        </w:r>
        <w:proofErr w:type="spellStart"/>
        <w:r w:rsidRPr="00A628AC">
          <w:rPr>
            <w:b/>
            <w:bCs/>
            <w:i/>
            <w:color w:val="9A6B00"/>
            <w:sz w:val="19"/>
            <w:lang w:val="es-CO"/>
          </w:rPr>
          <w:t>pressure</w:t>
        </w:r>
        <w:proofErr w:type="spellEnd"/>
        <w:r w:rsidRPr="00A628AC">
          <w:rPr>
            <w:b/>
            <w:bCs/>
            <w:i/>
            <w:color w:val="9A6B00"/>
            <w:sz w:val="19"/>
            <w:lang w:val="es-CO"/>
          </w:rPr>
          <w:t xml:space="preserve"> </w:t>
        </w:r>
        <w:proofErr w:type="spellStart"/>
        <w:r w:rsidRPr="00A628AC">
          <w:rPr>
            <w:b/>
            <w:bCs/>
            <w:i/>
            <w:color w:val="9A6B00"/>
            <w:sz w:val="19"/>
            <w:lang w:val="es-CO"/>
          </w:rPr>
          <w:t>expression</w:t>
        </w:r>
        <w:proofErr w:type="spellEnd"/>
        <w:r w:rsidRPr="00A628AC">
          <w:rPr>
            <w:b/>
            <w:bCs/>
            <w:i/>
            <w:color w:val="9A6B00"/>
            <w:sz w:val="19"/>
            <w:lang w:val="es-CO"/>
          </w:rPr>
          <w:t xml:space="preserve"> </w:t>
        </w:r>
        <w:proofErr w:type="spellStart"/>
        <w:r w:rsidRPr="00A628AC">
          <w:rPr>
            <w:b/>
            <w:bCs/>
            <w:i/>
            <w:color w:val="9A6B00"/>
            <w:sz w:val="19"/>
            <w:lang w:val="es-CO"/>
          </w:rPr>
          <w:t>of</w:t>
        </w:r>
        <w:proofErr w:type="spellEnd"/>
        <w:r w:rsidRPr="00A628AC">
          <w:rPr>
            <w:b/>
            <w:bCs/>
            <w:i/>
            <w:color w:val="9A6B00"/>
            <w:sz w:val="19"/>
            <w:lang w:val="es-CO"/>
          </w:rPr>
          <w:t xml:space="preserve"> </w:t>
        </w:r>
        <w:proofErr w:type="spellStart"/>
        <w:r w:rsidRPr="00A628AC">
          <w:rPr>
            <w:b/>
            <w:bCs/>
            <w:i/>
            <w:color w:val="9A6B00"/>
            <w:sz w:val="19"/>
            <w:lang w:val="es-CO"/>
          </w:rPr>
          <w:t>that</w:t>
        </w:r>
        <w:proofErr w:type="spellEnd"/>
        <w:r w:rsidRPr="00A628AC">
          <w:rPr>
            <w:b/>
            <w:bCs/>
            <w:i/>
            <w:color w:val="9A6B00"/>
            <w:sz w:val="19"/>
            <w:lang w:val="es-CO"/>
          </w:rPr>
          <w:t xml:space="preserve"> </w:t>
        </w:r>
        <w:proofErr w:type="spellStart"/>
        <w:r w:rsidRPr="00A628AC">
          <w:rPr>
            <w:b/>
            <w:bCs/>
            <w:i/>
            <w:color w:val="9A6B00"/>
            <w:sz w:val="19"/>
            <w:lang w:val="es-CO"/>
          </w:rPr>
          <w:t>signal</w:t>
        </w:r>
        <w:proofErr w:type="spellEnd"/>
        <w:r w:rsidRPr="00A628AC">
          <w:rPr>
            <w:b/>
            <w:bCs/>
            <w:i/>
            <w:color w:val="9A6B00"/>
            <w:sz w:val="19"/>
            <w:lang w:val="es-CO"/>
          </w:rPr>
          <w:t xml:space="preserve"> </w:t>
        </w:r>
        <w:proofErr w:type="spellStart"/>
        <w:r w:rsidRPr="00A628AC">
          <w:rPr>
            <w:b/>
            <w:bCs/>
            <w:i/>
            <w:color w:val="9A6B00"/>
            <w:sz w:val="19"/>
            <w:lang w:val="es-CO"/>
          </w:rPr>
          <w:t>is</w:t>
        </w:r>
        <w:proofErr w:type="spellEnd"/>
        <w:r w:rsidRPr="00A628AC">
          <w:rPr>
            <w:b/>
            <w:bCs/>
            <w:i/>
            <w:color w:val="9A6B00"/>
            <w:sz w:val="19"/>
            <w:lang w:val="es-CO"/>
          </w:rPr>
          <w:t xml:space="preserve"> </w:t>
        </w:r>
        <w:proofErr w:type="spellStart"/>
        <w:r w:rsidRPr="00A628AC">
          <w:rPr>
            <w:b/>
            <w:bCs/>
            <w:i/>
            <w:color w:val="9A6B00"/>
            <w:sz w:val="19"/>
            <w:lang w:val="es-CO"/>
          </w:rPr>
          <w:t>attenuated</w:t>
        </w:r>
        <w:proofErr w:type="spellEnd"/>
        <w:r w:rsidRPr="00A628AC">
          <w:rPr>
            <w:b/>
            <w:bCs/>
            <w:i/>
            <w:color w:val="9A6B00"/>
            <w:sz w:val="19"/>
            <w:lang w:val="es-CO"/>
          </w:rPr>
          <w:t>.</w:t>
        </w:r>
      </w:ins>
    </w:p>
    <w:p w14:paraId="54007939" w14:textId="77777777" w:rsidR="00A628AC" w:rsidRPr="00A628AC" w:rsidRDefault="00A628AC">
      <w:pPr>
        <w:spacing w:after="0"/>
        <w:rPr>
          <w:ins w:id="351" w:author="Gustavo Garcia" w:date="2026-09-09T03:40:00Z"/>
          <w:i/>
          <w:color w:val="9A6B00"/>
          <w:sz w:val="19"/>
          <w:lang w:val="es-CO"/>
        </w:rPr>
        <w:pPrChange w:id="352" w:author="Gustavo Garcia" w:date="2026-09-09T03:40:00Z" w16du:dateUtc="2026-09-09T07:40:00Z">
          <w:pPr/>
        </w:pPrChange>
      </w:pPr>
      <w:proofErr w:type="spellStart"/>
      <w:ins w:id="353" w:author="Gustavo Garcia" w:date="2026-09-09T03:40:00Z">
        <w:r w:rsidRPr="00A628AC">
          <w:rPr>
            <w:i/>
            <w:color w:val="9A6B00"/>
            <w:sz w:val="19"/>
            <w:lang w:val="es-CO"/>
          </w:rPr>
          <w:t>This</w:t>
        </w:r>
        <w:proofErr w:type="spellEnd"/>
        <w:r w:rsidRPr="00A628AC">
          <w:rPr>
            <w:i/>
            <w:color w:val="9A6B00"/>
            <w:sz w:val="19"/>
            <w:lang w:val="es-CO"/>
          </w:rPr>
          <w:t xml:space="preserve"> </w:t>
        </w:r>
        <w:proofErr w:type="spellStart"/>
        <w:r w:rsidRPr="00A628AC">
          <w:rPr>
            <w:i/>
            <w:color w:val="9A6B00"/>
            <w:sz w:val="19"/>
            <w:lang w:val="es-CO"/>
          </w:rPr>
          <w:t>is</w:t>
        </w:r>
        <w:proofErr w:type="spellEnd"/>
        <w:r w:rsidRPr="00A628AC">
          <w:rPr>
            <w:i/>
            <w:color w:val="9A6B00"/>
            <w:sz w:val="19"/>
            <w:lang w:val="es-CO"/>
          </w:rPr>
          <w:t xml:space="preserve"> </w:t>
        </w:r>
        <w:proofErr w:type="spellStart"/>
        <w:r w:rsidRPr="00A628AC">
          <w:rPr>
            <w:i/>
            <w:color w:val="9A6B00"/>
            <w:sz w:val="19"/>
            <w:lang w:val="es-CO"/>
          </w:rPr>
          <w:t>why</w:t>
        </w:r>
        <w:proofErr w:type="spellEnd"/>
        <w:r w:rsidRPr="00A628AC">
          <w:rPr>
            <w:i/>
            <w:color w:val="9A6B00"/>
            <w:sz w:val="19"/>
            <w:lang w:val="es-CO"/>
          </w:rPr>
          <w:t xml:space="preserve"> a PPV </w:t>
        </w:r>
        <w:proofErr w:type="spellStart"/>
        <w:r w:rsidRPr="00A628AC">
          <w:rPr>
            <w:i/>
            <w:color w:val="9A6B00"/>
            <w:sz w:val="19"/>
            <w:lang w:val="es-CO"/>
          </w:rPr>
          <w:t>of</w:t>
        </w:r>
        <w:proofErr w:type="spellEnd"/>
        <w:r w:rsidRPr="00A628AC">
          <w:rPr>
            <w:i/>
            <w:color w:val="9A6B00"/>
            <w:sz w:val="19"/>
            <w:lang w:val="es-CO"/>
          </w:rPr>
          <w:t xml:space="preserve"> 7 </w:t>
        </w:r>
        <w:proofErr w:type="spellStart"/>
        <w:r w:rsidRPr="00A628AC">
          <w:rPr>
            <w:i/>
            <w:color w:val="9A6B00"/>
            <w:sz w:val="19"/>
            <w:lang w:val="es-CO"/>
          </w:rPr>
          <w:t>percent</w:t>
        </w:r>
        <w:proofErr w:type="spellEnd"/>
        <w:r w:rsidRPr="00A628AC">
          <w:rPr>
            <w:i/>
            <w:color w:val="9A6B00"/>
            <w:sz w:val="19"/>
            <w:lang w:val="es-CO"/>
          </w:rPr>
          <w:t xml:space="preserve"> </w:t>
        </w:r>
        <w:proofErr w:type="spellStart"/>
        <w:r w:rsidRPr="00A628AC">
          <w:rPr>
            <w:i/>
            <w:color w:val="9A6B00"/>
            <w:sz w:val="19"/>
            <w:lang w:val="es-CO"/>
          </w:rPr>
          <w:t>cannot</w:t>
        </w:r>
        <w:proofErr w:type="spellEnd"/>
        <w:r w:rsidRPr="00A628AC">
          <w:rPr>
            <w:i/>
            <w:color w:val="9A6B00"/>
            <w:sz w:val="19"/>
            <w:lang w:val="es-CO"/>
          </w:rPr>
          <w:t xml:space="preserve"> be </w:t>
        </w:r>
        <w:proofErr w:type="spellStart"/>
        <w:r w:rsidRPr="00A628AC">
          <w:rPr>
            <w:i/>
            <w:color w:val="9A6B00"/>
            <w:sz w:val="19"/>
            <w:lang w:val="es-CO"/>
          </w:rPr>
          <w:t>read</w:t>
        </w:r>
        <w:proofErr w:type="spellEnd"/>
        <w:r w:rsidRPr="00A628AC">
          <w:rPr>
            <w:i/>
            <w:color w:val="9A6B00"/>
            <w:sz w:val="19"/>
            <w:lang w:val="es-CO"/>
          </w:rPr>
          <w:t xml:space="preserve"> </w:t>
        </w:r>
        <w:proofErr w:type="spellStart"/>
        <w:r w:rsidRPr="00A628AC">
          <w:rPr>
            <w:i/>
            <w:color w:val="9A6B00"/>
            <w:sz w:val="19"/>
            <w:lang w:val="es-CO"/>
          </w:rPr>
          <w:t>here</w:t>
        </w:r>
        <w:proofErr w:type="spellEnd"/>
        <w:r w:rsidRPr="00A628AC">
          <w:rPr>
            <w:i/>
            <w:color w:val="9A6B00"/>
            <w:sz w:val="19"/>
            <w:lang w:val="es-CO"/>
          </w:rPr>
          <w:t xml:space="preserve"> as “</w:t>
        </w:r>
        <w:proofErr w:type="spellStart"/>
        <w:r w:rsidRPr="00A628AC">
          <w:rPr>
            <w:i/>
            <w:color w:val="9A6B00"/>
            <w:sz w:val="19"/>
            <w:lang w:val="es-CO"/>
          </w:rPr>
          <w:t>stroke</w:t>
        </w:r>
        <w:proofErr w:type="spellEnd"/>
        <w:r w:rsidRPr="00A628AC">
          <w:rPr>
            <w:i/>
            <w:color w:val="9A6B00"/>
            <w:sz w:val="19"/>
            <w:lang w:val="es-CO"/>
          </w:rPr>
          <w:t xml:space="preserve"> </w:t>
        </w:r>
        <w:proofErr w:type="spellStart"/>
        <w:r w:rsidRPr="00A628AC">
          <w:rPr>
            <w:i/>
            <w:color w:val="9A6B00"/>
            <w:sz w:val="19"/>
            <w:lang w:val="es-CO"/>
          </w:rPr>
          <w:t>volume</w:t>
        </w:r>
        <w:proofErr w:type="spellEnd"/>
        <w:r w:rsidRPr="00A628AC">
          <w:rPr>
            <w:i/>
            <w:color w:val="9A6B00"/>
            <w:sz w:val="19"/>
            <w:lang w:val="es-CO"/>
          </w:rPr>
          <w:t xml:space="preserve"> </w:t>
        </w:r>
        <w:proofErr w:type="spellStart"/>
        <w:r w:rsidRPr="00A628AC">
          <w:rPr>
            <w:i/>
            <w:color w:val="9A6B00"/>
            <w:sz w:val="19"/>
            <w:lang w:val="es-CO"/>
          </w:rPr>
          <w:t>is</w:t>
        </w:r>
        <w:proofErr w:type="spellEnd"/>
        <w:r w:rsidRPr="00A628AC">
          <w:rPr>
            <w:i/>
            <w:color w:val="9A6B00"/>
            <w:sz w:val="19"/>
            <w:lang w:val="es-CO"/>
          </w:rPr>
          <w:t xml:space="preserve"> </w:t>
        </w:r>
        <w:proofErr w:type="spellStart"/>
        <w:r w:rsidRPr="00A628AC">
          <w:rPr>
            <w:i/>
            <w:color w:val="9A6B00"/>
            <w:sz w:val="19"/>
            <w:lang w:val="es-CO"/>
          </w:rPr>
          <w:t>stable</w:t>
        </w:r>
        <w:proofErr w:type="spellEnd"/>
        <w:r w:rsidRPr="00A628AC">
          <w:rPr>
            <w:i/>
            <w:color w:val="9A6B00"/>
            <w:sz w:val="19"/>
            <w:lang w:val="es-CO"/>
          </w:rPr>
          <w:t xml:space="preserve">.” SVV </w:t>
        </w:r>
        <w:proofErr w:type="spellStart"/>
        <w:r w:rsidRPr="00A628AC">
          <w:rPr>
            <w:i/>
            <w:color w:val="9A6B00"/>
            <w:sz w:val="19"/>
            <w:lang w:val="es-CO"/>
          </w:rPr>
          <w:t>says</w:t>
        </w:r>
        <w:proofErr w:type="spellEnd"/>
        <w:r w:rsidRPr="00A628AC">
          <w:rPr>
            <w:i/>
            <w:color w:val="9A6B00"/>
            <w:sz w:val="19"/>
            <w:lang w:val="es-CO"/>
          </w:rPr>
          <w:t xml:space="preserve"> </w:t>
        </w:r>
        <w:proofErr w:type="spellStart"/>
        <w:r w:rsidRPr="00A628AC">
          <w:rPr>
            <w:i/>
            <w:color w:val="9A6B00"/>
            <w:sz w:val="19"/>
            <w:lang w:val="es-CO"/>
          </w:rPr>
          <w:t>that</w:t>
        </w:r>
        <w:proofErr w:type="spellEnd"/>
        <w:r w:rsidRPr="00A628AC">
          <w:rPr>
            <w:i/>
            <w:color w:val="9A6B00"/>
            <w:sz w:val="19"/>
            <w:lang w:val="es-CO"/>
          </w:rPr>
          <w:t xml:space="preserve"> </w:t>
        </w:r>
        <w:proofErr w:type="spellStart"/>
        <w:r w:rsidRPr="00A628AC">
          <w:rPr>
            <w:i/>
            <w:color w:val="9A6B00"/>
            <w:sz w:val="19"/>
            <w:lang w:val="es-CO"/>
          </w:rPr>
          <w:t>stroke</w:t>
        </w:r>
        <w:proofErr w:type="spellEnd"/>
        <w:r w:rsidRPr="00A628AC">
          <w:rPr>
            <w:i/>
            <w:color w:val="9A6B00"/>
            <w:sz w:val="19"/>
            <w:lang w:val="es-CO"/>
          </w:rPr>
          <w:t xml:space="preserve"> </w:t>
        </w:r>
        <w:proofErr w:type="spellStart"/>
        <w:r w:rsidRPr="00A628AC">
          <w:rPr>
            <w:i/>
            <w:color w:val="9A6B00"/>
            <w:sz w:val="19"/>
            <w:lang w:val="es-CO"/>
          </w:rPr>
          <w:t>volume</w:t>
        </w:r>
        <w:proofErr w:type="spellEnd"/>
        <w:r w:rsidRPr="00A628AC">
          <w:rPr>
            <w:i/>
            <w:color w:val="9A6B00"/>
            <w:sz w:val="19"/>
            <w:lang w:val="es-CO"/>
          </w:rPr>
          <w:t xml:space="preserve"> </w:t>
        </w:r>
        <w:proofErr w:type="spellStart"/>
        <w:r w:rsidRPr="00A628AC">
          <w:rPr>
            <w:i/>
            <w:color w:val="9A6B00"/>
            <w:sz w:val="19"/>
            <w:lang w:val="es-CO"/>
          </w:rPr>
          <w:t>is</w:t>
        </w:r>
        <w:proofErr w:type="spellEnd"/>
        <w:r w:rsidRPr="00A628AC">
          <w:rPr>
            <w:i/>
            <w:color w:val="9A6B00"/>
            <w:sz w:val="19"/>
            <w:lang w:val="es-CO"/>
          </w:rPr>
          <w:t xml:space="preserve"> </w:t>
        </w:r>
        <w:proofErr w:type="spellStart"/>
        <w:r w:rsidRPr="00A628AC">
          <w:rPr>
            <w:i/>
            <w:color w:val="9A6B00"/>
            <w:sz w:val="19"/>
            <w:lang w:val="es-CO"/>
          </w:rPr>
          <w:t>varying</w:t>
        </w:r>
        <w:proofErr w:type="spellEnd"/>
        <w:r w:rsidRPr="00A628AC">
          <w:rPr>
            <w:i/>
            <w:color w:val="9A6B00"/>
            <w:sz w:val="19"/>
            <w:lang w:val="es-CO"/>
          </w:rPr>
          <w:t xml:space="preserve"> </w:t>
        </w:r>
        <w:proofErr w:type="spellStart"/>
        <w:r w:rsidRPr="00A628AC">
          <w:rPr>
            <w:i/>
            <w:color w:val="9A6B00"/>
            <w:sz w:val="19"/>
            <w:lang w:val="es-CO"/>
          </w:rPr>
          <w:t>substantially</w:t>
        </w:r>
        <w:proofErr w:type="spellEnd"/>
        <w:r w:rsidRPr="00A628AC">
          <w:rPr>
            <w:i/>
            <w:color w:val="9A6B00"/>
            <w:sz w:val="19"/>
            <w:lang w:val="es-CO"/>
          </w:rPr>
          <w:t xml:space="preserve">. </w:t>
        </w:r>
        <w:proofErr w:type="spellStart"/>
        <w:r w:rsidRPr="00A628AC">
          <w:rPr>
            <w:i/>
            <w:color w:val="9A6B00"/>
            <w:sz w:val="19"/>
            <w:lang w:val="es-CO"/>
          </w:rPr>
          <w:t>The</w:t>
        </w:r>
        <w:proofErr w:type="spellEnd"/>
        <w:r w:rsidRPr="00A628AC">
          <w:rPr>
            <w:i/>
            <w:color w:val="9A6B00"/>
            <w:sz w:val="19"/>
            <w:lang w:val="es-CO"/>
          </w:rPr>
          <w:t xml:space="preserve"> </w:t>
        </w:r>
        <w:proofErr w:type="spellStart"/>
        <w:r w:rsidRPr="00A628AC">
          <w:rPr>
            <w:i/>
            <w:color w:val="9A6B00"/>
            <w:sz w:val="19"/>
            <w:lang w:val="es-CO"/>
          </w:rPr>
          <w:t>low</w:t>
        </w:r>
        <w:proofErr w:type="spellEnd"/>
        <w:r w:rsidRPr="00A628AC">
          <w:rPr>
            <w:i/>
            <w:color w:val="9A6B00"/>
            <w:sz w:val="19"/>
            <w:lang w:val="es-CO"/>
          </w:rPr>
          <w:t xml:space="preserve"> </w:t>
        </w:r>
        <w:proofErr w:type="spellStart"/>
        <w:r w:rsidRPr="00A628AC">
          <w:rPr>
            <w:i/>
            <w:color w:val="9A6B00"/>
            <w:sz w:val="19"/>
            <w:lang w:val="es-CO"/>
          </w:rPr>
          <w:t>EaDyn</w:t>
        </w:r>
        <w:proofErr w:type="spellEnd"/>
        <w:r w:rsidRPr="00A628AC">
          <w:rPr>
            <w:i/>
            <w:color w:val="9A6B00"/>
            <w:sz w:val="19"/>
            <w:lang w:val="es-CO"/>
          </w:rPr>
          <w:t xml:space="preserve"> </w:t>
        </w:r>
        <w:proofErr w:type="spellStart"/>
        <w:r w:rsidRPr="00A628AC">
          <w:rPr>
            <w:i/>
            <w:color w:val="9A6B00"/>
            <w:sz w:val="19"/>
            <w:lang w:val="es-CO"/>
          </w:rPr>
          <w:t>tells</w:t>
        </w:r>
        <w:proofErr w:type="spellEnd"/>
        <w:r w:rsidRPr="00A628AC">
          <w:rPr>
            <w:i/>
            <w:color w:val="9A6B00"/>
            <w:sz w:val="19"/>
            <w:lang w:val="es-CO"/>
          </w:rPr>
          <w:t xml:space="preserve"> </w:t>
        </w:r>
        <w:proofErr w:type="spellStart"/>
        <w:r w:rsidRPr="00A628AC">
          <w:rPr>
            <w:i/>
            <w:color w:val="9A6B00"/>
            <w:sz w:val="19"/>
            <w:lang w:val="es-CO"/>
          </w:rPr>
          <w:t>us</w:t>
        </w:r>
        <w:proofErr w:type="spellEnd"/>
        <w:r w:rsidRPr="00A628AC">
          <w:rPr>
            <w:i/>
            <w:color w:val="9A6B00"/>
            <w:sz w:val="19"/>
            <w:lang w:val="es-CO"/>
          </w:rPr>
          <w:t xml:space="preserve"> </w:t>
        </w:r>
        <w:proofErr w:type="spellStart"/>
        <w:r w:rsidRPr="00A628AC">
          <w:rPr>
            <w:i/>
            <w:color w:val="9A6B00"/>
            <w:sz w:val="19"/>
            <w:lang w:val="es-CO"/>
          </w:rPr>
          <w:t>that</w:t>
        </w:r>
        <w:proofErr w:type="spellEnd"/>
        <w:r w:rsidRPr="00A628AC">
          <w:rPr>
            <w:i/>
            <w:color w:val="9A6B00"/>
            <w:sz w:val="19"/>
            <w:lang w:val="es-CO"/>
          </w:rPr>
          <w:t xml:space="preserve"> </w:t>
        </w:r>
        <w:proofErr w:type="spellStart"/>
        <w:r w:rsidRPr="00A628AC">
          <w:rPr>
            <w:i/>
            <w:color w:val="9A6B00"/>
            <w:sz w:val="19"/>
            <w:lang w:val="es-CO"/>
          </w:rPr>
          <w:t>those</w:t>
        </w:r>
        <w:proofErr w:type="spellEnd"/>
        <w:r w:rsidRPr="00A628AC">
          <w:rPr>
            <w:i/>
            <w:color w:val="9A6B00"/>
            <w:sz w:val="19"/>
            <w:lang w:val="es-CO"/>
          </w:rPr>
          <w:t xml:space="preserve"> </w:t>
        </w:r>
        <w:proofErr w:type="spellStart"/>
        <w:r w:rsidRPr="00A628AC">
          <w:rPr>
            <w:i/>
            <w:color w:val="9A6B00"/>
            <w:sz w:val="19"/>
            <w:lang w:val="es-CO"/>
          </w:rPr>
          <w:t>changes</w:t>
        </w:r>
        <w:proofErr w:type="spellEnd"/>
        <w:r w:rsidRPr="00A628AC">
          <w:rPr>
            <w:i/>
            <w:color w:val="9A6B00"/>
            <w:sz w:val="19"/>
            <w:lang w:val="es-CO"/>
          </w:rPr>
          <w:t xml:space="preserve"> in </w:t>
        </w:r>
        <w:proofErr w:type="spellStart"/>
        <w:r w:rsidRPr="00A628AC">
          <w:rPr>
            <w:i/>
            <w:color w:val="9A6B00"/>
            <w:sz w:val="19"/>
            <w:lang w:val="es-CO"/>
          </w:rPr>
          <w:t>flow</w:t>
        </w:r>
        <w:proofErr w:type="spellEnd"/>
        <w:r w:rsidRPr="00A628AC">
          <w:rPr>
            <w:i/>
            <w:color w:val="9A6B00"/>
            <w:sz w:val="19"/>
            <w:lang w:val="es-CO"/>
          </w:rPr>
          <w:t xml:space="preserve"> are </w:t>
        </w:r>
        <w:proofErr w:type="spellStart"/>
        <w:r w:rsidRPr="00A628AC">
          <w:rPr>
            <w:i/>
            <w:color w:val="9A6B00"/>
            <w:sz w:val="19"/>
            <w:lang w:val="es-CO"/>
          </w:rPr>
          <w:t>being</w:t>
        </w:r>
        <w:proofErr w:type="spellEnd"/>
        <w:r w:rsidRPr="00A628AC">
          <w:rPr>
            <w:i/>
            <w:color w:val="9A6B00"/>
            <w:sz w:val="19"/>
            <w:lang w:val="es-CO"/>
          </w:rPr>
          <w:t xml:space="preserve"> </w:t>
        </w:r>
        <w:proofErr w:type="spellStart"/>
        <w:r w:rsidRPr="00A628AC">
          <w:rPr>
            <w:i/>
            <w:color w:val="9A6B00"/>
            <w:sz w:val="19"/>
            <w:lang w:val="es-CO"/>
          </w:rPr>
          <w:t>translated</w:t>
        </w:r>
        <w:proofErr w:type="spellEnd"/>
        <w:r w:rsidRPr="00A628AC">
          <w:rPr>
            <w:i/>
            <w:color w:val="9A6B00"/>
            <w:sz w:val="19"/>
            <w:lang w:val="es-CO"/>
          </w:rPr>
          <w:t xml:space="preserve"> </w:t>
        </w:r>
        <w:proofErr w:type="spellStart"/>
        <w:r w:rsidRPr="00A628AC">
          <w:rPr>
            <w:i/>
            <w:color w:val="9A6B00"/>
            <w:sz w:val="19"/>
            <w:lang w:val="es-CO"/>
          </w:rPr>
          <w:t>inefficiently</w:t>
        </w:r>
        <w:proofErr w:type="spellEnd"/>
        <w:r w:rsidRPr="00A628AC">
          <w:rPr>
            <w:i/>
            <w:color w:val="9A6B00"/>
            <w:sz w:val="19"/>
            <w:lang w:val="es-CO"/>
          </w:rPr>
          <w:t xml:space="preserve"> </w:t>
        </w:r>
        <w:proofErr w:type="spellStart"/>
        <w:r w:rsidRPr="00A628AC">
          <w:rPr>
            <w:i/>
            <w:color w:val="9A6B00"/>
            <w:sz w:val="19"/>
            <w:lang w:val="es-CO"/>
          </w:rPr>
          <w:t>into</w:t>
        </w:r>
        <w:proofErr w:type="spellEnd"/>
        <w:r w:rsidRPr="00A628AC">
          <w:rPr>
            <w:i/>
            <w:color w:val="9A6B00"/>
            <w:sz w:val="19"/>
            <w:lang w:val="es-CO"/>
          </w:rPr>
          <w:t xml:space="preserve"> </w:t>
        </w:r>
        <w:proofErr w:type="spellStart"/>
        <w:r w:rsidRPr="00A628AC">
          <w:rPr>
            <w:i/>
            <w:color w:val="9A6B00"/>
            <w:sz w:val="19"/>
            <w:lang w:val="es-CO"/>
          </w:rPr>
          <w:t>changes</w:t>
        </w:r>
        <w:proofErr w:type="spellEnd"/>
        <w:r w:rsidRPr="00A628AC">
          <w:rPr>
            <w:i/>
            <w:color w:val="9A6B00"/>
            <w:sz w:val="19"/>
            <w:lang w:val="es-CO"/>
          </w:rPr>
          <w:t xml:space="preserve"> in arterial </w:t>
        </w:r>
        <w:proofErr w:type="spellStart"/>
        <w:r w:rsidRPr="00A628AC">
          <w:rPr>
            <w:i/>
            <w:color w:val="9A6B00"/>
            <w:sz w:val="19"/>
            <w:lang w:val="es-CO"/>
          </w:rPr>
          <w:t>pressure</w:t>
        </w:r>
        <w:proofErr w:type="spellEnd"/>
        <w:r w:rsidRPr="00A628AC">
          <w:rPr>
            <w:i/>
            <w:color w:val="9A6B00"/>
            <w:sz w:val="19"/>
            <w:lang w:val="es-CO"/>
          </w:rPr>
          <w:t>.</w:t>
        </w:r>
      </w:ins>
    </w:p>
    <w:p w14:paraId="313763E3" w14:textId="77777777" w:rsidR="00A628AC" w:rsidRPr="00A628AC" w:rsidRDefault="00A628AC">
      <w:pPr>
        <w:spacing w:after="0"/>
        <w:rPr>
          <w:ins w:id="354" w:author="Gustavo Garcia" w:date="2026-09-09T03:40:00Z"/>
          <w:i/>
          <w:color w:val="9A6B00"/>
          <w:sz w:val="19"/>
          <w:lang w:val="es-CO"/>
        </w:rPr>
        <w:pPrChange w:id="355" w:author="Gustavo Garcia" w:date="2026-09-09T03:40:00Z" w16du:dateUtc="2026-09-09T07:40:00Z">
          <w:pPr/>
        </w:pPrChange>
      </w:pPr>
      <w:proofErr w:type="spellStart"/>
      <w:ins w:id="356" w:author="Gustavo Garcia" w:date="2026-09-09T03:40:00Z">
        <w:r w:rsidRPr="00A628AC">
          <w:rPr>
            <w:i/>
            <w:color w:val="9A6B00"/>
            <w:sz w:val="19"/>
            <w:lang w:val="es-CO"/>
          </w:rPr>
          <w:t>But</w:t>
        </w:r>
        <w:proofErr w:type="spellEnd"/>
        <w:r w:rsidRPr="00A628AC">
          <w:rPr>
            <w:i/>
            <w:color w:val="9A6B00"/>
            <w:sz w:val="19"/>
            <w:lang w:val="es-CO"/>
          </w:rPr>
          <w:t xml:space="preserve"> </w:t>
        </w:r>
        <w:proofErr w:type="spellStart"/>
        <w:r w:rsidRPr="00A628AC">
          <w:rPr>
            <w:i/>
            <w:color w:val="9A6B00"/>
            <w:sz w:val="19"/>
            <w:lang w:val="es-CO"/>
          </w:rPr>
          <w:t>EaDyn</w:t>
        </w:r>
        <w:proofErr w:type="spellEnd"/>
        <w:r w:rsidRPr="00A628AC">
          <w:rPr>
            <w:i/>
            <w:color w:val="9A6B00"/>
            <w:sz w:val="19"/>
            <w:lang w:val="es-CO"/>
          </w:rPr>
          <w:t xml:space="preserve"> </w:t>
        </w:r>
        <w:proofErr w:type="spellStart"/>
        <w:r w:rsidRPr="00A628AC">
          <w:rPr>
            <w:i/>
            <w:color w:val="9A6B00"/>
            <w:sz w:val="19"/>
            <w:lang w:val="es-CO"/>
          </w:rPr>
          <w:t>does</w:t>
        </w:r>
        <w:proofErr w:type="spellEnd"/>
        <w:r w:rsidRPr="00A628AC">
          <w:rPr>
            <w:i/>
            <w:color w:val="9A6B00"/>
            <w:sz w:val="19"/>
            <w:lang w:val="es-CO"/>
          </w:rPr>
          <w:t xml:space="preserve"> </w:t>
        </w:r>
        <w:proofErr w:type="spellStart"/>
        <w:r w:rsidRPr="00A628AC">
          <w:rPr>
            <w:i/>
            <w:color w:val="9A6B00"/>
            <w:sz w:val="19"/>
            <w:lang w:val="es-CO"/>
          </w:rPr>
          <w:t>not</w:t>
        </w:r>
        <w:proofErr w:type="spellEnd"/>
        <w:r w:rsidRPr="00A628AC">
          <w:rPr>
            <w:i/>
            <w:color w:val="9A6B00"/>
            <w:sz w:val="19"/>
            <w:lang w:val="es-CO"/>
          </w:rPr>
          <w:t xml:space="preserve"> </w:t>
        </w:r>
        <w:proofErr w:type="spellStart"/>
        <w:r w:rsidRPr="00A628AC">
          <w:rPr>
            <w:i/>
            <w:color w:val="9A6B00"/>
            <w:sz w:val="19"/>
            <w:lang w:val="es-CO"/>
          </w:rPr>
          <w:t>tell</w:t>
        </w:r>
        <w:proofErr w:type="spellEnd"/>
        <w:r w:rsidRPr="00A628AC">
          <w:rPr>
            <w:i/>
            <w:color w:val="9A6B00"/>
            <w:sz w:val="19"/>
            <w:lang w:val="es-CO"/>
          </w:rPr>
          <w:t xml:space="preserve"> </w:t>
        </w:r>
        <w:proofErr w:type="spellStart"/>
        <w:r w:rsidRPr="00A628AC">
          <w:rPr>
            <w:i/>
            <w:color w:val="9A6B00"/>
            <w:sz w:val="19"/>
            <w:lang w:val="es-CO"/>
          </w:rPr>
          <w:t>us</w:t>
        </w:r>
        <w:proofErr w:type="spellEnd"/>
        <w:r w:rsidRPr="00A628AC">
          <w:rPr>
            <w:i/>
            <w:color w:val="9A6B00"/>
            <w:sz w:val="19"/>
            <w:lang w:val="es-CO"/>
          </w:rPr>
          <w:t xml:space="preserve"> </w:t>
        </w:r>
        <w:proofErr w:type="spellStart"/>
        <w:r w:rsidRPr="00A628AC">
          <w:rPr>
            <w:i/>
            <w:color w:val="9A6B00"/>
            <w:sz w:val="19"/>
            <w:lang w:val="es-CO"/>
          </w:rPr>
          <w:t>why</w:t>
        </w:r>
        <w:proofErr w:type="spellEnd"/>
        <w:r w:rsidRPr="00A628AC">
          <w:rPr>
            <w:i/>
            <w:color w:val="9A6B00"/>
            <w:sz w:val="19"/>
            <w:lang w:val="es-CO"/>
          </w:rPr>
          <w:t xml:space="preserve"> </w:t>
        </w:r>
        <w:proofErr w:type="spellStart"/>
        <w:r w:rsidRPr="00A628AC">
          <w:rPr>
            <w:i/>
            <w:color w:val="9A6B00"/>
            <w:sz w:val="19"/>
            <w:lang w:val="es-CO"/>
          </w:rPr>
          <w:t>with</w:t>
        </w:r>
        <w:proofErr w:type="spellEnd"/>
        <w:r w:rsidRPr="00A628AC">
          <w:rPr>
            <w:i/>
            <w:color w:val="9A6B00"/>
            <w:sz w:val="19"/>
            <w:lang w:val="es-CO"/>
          </w:rPr>
          <w:t xml:space="preserve"> a single </w:t>
        </w:r>
        <w:proofErr w:type="spellStart"/>
        <w:r w:rsidRPr="00A628AC">
          <w:rPr>
            <w:i/>
            <w:color w:val="9A6B00"/>
            <w:sz w:val="19"/>
            <w:lang w:val="es-CO"/>
          </w:rPr>
          <w:t>number</w:t>
        </w:r>
        <w:proofErr w:type="spellEnd"/>
        <w:r w:rsidRPr="00A628AC">
          <w:rPr>
            <w:i/>
            <w:color w:val="9A6B00"/>
            <w:sz w:val="19"/>
            <w:lang w:val="es-CO"/>
          </w:rPr>
          <w:t xml:space="preserve">. </w:t>
        </w:r>
        <w:proofErr w:type="spellStart"/>
        <w:r w:rsidRPr="00A628AC">
          <w:rPr>
            <w:i/>
            <w:color w:val="9A6B00"/>
            <w:sz w:val="19"/>
            <w:lang w:val="es-CO"/>
          </w:rPr>
          <w:t>It</w:t>
        </w:r>
        <w:proofErr w:type="spellEnd"/>
        <w:r w:rsidRPr="00A628AC">
          <w:rPr>
            <w:i/>
            <w:color w:val="9A6B00"/>
            <w:sz w:val="19"/>
            <w:lang w:val="es-CO"/>
          </w:rPr>
          <w:t xml:space="preserve"> </w:t>
        </w:r>
        <w:proofErr w:type="spellStart"/>
        <w:r w:rsidRPr="00A628AC">
          <w:rPr>
            <w:i/>
            <w:color w:val="9A6B00"/>
            <w:sz w:val="19"/>
            <w:lang w:val="es-CO"/>
          </w:rPr>
          <w:t>is</w:t>
        </w:r>
        <w:proofErr w:type="spellEnd"/>
        <w:r w:rsidRPr="00A628AC">
          <w:rPr>
            <w:i/>
            <w:color w:val="9A6B00"/>
            <w:sz w:val="19"/>
            <w:lang w:val="es-CO"/>
          </w:rPr>
          <w:t xml:space="preserve"> </w:t>
        </w:r>
        <w:proofErr w:type="spellStart"/>
        <w:r w:rsidRPr="00A628AC">
          <w:rPr>
            <w:i/>
            <w:color w:val="9A6B00"/>
            <w:sz w:val="19"/>
            <w:lang w:val="es-CO"/>
          </w:rPr>
          <w:t>not</w:t>
        </w:r>
        <w:proofErr w:type="spellEnd"/>
        <w:r w:rsidRPr="00A628AC">
          <w:rPr>
            <w:i/>
            <w:color w:val="9A6B00"/>
            <w:sz w:val="19"/>
            <w:lang w:val="es-CO"/>
          </w:rPr>
          <w:t xml:space="preserve"> SVR, arterial </w:t>
        </w:r>
        <w:proofErr w:type="spellStart"/>
        <w:r w:rsidRPr="00A628AC">
          <w:rPr>
            <w:i/>
            <w:color w:val="9A6B00"/>
            <w:sz w:val="19"/>
            <w:lang w:val="es-CO"/>
          </w:rPr>
          <w:t>compliance</w:t>
        </w:r>
        <w:proofErr w:type="spellEnd"/>
        <w:r w:rsidRPr="00A628AC">
          <w:rPr>
            <w:i/>
            <w:color w:val="9A6B00"/>
            <w:sz w:val="19"/>
            <w:lang w:val="es-CO"/>
          </w:rPr>
          <w:t xml:space="preserve">, </w:t>
        </w:r>
        <w:proofErr w:type="spellStart"/>
        <w:r w:rsidRPr="00A628AC">
          <w:rPr>
            <w:i/>
            <w:color w:val="9A6B00"/>
            <w:sz w:val="19"/>
            <w:lang w:val="es-CO"/>
          </w:rPr>
          <w:t>or</w:t>
        </w:r>
        <w:proofErr w:type="spellEnd"/>
        <w:r w:rsidRPr="00A628AC">
          <w:rPr>
            <w:i/>
            <w:color w:val="9A6B00"/>
            <w:sz w:val="19"/>
            <w:lang w:val="es-CO"/>
          </w:rPr>
          <w:t xml:space="preserve"> ventricular-arterial </w:t>
        </w:r>
        <w:proofErr w:type="spellStart"/>
        <w:r w:rsidRPr="00A628AC">
          <w:rPr>
            <w:i/>
            <w:color w:val="9A6B00"/>
            <w:sz w:val="19"/>
            <w:lang w:val="es-CO"/>
          </w:rPr>
          <w:t>coupling</w:t>
        </w:r>
        <w:proofErr w:type="spellEnd"/>
        <w:r w:rsidRPr="00A628AC">
          <w:rPr>
            <w:i/>
            <w:color w:val="9A6B00"/>
            <w:sz w:val="19"/>
            <w:lang w:val="es-CO"/>
          </w:rPr>
          <w:t xml:space="preserve"> </w:t>
        </w:r>
        <w:proofErr w:type="spellStart"/>
        <w:r w:rsidRPr="00A628AC">
          <w:rPr>
            <w:i/>
            <w:color w:val="9A6B00"/>
            <w:sz w:val="19"/>
            <w:lang w:val="es-CO"/>
          </w:rPr>
          <w:t>measured</w:t>
        </w:r>
        <w:proofErr w:type="spellEnd"/>
        <w:r w:rsidRPr="00A628AC">
          <w:rPr>
            <w:i/>
            <w:color w:val="9A6B00"/>
            <w:sz w:val="19"/>
            <w:lang w:val="es-CO"/>
          </w:rPr>
          <w:t xml:space="preserve"> </w:t>
        </w:r>
        <w:proofErr w:type="spellStart"/>
        <w:r w:rsidRPr="00A628AC">
          <w:rPr>
            <w:i/>
            <w:color w:val="9A6B00"/>
            <w:sz w:val="19"/>
            <w:lang w:val="es-CO"/>
          </w:rPr>
          <w:t>directly</w:t>
        </w:r>
        <w:proofErr w:type="spellEnd"/>
        <w:r w:rsidRPr="00A628AC">
          <w:rPr>
            <w:i/>
            <w:color w:val="9A6B00"/>
            <w:sz w:val="19"/>
            <w:lang w:val="es-CO"/>
          </w:rPr>
          <w:t xml:space="preserve">. </w:t>
        </w:r>
        <w:proofErr w:type="spellStart"/>
        <w:r w:rsidRPr="00A628AC">
          <w:rPr>
            <w:i/>
            <w:color w:val="9A6B00"/>
            <w:sz w:val="19"/>
            <w:lang w:val="es-CO"/>
          </w:rPr>
          <w:t>It</w:t>
        </w:r>
        <w:proofErr w:type="spellEnd"/>
        <w:r w:rsidRPr="00A628AC">
          <w:rPr>
            <w:i/>
            <w:color w:val="9A6B00"/>
            <w:sz w:val="19"/>
            <w:lang w:val="es-CO"/>
          </w:rPr>
          <w:t xml:space="preserve"> </w:t>
        </w:r>
        <w:proofErr w:type="spellStart"/>
        <w:r w:rsidRPr="00A628AC">
          <w:rPr>
            <w:i/>
            <w:color w:val="9A6B00"/>
            <w:sz w:val="19"/>
            <w:lang w:val="es-CO"/>
          </w:rPr>
          <w:t>is</w:t>
        </w:r>
        <w:proofErr w:type="spellEnd"/>
        <w:r w:rsidRPr="00A628AC">
          <w:rPr>
            <w:i/>
            <w:color w:val="9A6B00"/>
            <w:sz w:val="19"/>
            <w:lang w:val="es-CO"/>
          </w:rPr>
          <w:t xml:space="preserve"> a </w:t>
        </w:r>
        <w:proofErr w:type="spellStart"/>
        <w:r w:rsidRPr="00A628AC">
          <w:rPr>
            <w:i/>
            <w:color w:val="9A6B00"/>
            <w:sz w:val="19"/>
            <w:lang w:val="es-CO"/>
          </w:rPr>
          <w:t>dynamic</w:t>
        </w:r>
        <w:proofErr w:type="spellEnd"/>
        <w:r w:rsidRPr="00A628AC">
          <w:rPr>
            <w:i/>
            <w:color w:val="9A6B00"/>
            <w:sz w:val="19"/>
            <w:lang w:val="es-CO"/>
          </w:rPr>
          <w:t xml:space="preserve"> </w:t>
        </w:r>
        <w:proofErr w:type="spellStart"/>
        <w:r w:rsidRPr="00A628AC">
          <w:rPr>
            <w:i/>
            <w:color w:val="9A6B00"/>
            <w:sz w:val="19"/>
            <w:lang w:val="es-CO"/>
          </w:rPr>
          <w:t>relationship</w:t>
        </w:r>
        <w:proofErr w:type="spellEnd"/>
        <w:r w:rsidRPr="00A628AC">
          <w:rPr>
            <w:i/>
            <w:color w:val="9A6B00"/>
            <w:sz w:val="19"/>
            <w:lang w:val="es-CO"/>
          </w:rPr>
          <w:t xml:space="preserve"> </w:t>
        </w:r>
        <w:proofErr w:type="spellStart"/>
        <w:r w:rsidRPr="00A628AC">
          <w:rPr>
            <w:i/>
            <w:color w:val="9A6B00"/>
            <w:sz w:val="19"/>
            <w:lang w:val="es-CO"/>
          </w:rPr>
          <w:t>between</w:t>
        </w:r>
        <w:proofErr w:type="spellEnd"/>
        <w:r w:rsidRPr="00A628AC">
          <w:rPr>
            <w:i/>
            <w:color w:val="9A6B00"/>
            <w:sz w:val="19"/>
            <w:lang w:val="es-CO"/>
          </w:rPr>
          <w:t xml:space="preserve"> a </w:t>
        </w:r>
        <w:proofErr w:type="spellStart"/>
        <w:r w:rsidRPr="00A628AC">
          <w:rPr>
            <w:i/>
            <w:color w:val="9A6B00"/>
            <w:sz w:val="19"/>
            <w:lang w:val="es-CO"/>
          </w:rPr>
          <w:t>flow</w:t>
        </w:r>
        <w:proofErr w:type="spellEnd"/>
        <w:r w:rsidRPr="00A628AC">
          <w:rPr>
            <w:i/>
            <w:color w:val="9A6B00"/>
            <w:sz w:val="19"/>
            <w:lang w:val="es-CO"/>
          </w:rPr>
          <w:t xml:space="preserve"> </w:t>
        </w:r>
        <w:proofErr w:type="spellStart"/>
        <w:r w:rsidRPr="00A628AC">
          <w:rPr>
            <w:i/>
            <w:color w:val="9A6B00"/>
            <w:sz w:val="19"/>
            <w:lang w:val="es-CO"/>
          </w:rPr>
          <w:t>variation</w:t>
        </w:r>
        <w:proofErr w:type="spellEnd"/>
        <w:r w:rsidRPr="00A628AC">
          <w:rPr>
            <w:i/>
            <w:color w:val="9A6B00"/>
            <w:sz w:val="19"/>
            <w:lang w:val="es-CO"/>
          </w:rPr>
          <w:t xml:space="preserve"> and </w:t>
        </w:r>
        <w:proofErr w:type="spellStart"/>
        <w:r w:rsidRPr="00A628AC">
          <w:rPr>
            <w:i/>
            <w:color w:val="9A6B00"/>
            <w:sz w:val="19"/>
            <w:lang w:val="es-CO"/>
          </w:rPr>
          <w:t>the</w:t>
        </w:r>
        <w:proofErr w:type="spellEnd"/>
        <w:r w:rsidRPr="00A628AC">
          <w:rPr>
            <w:i/>
            <w:color w:val="9A6B00"/>
            <w:sz w:val="19"/>
            <w:lang w:val="es-CO"/>
          </w:rPr>
          <w:t xml:space="preserve"> </w:t>
        </w:r>
        <w:proofErr w:type="spellStart"/>
        <w:r w:rsidRPr="00A628AC">
          <w:rPr>
            <w:i/>
            <w:color w:val="9A6B00"/>
            <w:sz w:val="19"/>
            <w:lang w:val="es-CO"/>
          </w:rPr>
          <w:t>pressure</w:t>
        </w:r>
        <w:proofErr w:type="spellEnd"/>
        <w:r w:rsidRPr="00A628AC">
          <w:rPr>
            <w:i/>
            <w:color w:val="9A6B00"/>
            <w:sz w:val="19"/>
            <w:lang w:val="es-CO"/>
          </w:rPr>
          <w:t xml:space="preserve"> </w:t>
        </w:r>
        <w:proofErr w:type="spellStart"/>
        <w:r w:rsidRPr="00A628AC">
          <w:rPr>
            <w:i/>
            <w:color w:val="9A6B00"/>
            <w:sz w:val="19"/>
            <w:lang w:val="es-CO"/>
          </w:rPr>
          <w:t>variation</w:t>
        </w:r>
        <w:proofErr w:type="spellEnd"/>
        <w:r w:rsidRPr="00A628AC">
          <w:rPr>
            <w:i/>
            <w:color w:val="9A6B00"/>
            <w:sz w:val="19"/>
            <w:lang w:val="es-CO"/>
          </w:rPr>
          <w:t xml:space="preserve"> </w:t>
        </w:r>
        <w:proofErr w:type="spellStart"/>
        <w:r w:rsidRPr="00A628AC">
          <w:rPr>
            <w:i/>
            <w:color w:val="9A6B00"/>
            <w:sz w:val="19"/>
            <w:lang w:val="es-CO"/>
          </w:rPr>
          <w:t>generated</w:t>
        </w:r>
        <w:proofErr w:type="spellEnd"/>
        <w:r w:rsidRPr="00A628AC">
          <w:rPr>
            <w:i/>
            <w:color w:val="9A6B00"/>
            <w:sz w:val="19"/>
            <w:lang w:val="es-CO"/>
          </w:rPr>
          <w:t xml:space="preserve"> </w:t>
        </w:r>
        <w:proofErr w:type="spellStart"/>
        <w:r w:rsidRPr="00A628AC">
          <w:rPr>
            <w:i/>
            <w:color w:val="9A6B00"/>
            <w:sz w:val="19"/>
            <w:lang w:val="es-CO"/>
          </w:rPr>
          <w:t>from</w:t>
        </w:r>
        <w:proofErr w:type="spellEnd"/>
        <w:r w:rsidRPr="00A628AC">
          <w:rPr>
            <w:i/>
            <w:color w:val="9A6B00"/>
            <w:sz w:val="19"/>
            <w:lang w:val="es-CO"/>
          </w:rPr>
          <w:t xml:space="preserve"> </w:t>
        </w:r>
        <w:proofErr w:type="spellStart"/>
        <w:r w:rsidRPr="00A628AC">
          <w:rPr>
            <w:i/>
            <w:color w:val="9A6B00"/>
            <w:sz w:val="19"/>
            <w:lang w:val="es-CO"/>
          </w:rPr>
          <w:t>it</w:t>
        </w:r>
        <w:proofErr w:type="spellEnd"/>
        <w:r w:rsidRPr="00A628AC">
          <w:rPr>
            <w:i/>
            <w:color w:val="9A6B00"/>
            <w:sz w:val="19"/>
            <w:lang w:val="es-CO"/>
          </w:rPr>
          <w:t>.</w:t>
        </w:r>
      </w:ins>
    </w:p>
    <w:p w14:paraId="34FFCFAF" w14:textId="66E2C0CC" w:rsidR="00A628AC" w:rsidRPr="00A628AC" w:rsidRDefault="00A628AC">
      <w:pPr>
        <w:spacing w:after="0"/>
        <w:rPr>
          <w:ins w:id="357" w:author="Gustavo Garcia" w:date="2026-09-09T03:40:00Z"/>
          <w:i/>
          <w:color w:val="9A6B00"/>
          <w:sz w:val="19"/>
          <w:lang w:val="es-CO"/>
        </w:rPr>
        <w:pPrChange w:id="358" w:author="Gustavo Garcia" w:date="2026-09-09T03:40:00Z" w16du:dateUtc="2026-09-09T07:40:00Z">
          <w:pPr/>
        </w:pPrChange>
      </w:pPr>
      <w:proofErr w:type="spellStart"/>
      <w:ins w:id="359" w:author="Gustavo Garcia" w:date="2026-09-09T03:40:00Z">
        <w:r w:rsidRPr="00A628AC">
          <w:rPr>
            <w:i/>
            <w:color w:val="9A6B00"/>
            <w:sz w:val="19"/>
            <w:lang w:val="es-CO"/>
          </w:rPr>
          <w:t>Most</w:t>
        </w:r>
        <w:proofErr w:type="spellEnd"/>
        <w:r w:rsidRPr="00A628AC">
          <w:rPr>
            <w:i/>
            <w:color w:val="9A6B00"/>
            <w:sz w:val="19"/>
            <w:lang w:val="es-CO"/>
          </w:rPr>
          <w:t xml:space="preserve"> </w:t>
        </w:r>
        <w:proofErr w:type="spellStart"/>
        <w:r w:rsidRPr="00A628AC">
          <w:rPr>
            <w:i/>
            <w:color w:val="9A6B00"/>
            <w:sz w:val="19"/>
            <w:lang w:val="es-CO"/>
          </w:rPr>
          <w:t>importantly</w:t>
        </w:r>
        <w:proofErr w:type="spellEnd"/>
        <w:r w:rsidRPr="00A628AC">
          <w:rPr>
            <w:i/>
            <w:color w:val="9A6B00"/>
            <w:sz w:val="19"/>
            <w:lang w:val="es-CO"/>
          </w:rPr>
          <w:t xml:space="preserve">, </w:t>
        </w:r>
        <w:proofErr w:type="spellStart"/>
        <w:r w:rsidRPr="00A628AC">
          <w:rPr>
            <w:i/>
            <w:color w:val="9A6B00"/>
            <w:sz w:val="19"/>
            <w:lang w:val="es-CO"/>
          </w:rPr>
          <w:t>these</w:t>
        </w:r>
        <w:proofErr w:type="spellEnd"/>
        <w:r w:rsidRPr="00A628AC">
          <w:rPr>
            <w:i/>
            <w:color w:val="9A6B00"/>
            <w:sz w:val="19"/>
            <w:lang w:val="es-CO"/>
          </w:rPr>
          <w:t xml:space="preserve"> </w:t>
        </w:r>
        <w:proofErr w:type="spellStart"/>
        <w:r w:rsidRPr="00A628AC">
          <w:rPr>
            <w:i/>
            <w:color w:val="9A6B00"/>
            <w:sz w:val="19"/>
            <w:lang w:val="es-CO"/>
          </w:rPr>
          <w:t>measurements</w:t>
        </w:r>
        <w:proofErr w:type="spellEnd"/>
        <w:r w:rsidRPr="00A628AC">
          <w:rPr>
            <w:i/>
            <w:color w:val="9A6B00"/>
            <w:sz w:val="19"/>
            <w:lang w:val="es-CO"/>
          </w:rPr>
          <w:t xml:space="preserve"> </w:t>
        </w:r>
        <w:proofErr w:type="spellStart"/>
        <w:r w:rsidRPr="00A628AC">
          <w:rPr>
            <w:i/>
            <w:color w:val="9A6B00"/>
            <w:sz w:val="19"/>
            <w:lang w:val="es-CO"/>
          </w:rPr>
          <w:t>were</w:t>
        </w:r>
        <w:proofErr w:type="spellEnd"/>
        <w:r w:rsidRPr="00A628AC">
          <w:rPr>
            <w:i/>
            <w:color w:val="9A6B00"/>
            <w:sz w:val="19"/>
            <w:lang w:val="es-CO"/>
          </w:rPr>
          <w:t xml:space="preserve"> </w:t>
        </w:r>
        <w:proofErr w:type="spellStart"/>
        <w:r w:rsidRPr="00A628AC">
          <w:rPr>
            <w:i/>
            <w:color w:val="9A6B00"/>
            <w:sz w:val="19"/>
            <w:lang w:val="es-CO"/>
          </w:rPr>
          <w:t>obtained</w:t>
        </w:r>
        <w:proofErr w:type="spellEnd"/>
        <w:r w:rsidRPr="00A628AC">
          <w:rPr>
            <w:i/>
            <w:color w:val="9A6B00"/>
            <w:sz w:val="19"/>
            <w:lang w:val="es-CO"/>
          </w:rPr>
          <w:t xml:space="preserve"> </w:t>
        </w:r>
        <w:r w:rsidRPr="00A628AC">
          <w:rPr>
            <w:b/>
            <w:bCs/>
            <w:i/>
            <w:color w:val="9A6B00"/>
            <w:sz w:val="19"/>
            <w:lang w:val="es-CO"/>
          </w:rPr>
          <w:t xml:space="preserve">after </w:t>
        </w:r>
        <w:proofErr w:type="spellStart"/>
        <w:r w:rsidRPr="00A628AC">
          <w:rPr>
            <w:b/>
            <w:bCs/>
            <w:i/>
            <w:color w:val="9A6B00"/>
            <w:sz w:val="19"/>
            <w:lang w:val="es-CO"/>
          </w:rPr>
          <w:t>the</w:t>
        </w:r>
        <w:proofErr w:type="spellEnd"/>
        <w:r w:rsidRPr="00A628AC">
          <w:rPr>
            <w:b/>
            <w:bCs/>
            <w:i/>
            <w:color w:val="9A6B00"/>
            <w:sz w:val="19"/>
            <w:lang w:val="es-CO"/>
          </w:rPr>
          <w:t xml:space="preserve"> </w:t>
        </w:r>
        <w:proofErr w:type="spellStart"/>
        <w:r w:rsidRPr="00A628AC">
          <w:rPr>
            <w:b/>
            <w:bCs/>
            <w:i/>
            <w:color w:val="9A6B00"/>
            <w:sz w:val="19"/>
            <w:lang w:val="es-CO"/>
          </w:rPr>
          <w:t>patient's</w:t>
        </w:r>
        <w:proofErr w:type="spellEnd"/>
        <w:r w:rsidRPr="00A628AC">
          <w:rPr>
            <w:b/>
            <w:bCs/>
            <w:i/>
            <w:color w:val="9A6B00"/>
            <w:sz w:val="19"/>
            <w:lang w:val="es-CO"/>
          </w:rPr>
          <w:t xml:space="preserve"> </w:t>
        </w:r>
        <w:proofErr w:type="spellStart"/>
        <w:r w:rsidRPr="00A628AC">
          <w:rPr>
            <w:b/>
            <w:bCs/>
            <w:i/>
            <w:color w:val="9A6B00"/>
            <w:sz w:val="19"/>
            <w:lang w:val="es-CO"/>
          </w:rPr>
          <w:t>physiology</w:t>
        </w:r>
        <w:proofErr w:type="spellEnd"/>
        <w:r w:rsidRPr="00A628AC">
          <w:rPr>
            <w:b/>
            <w:bCs/>
            <w:i/>
            <w:color w:val="9A6B00"/>
            <w:sz w:val="19"/>
            <w:lang w:val="es-CO"/>
          </w:rPr>
          <w:t xml:space="preserve"> </w:t>
        </w:r>
        <w:proofErr w:type="spellStart"/>
        <w:r w:rsidRPr="00A628AC">
          <w:rPr>
            <w:b/>
            <w:bCs/>
            <w:i/>
            <w:color w:val="9A6B00"/>
            <w:sz w:val="19"/>
            <w:lang w:val="es-CO"/>
          </w:rPr>
          <w:t>changed</w:t>
        </w:r>
        <w:proofErr w:type="spellEnd"/>
        <w:r w:rsidRPr="00A628AC">
          <w:rPr>
            <w:i/>
            <w:color w:val="9A6B00"/>
            <w:sz w:val="19"/>
            <w:lang w:val="es-CO"/>
          </w:rPr>
          <w:t xml:space="preserve">. </w:t>
        </w:r>
        <w:proofErr w:type="spellStart"/>
        <w:r w:rsidRPr="00A628AC">
          <w:rPr>
            <w:i/>
            <w:color w:val="9A6B00"/>
            <w:sz w:val="19"/>
            <w:lang w:val="es-CO"/>
          </w:rPr>
          <w:t>Intubation</w:t>
        </w:r>
        <w:proofErr w:type="spellEnd"/>
        <w:r w:rsidRPr="00A628AC">
          <w:rPr>
            <w:i/>
            <w:color w:val="9A6B00"/>
            <w:sz w:val="19"/>
            <w:lang w:val="es-CO"/>
          </w:rPr>
          <w:t xml:space="preserve"> </w:t>
        </w:r>
        <w:proofErr w:type="spellStart"/>
        <w:r w:rsidRPr="00A628AC">
          <w:rPr>
            <w:i/>
            <w:color w:val="9A6B00"/>
            <w:sz w:val="19"/>
            <w:lang w:val="es-CO"/>
          </w:rPr>
          <w:t>altered</w:t>
        </w:r>
        <w:proofErr w:type="spellEnd"/>
        <w:r w:rsidRPr="00A628AC">
          <w:rPr>
            <w:i/>
            <w:color w:val="9A6B00"/>
            <w:sz w:val="19"/>
            <w:lang w:val="es-CO"/>
          </w:rPr>
          <w:t xml:space="preserve"> pleural </w:t>
        </w:r>
        <w:proofErr w:type="spellStart"/>
        <w:r w:rsidRPr="00A628AC">
          <w:rPr>
            <w:i/>
            <w:color w:val="9A6B00"/>
            <w:sz w:val="19"/>
            <w:lang w:val="es-CO"/>
          </w:rPr>
          <w:t>pressure</w:t>
        </w:r>
        <w:proofErr w:type="spellEnd"/>
        <w:r w:rsidRPr="00A628AC">
          <w:rPr>
            <w:i/>
            <w:color w:val="9A6B00"/>
            <w:sz w:val="19"/>
            <w:lang w:val="es-CO"/>
          </w:rPr>
          <w:t xml:space="preserve"> and ventricular </w:t>
        </w:r>
        <w:proofErr w:type="spellStart"/>
        <w:r w:rsidRPr="00A628AC">
          <w:rPr>
            <w:i/>
            <w:color w:val="9A6B00"/>
            <w:sz w:val="19"/>
            <w:lang w:val="es-CO"/>
          </w:rPr>
          <w:t>loading</w:t>
        </w:r>
        <w:proofErr w:type="spellEnd"/>
        <w:r w:rsidRPr="00A628AC">
          <w:rPr>
            <w:i/>
            <w:color w:val="9A6B00"/>
            <w:sz w:val="19"/>
            <w:lang w:val="es-CO"/>
          </w:rPr>
          <w:t xml:space="preserve">; </w:t>
        </w:r>
        <w:proofErr w:type="spellStart"/>
        <w:r w:rsidRPr="00A628AC">
          <w:rPr>
            <w:i/>
            <w:color w:val="9A6B00"/>
            <w:sz w:val="19"/>
            <w:lang w:val="es-CO"/>
          </w:rPr>
          <w:t>norepinephrine</w:t>
        </w:r>
        <w:proofErr w:type="spellEnd"/>
        <w:r w:rsidRPr="00A628AC">
          <w:rPr>
            <w:i/>
            <w:color w:val="9A6B00"/>
            <w:sz w:val="19"/>
            <w:lang w:val="es-CO"/>
          </w:rPr>
          <w:t xml:space="preserve"> </w:t>
        </w:r>
        <w:proofErr w:type="spellStart"/>
        <w:r w:rsidRPr="00A628AC">
          <w:rPr>
            <w:i/>
            <w:color w:val="9A6B00"/>
            <w:sz w:val="19"/>
            <w:lang w:val="es-CO"/>
          </w:rPr>
          <w:t>altered</w:t>
        </w:r>
        <w:proofErr w:type="spellEnd"/>
        <w:r w:rsidRPr="00A628AC">
          <w:rPr>
            <w:i/>
            <w:color w:val="9A6B00"/>
            <w:sz w:val="19"/>
            <w:lang w:val="es-CO"/>
          </w:rPr>
          <w:t xml:space="preserve"> arterial </w:t>
        </w:r>
        <w:proofErr w:type="spellStart"/>
        <w:r w:rsidRPr="00A628AC">
          <w:rPr>
            <w:i/>
            <w:color w:val="9A6B00"/>
            <w:sz w:val="19"/>
            <w:lang w:val="es-CO"/>
          </w:rPr>
          <w:t>tone</w:t>
        </w:r>
        <w:proofErr w:type="spellEnd"/>
        <w:r w:rsidRPr="00A628AC">
          <w:rPr>
            <w:i/>
            <w:color w:val="9A6B00"/>
            <w:sz w:val="19"/>
            <w:lang w:val="es-CO"/>
          </w:rPr>
          <w:t xml:space="preserve"> and </w:t>
        </w:r>
        <w:proofErr w:type="spellStart"/>
        <w:r w:rsidRPr="00A628AC">
          <w:rPr>
            <w:i/>
            <w:color w:val="9A6B00"/>
            <w:sz w:val="19"/>
            <w:lang w:val="es-CO"/>
          </w:rPr>
          <w:t>venous</w:t>
        </w:r>
        <w:proofErr w:type="spellEnd"/>
        <w:r w:rsidRPr="00A628AC">
          <w:rPr>
            <w:i/>
            <w:color w:val="9A6B00"/>
            <w:sz w:val="19"/>
            <w:lang w:val="es-CO"/>
          </w:rPr>
          <w:t xml:space="preserve"> </w:t>
        </w:r>
        <w:proofErr w:type="spellStart"/>
        <w:r w:rsidRPr="00A628AC">
          <w:rPr>
            <w:i/>
            <w:color w:val="9A6B00"/>
            <w:sz w:val="19"/>
            <w:lang w:val="es-CO"/>
          </w:rPr>
          <w:t>capacitance</w:t>
        </w:r>
        <w:proofErr w:type="spellEnd"/>
        <w:r w:rsidRPr="00A628AC">
          <w:rPr>
            <w:i/>
            <w:color w:val="9A6B00"/>
            <w:sz w:val="19"/>
            <w:lang w:val="es-CO"/>
          </w:rPr>
          <w:t xml:space="preserve">. A prior negative </w:t>
        </w:r>
        <w:proofErr w:type="spellStart"/>
        <w:r w:rsidRPr="00A628AC">
          <w:rPr>
            <w:i/>
            <w:color w:val="9A6B00"/>
            <w:sz w:val="19"/>
            <w:lang w:val="es-CO"/>
          </w:rPr>
          <w:t>passive-leg-raise</w:t>
        </w:r>
        <w:proofErr w:type="spellEnd"/>
        <w:r w:rsidRPr="00A628AC">
          <w:rPr>
            <w:i/>
            <w:color w:val="9A6B00"/>
            <w:sz w:val="19"/>
            <w:lang w:val="es-CO"/>
          </w:rPr>
          <w:t xml:space="preserve"> </w:t>
        </w:r>
        <w:proofErr w:type="spellStart"/>
        <w:r w:rsidRPr="00A628AC">
          <w:rPr>
            <w:i/>
            <w:color w:val="9A6B00"/>
            <w:sz w:val="19"/>
            <w:lang w:val="es-CO"/>
          </w:rPr>
          <w:t>result</w:t>
        </w:r>
        <w:proofErr w:type="spellEnd"/>
        <w:r w:rsidRPr="00A628AC">
          <w:rPr>
            <w:i/>
            <w:color w:val="9A6B00"/>
            <w:sz w:val="19"/>
            <w:lang w:val="es-CO"/>
          </w:rPr>
          <w:t xml:space="preserve"> </w:t>
        </w:r>
        <w:proofErr w:type="spellStart"/>
        <w:r w:rsidRPr="00A628AC">
          <w:rPr>
            <w:i/>
            <w:color w:val="9A6B00"/>
            <w:sz w:val="19"/>
            <w:lang w:val="es-CO"/>
          </w:rPr>
          <w:t>therefore</w:t>
        </w:r>
        <w:proofErr w:type="spellEnd"/>
        <w:r w:rsidRPr="00A628AC">
          <w:rPr>
            <w:i/>
            <w:color w:val="9A6B00"/>
            <w:sz w:val="19"/>
            <w:lang w:val="es-CO"/>
          </w:rPr>
          <w:t xml:space="preserve"> </w:t>
        </w:r>
        <w:proofErr w:type="spellStart"/>
        <w:r w:rsidRPr="00A628AC">
          <w:rPr>
            <w:i/>
            <w:color w:val="9A6B00"/>
            <w:sz w:val="19"/>
            <w:lang w:val="es-CO"/>
          </w:rPr>
          <w:t>cannot</w:t>
        </w:r>
        <w:proofErr w:type="spellEnd"/>
        <w:r w:rsidRPr="00A628AC">
          <w:rPr>
            <w:i/>
            <w:color w:val="9A6B00"/>
            <w:sz w:val="19"/>
            <w:lang w:val="es-CO"/>
          </w:rPr>
          <w:t xml:space="preserve"> </w:t>
        </w:r>
        <w:proofErr w:type="spellStart"/>
        <w:r w:rsidRPr="00A628AC">
          <w:rPr>
            <w:i/>
            <w:color w:val="9A6B00"/>
            <w:sz w:val="19"/>
            <w:lang w:val="es-CO"/>
          </w:rPr>
          <w:t>simply</w:t>
        </w:r>
        <w:proofErr w:type="spellEnd"/>
        <w:r w:rsidRPr="00A628AC">
          <w:rPr>
            <w:i/>
            <w:color w:val="9A6B00"/>
            <w:sz w:val="19"/>
            <w:lang w:val="es-CO"/>
          </w:rPr>
          <w:t xml:space="preserve"> be </w:t>
        </w:r>
        <w:proofErr w:type="spellStart"/>
        <w:r w:rsidRPr="00A628AC">
          <w:rPr>
            <w:i/>
            <w:color w:val="9A6B00"/>
            <w:sz w:val="19"/>
            <w:lang w:val="es-CO"/>
          </w:rPr>
          <w:t>carried</w:t>
        </w:r>
        <w:proofErr w:type="spellEnd"/>
        <w:r w:rsidRPr="00A628AC">
          <w:rPr>
            <w:i/>
            <w:color w:val="9A6B00"/>
            <w:sz w:val="19"/>
            <w:lang w:val="es-CO"/>
          </w:rPr>
          <w:t xml:space="preserve"> forward. </w:t>
        </w:r>
        <w:proofErr w:type="spellStart"/>
        <w:r w:rsidRPr="00A628AC">
          <w:rPr>
            <w:i/>
            <w:color w:val="9A6B00"/>
            <w:sz w:val="19"/>
            <w:lang w:val="es-CO"/>
          </w:rPr>
          <w:t>The</w:t>
        </w:r>
        <w:proofErr w:type="spellEnd"/>
        <w:r w:rsidRPr="00A628AC">
          <w:rPr>
            <w:i/>
            <w:color w:val="9A6B00"/>
            <w:sz w:val="19"/>
            <w:lang w:val="es-CO"/>
          </w:rPr>
          <w:t xml:space="preserve"> new </w:t>
        </w:r>
        <w:proofErr w:type="spellStart"/>
        <w:r w:rsidRPr="00A628AC">
          <w:rPr>
            <w:i/>
            <w:color w:val="9A6B00"/>
            <w:sz w:val="19"/>
            <w:lang w:val="es-CO"/>
          </w:rPr>
          <w:t>state</w:t>
        </w:r>
        <w:proofErr w:type="spellEnd"/>
        <w:r w:rsidRPr="00A628AC">
          <w:rPr>
            <w:i/>
            <w:color w:val="9A6B00"/>
            <w:sz w:val="19"/>
            <w:lang w:val="es-CO"/>
          </w:rPr>
          <w:t xml:space="preserve"> </w:t>
        </w:r>
        <w:proofErr w:type="spellStart"/>
        <w:r w:rsidRPr="00A628AC">
          <w:rPr>
            <w:i/>
            <w:color w:val="9A6B00"/>
            <w:sz w:val="19"/>
            <w:lang w:val="es-CO"/>
          </w:rPr>
          <w:t>requires</w:t>
        </w:r>
        <w:proofErr w:type="spellEnd"/>
        <w:r w:rsidRPr="00A628AC">
          <w:rPr>
            <w:i/>
            <w:color w:val="9A6B00"/>
            <w:sz w:val="19"/>
            <w:lang w:val="es-CO"/>
          </w:rPr>
          <w:t xml:space="preserve"> a new test </w:t>
        </w:r>
        <w:proofErr w:type="spellStart"/>
        <w:r w:rsidRPr="00A628AC">
          <w:rPr>
            <w:i/>
            <w:color w:val="9A6B00"/>
            <w:sz w:val="19"/>
            <w:lang w:val="es-CO"/>
          </w:rPr>
          <w:t>of</w:t>
        </w:r>
        <w:proofErr w:type="spellEnd"/>
        <w:r w:rsidRPr="00A628AC">
          <w:rPr>
            <w:i/>
            <w:color w:val="9A6B00"/>
            <w:sz w:val="19"/>
            <w:lang w:val="es-CO"/>
          </w:rPr>
          <w:t xml:space="preserve"> </w:t>
        </w:r>
        <w:proofErr w:type="spellStart"/>
        <w:r w:rsidRPr="00A628AC">
          <w:rPr>
            <w:i/>
            <w:color w:val="9A6B00"/>
            <w:sz w:val="19"/>
            <w:lang w:val="es-CO"/>
          </w:rPr>
          <w:t>responsiveness</w:t>
        </w:r>
        <w:proofErr w:type="spellEnd"/>
        <w:r w:rsidRPr="00A628AC">
          <w:rPr>
            <w:i/>
            <w:color w:val="9A6B00"/>
            <w:sz w:val="19"/>
            <w:lang w:val="es-CO"/>
          </w:rPr>
          <w:t xml:space="preserve">. And </w:t>
        </w:r>
        <w:proofErr w:type="spellStart"/>
        <w:r w:rsidRPr="00A628AC">
          <w:rPr>
            <w:i/>
            <w:color w:val="9A6B00"/>
            <w:sz w:val="19"/>
            <w:lang w:val="es-CO"/>
          </w:rPr>
          <w:t>even</w:t>
        </w:r>
        <w:proofErr w:type="spellEnd"/>
        <w:r w:rsidRPr="00A628AC">
          <w:rPr>
            <w:i/>
            <w:color w:val="9A6B00"/>
            <w:sz w:val="19"/>
            <w:lang w:val="es-CO"/>
          </w:rPr>
          <w:t xml:space="preserve"> </w:t>
        </w:r>
        <w:proofErr w:type="spellStart"/>
        <w:r w:rsidRPr="00A628AC">
          <w:rPr>
            <w:i/>
            <w:color w:val="9A6B00"/>
            <w:sz w:val="19"/>
            <w:lang w:val="es-CO"/>
          </w:rPr>
          <w:t>if</w:t>
        </w:r>
        <w:proofErr w:type="spellEnd"/>
        <w:r w:rsidRPr="00A628AC">
          <w:rPr>
            <w:i/>
            <w:color w:val="9A6B00"/>
            <w:sz w:val="19"/>
            <w:lang w:val="es-CO"/>
          </w:rPr>
          <w:t xml:space="preserve"> </w:t>
        </w:r>
        <w:proofErr w:type="spellStart"/>
        <w:r w:rsidRPr="00A628AC">
          <w:rPr>
            <w:i/>
            <w:color w:val="9A6B00"/>
            <w:sz w:val="19"/>
            <w:lang w:val="es-CO"/>
          </w:rPr>
          <w:t>responsiveness</w:t>
        </w:r>
        <w:proofErr w:type="spellEnd"/>
        <w:r w:rsidRPr="00A628AC">
          <w:rPr>
            <w:i/>
            <w:color w:val="9A6B00"/>
            <w:sz w:val="19"/>
            <w:lang w:val="es-CO"/>
          </w:rPr>
          <w:t xml:space="preserve"> </w:t>
        </w:r>
        <w:proofErr w:type="spellStart"/>
        <w:r w:rsidRPr="00A628AC">
          <w:rPr>
            <w:i/>
            <w:color w:val="9A6B00"/>
            <w:sz w:val="19"/>
            <w:lang w:val="es-CO"/>
          </w:rPr>
          <w:t>is</w:t>
        </w:r>
        <w:proofErr w:type="spellEnd"/>
        <w:r w:rsidRPr="00A628AC">
          <w:rPr>
            <w:i/>
            <w:color w:val="9A6B00"/>
            <w:sz w:val="19"/>
            <w:lang w:val="es-CO"/>
          </w:rPr>
          <w:t xml:space="preserve"> </w:t>
        </w:r>
        <w:proofErr w:type="spellStart"/>
        <w:r w:rsidRPr="00A628AC">
          <w:rPr>
            <w:i/>
            <w:color w:val="9A6B00"/>
            <w:sz w:val="19"/>
            <w:lang w:val="es-CO"/>
          </w:rPr>
          <w:t>now</w:t>
        </w:r>
        <w:proofErr w:type="spellEnd"/>
        <w:r w:rsidRPr="00A628AC">
          <w:rPr>
            <w:i/>
            <w:color w:val="9A6B00"/>
            <w:sz w:val="19"/>
            <w:lang w:val="es-CO"/>
          </w:rPr>
          <w:t xml:space="preserve"> </w:t>
        </w:r>
        <w:proofErr w:type="spellStart"/>
        <w:r w:rsidRPr="00A628AC">
          <w:rPr>
            <w:i/>
            <w:color w:val="9A6B00"/>
            <w:sz w:val="19"/>
            <w:lang w:val="es-CO"/>
          </w:rPr>
          <w:t>demonstrated</w:t>
        </w:r>
        <w:proofErr w:type="spellEnd"/>
        <w:r w:rsidRPr="00A628AC">
          <w:rPr>
            <w:i/>
            <w:color w:val="9A6B00"/>
            <w:sz w:val="19"/>
            <w:lang w:val="es-CO"/>
          </w:rPr>
          <w:t xml:space="preserve">, </w:t>
        </w:r>
        <w:proofErr w:type="spellStart"/>
        <w:r w:rsidRPr="00A628AC">
          <w:rPr>
            <w:i/>
            <w:color w:val="9A6B00"/>
            <w:sz w:val="19"/>
            <w:lang w:val="es-CO"/>
          </w:rPr>
          <w:t>two</w:t>
        </w:r>
        <w:proofErr w:type="spellEnd"/>
        <w:r w:rsidRPr="00A628AC">
          <w:rPr>
            <w:i/>
            <w:color w:val="9A6B00"/>
            <w:sz w:val="19"/>
            <w:lang w:val="es-CO"/>
          </w:rPr>
          <w:t xml:space="preserve"> </w:t>
        </w:r>
        <w:proofErr w:type="spellStart"/>
        <w:r w:rsidRPr="00A628AC">
          <w:rPr>
            <w:i/>
            <w:color w:val="9A6B00"/>
            <w:sz w:val="19"/>
            <w:lang w:val="es-CO"/>
          </w:rPr>
          <w:t>questions</w:t>
        </w:r>
        <w:proofErr w:type="spellEnd"/>
        <w:r w:rsidRPr="00A628AC">
          <w:rPr>
            <w:i/>
            <w:color w:val="9A6B00"/>
            <w:sz w:val="19"/>
            <w:lang w:val="es-CO"/>
          </w:rPr>
          <w:t xml:space="preserve"> </w:t>
        </w:r>
        <w:proofErr w:type="spellStart"/>
        <w:r w:rsidRPr="00A628AC">
          <w:rPr>
            <w:i/>
            <w:color w:val="9A6B00"/>
            <w:sz w:val="19"/>
            <w:lang w:val="es-CO"/>
          </w:rPr>
          <w:t>remain</w:t>
        </w:r>
        <w:proofErr w:type="spellEnd"/>
        <w:r w:rsidRPr="00A628AC">
          <w:rPr>
            <w:i/>
            <w:color w:val="9A6B00"/>
            <w:sz w:val="19"/>
            <w:lang w:val="es-CO"/>
          </w:rPr>
          <w:t xml:space="preserve">: </w:t>
        </w:r>
        <w:proofErr w:type="spellStart"/>
        <w:r w:rsidRPr="00A628AC">
          <w:rPr>
            <w:b/>
            <w:bCs/>
            <w:i/>
            <w:color w:val="9A6B00"/>
            <w:sz w:val="19"/>
            <w:lang w:val="es-CO"/>
          </w:rPr>
          <w:t>does</w:t>
        </w:r>
        <w:proofErr w:type="spellEnd"/>
        <w:r w:rsidRPr="00A628AC">
          <w:rPr>
            <w:b/>
            <w:bCs/>
            <w:i/>
            <w:color w:val="9A6B00"/>
            <w:sz w:val="19"/>
            <w:lang w:val="es-CO"/>
          </w:rPr>
          <w:t xml:space="preserve"> </w:t>
        </w:r>
        <w:proofErr w:type="spellStart"/>
        <w:r w:rsidRPr="00A628AC">
          <w:rPr>
            <w:b/>
            <w:bCs/>
            <w:i/>
            <w:color w:val="9A6B00"/>
            <w:sz w:val="19"/>
            <w:lang w:val="es-CO"/>
          </w:rPr>
          <w:t>the</w:t>
        </w:r>
        <w:proofErr w:type="spellEnd"/>
        <w:r w:rsidRPr="00A628AC">
          <w:rPr>
            <w:b/>
            <w:bCs/>
            <w:i/>
            <w:color w:val="9A6B00"/>
            <w:sz w:val="19"/>
            <w:lang w:val="es-CO"/>
          </w:rPr>
          <w:t xml:space="preserve"> </w:t>
        </w:r>
        <w:proofErr w:type="spellStart"/>
        <w:r w:rsidRPr="00A628AC">
          <w:rPr>
            <w:b/>
            <w:bCs/>
            <w:i/>
            <w:color w:val="9A6B00"/>
            <w:sz w:val="19"/>
            <w:lang w:val="es-CO"/>
          </w:rPr>
          <w:t>patient</w:t>
        </w:r>
        <w:proofErr w:type="spellEnd"/>
        <w:r w:rsidRPr="00A628AC">
          <w:rPr>
            <w:b/>
            <w:bCs/>
            <w:i/>
            <w:color w:val="9A6B00"/>
            <w:sz w:val="19"/>
            <w:lang w:val="es-CO"/>
          </w:rPr>
          <w:t xml:space="preserve"> </w:t>
        </w:r>
        <w:proofErr w:type="spellStart"/>
        <w:r w:rsidRPr="00A628AC">
          <w:rPr>
            <w:b/>
            <w:bCs/>
            <w:i/>
            <w:color w:val="9A6B00"/>
            <w:sz w:val="19"/>
            <w:lang w:val="es-CO"/>
          </w:rPr>
          <w:t>need</w:t>
        </w:r>
        <w:proofErr w:type="spellEnd"/>
        <w:r w:rsidRPr="00A628AC">
          <w:rPr>
            <w:b/>
            <w:bCs/>
            <w:i/>
            <w:color w:val="9A6B00"/>
            <w:sz w:val="19"/>
            <w:lang w:val="es-CO"/>
          </w:rPr>
          <w:t xml:space="preserve"> more </w:t>
        </w:r>
        <w:proofErr w:type="spellStart"/>
        <w:r w:rsidRPr="00A628AC">
          <w:rPr>
            <w:b/>
            <w:bCs/>
            <w:i/>
            <w:color w:val="9A6B00"/>
            <w:sz w:val="19"/>
            <w:lang w:val="es-CO"/>
          </w:rPr>
          <w:t>flow</w:t>
        </w:r>
        <w:proofErr w:type="spellEnd"/>
        <w:r w:rsidRPr="00A628AC">
          <w:rPr>
            <w:b/>
            <w:bCs/>
            <w:i/>
            <w:color w:val="9A6B00"/>
            <w:sz w:val="19"/>
            <w:lang w:val="es-CO"/>
          </w:rPr>
          <w:t xml:space="preserve">, and can </w:t>
        </w:r>
        <w:proofErr w:type="spellStart"/>
        <w:r w:rsidRPr="00A628AC">
          <w:rPr>
            <w:b/>
            <w:bCs/>
            <w:i/>
            <w:color w:val="9A6B00"/>
            <w:sz w:val="19"/>
            <w:lang w:val="es-CO"/>
          </w:rPr>
          <w:t>the</w:t>
        </w:r>
        <w:proofErr w:type="spellEnd"/>
        <w:r w:rsidRPr="00A628AC">
          <w:rPr>
            <w:b/>
            <w:bCs/>
            <w:i/>
            <w:color w:val="9A6B00"/>
            <w:sz w:val="19"/>
            <w:lang w:val="es-CO"/>
          </w:rPr>
          <w:t xml:space="preserve"> </w:t>
        </w:r>
        <w:proofErr w:type="spellStart"/>
        <w:r w:rsidRPr="00A628AC">
          <w:rPr>
            <w:b/>
            <w:bCs/>
            <w:i/>
            <w:color w:val="9A6B00"/>
            <w:sz w:val="19"/>
            <w:lang w:val="es-CO"/>
          </w:rPr>
          <w:t>circulation</w:t>
        </w:r>
        <w:proofErr w:type="spellEnd"/>
        <w:r w:rsidRPr="00A628AC">
          <w:rPr>
            <w:b/>
            <w:bCs/>
            <w:i/>
            <w:color w:val="9A6B00"/>
            <w:sz w:val="19"/>
            <w:lang w:val="es-CO"/>
          </w:rPr>
          <w:t xml:space="preserve"> </w:t>
        </w:r>
        <w:proofErr w:type="spellStart"/>
        <w:r w:rsidRPr="00A628AC">
          <w:rPr>
            <w:b/>
            <w:bCs/>
            <w:i/>
            <w:color w:val="9A6B00"/>
            <w:sz w:val="19"/>
            <w:lang w:val="es-CO"/>
          </w:rPr>
          <w:t>tolerate</w:t>
        </w:r>
        <w:proofErr w:type="spellEnd"/>
        <w:r w:rsidRPr="00A628AC">
          <w:rPr>
            <w:b/>
            <w:bCs/>
            <w:i/>
            <w:color w:val="9A6B00"/>
            <w:sz w:val="19"/>
            <w:lang w:val="es-CO"/>
          </w:rPr>
          <w:t xml:space="preserve"> </w:t>
        </w:r>
        <w:proofErr w:type="spellStart"/>
        <w:r w:rsidRPr="00A628AC">
          <w:rPr>
            <w:b/>
            <w:bCs/>
            <w:i/>
            <w:color w:val="9A6B00"/>
            <w:sz w:val="19"/>
            <w:lang w:val="es-CO"/>
          </w:rPr>
          <w:t>the</w:t>
        </w:r>
        <w:proofErr w:type="spellEnd"/>
        <w:r w:rsidRPr="00A628AC">
          <w:rPr>
            <w:b/>
            <w:bCs/>
            <w:i/>
            <w:color w:val="9A6B00"/>
            <w:sz w:val="19"/>
            <w:lang w:val="es-CO"/>
          </w:rPr>
          <w:t xml:space="preserve"> </w:t>
        </w:r>
        <w:proofErr w:type="spellStart"/>
        <w:r w:rsidRPr="00A628AC">
          <w:rPr>
            <w:b/>
            <w:bCs/>
            <w:i/>
            <w:color w:val="9A6B00"/>
            <w:sz w:val="19"/>
            <w:lang w:val="es-CO"/>
          </w:rPr>
          <w:t>volume</w:t>
        </w:r>
        <w:proofErr w:type="spellEnd"/>
        <w:r w:rsidRPr="00A628AC">
          <w:rPr>
            <w:b/>
            <w:bCs/>
            <w:i/>
            <w:color w:val="9A6B00"/>
            <w:sz w:val="19"/>
            <w:lang w:val="es-CO"/>
          </w:rPr>
          <w:t xml:space="preserve"> </w:t>
        </w:r>
        <w:proofErr w:type="spellStart"/>
        <w:r w:rsidRPr="00A628AC">
          <w:rPr>
            <w:b/>
            <w:bCs/>
            <w:i/>
            <w:color w:val="9A6B00"/>
            <w:sz w:val="19"/>
            <w:lang w:val="es-CO"/>
          </w:rPr>
          <w:t>required</w:t>
        </w:r>
        <w:proofErr w:type="spellEnd"/>
        <w:r w:rsidRPr="00A628AC">
          <w:rPr>
            <w:b/>
            <w:bCs/>
            <w:i/>
            <w:color w:val="9A6B00"/>
            <w:sz w:val="19"/>
            <w:lang w:val="es-CO"/>
          </w:rPr>
          <w:t xml:space="preserve"> </w:t>
        </w:r>
        <w:proofErr w:type="spellStart"/>
        <w:r w:rsidRPr="00A628AC">
          <w:rPr>
            <w:b/>
            <w:bCs/>
            <w:i/>
            <w:color w:val="9A6B00"/>
            <w:sz w:val="19"/>
            <w:lang w:val="es-CO"/>
          </w:rPr>
          <w:t>to</w:t>
        </w:r>
        <w:proofErr w:type="spellEnd"/>
        <w:r w:rsidRPr="00A628AC">
          <w:rPr>
            <w:b/>
            <w:bCs/>
            <w:i/>
            <w:color w:val="9A6B00"/>
            <w:sz w:val="19"/>
            <w:lang w:val="es-CO"/>
          </w:rPr>
          <w:t xml:space="preserve"> </w:t>
        </w:r>
        <w:proofErr w:type="spellStart"/>
        <w:r w:rsidRPr="00A628AC">
          <w:rPr>
            <w:b/>
            <w:bCs/>
            <w:i/>
            <w:color w:val="9A6B00"/>
            <w:sz w:val="19"/>
            <w:lang w:val="es-CO"/>
          </w:rPr>
          <w:t>obtain</w:t>
        </w:r>
        <w:proofErr w:type="spellEnd"/>
        <w:r w:rsidRPr="00A628AC">
          <w:rPr>
            <w:b/>
            <w:bCs/>
            <w:i/>
            <w:color w:val="9A6B00"/>
            <w:sz w:val="19"/>
            <w:lang w:val="es-CO"/>
          </w:rPr>
          <w:t xml:space="preserve"> </w:t>
        </w:r>
        <w:proofErr w:type="spellStart"/>
        <w:r w:rsidRPr="00A628AC">
          <w:rPr>
            <w:b/>
            <w:bCs/>
            <w:i/>
            <w:color w:val="9A6B00"/>
            <w:sz w:val="19"/>
            <w:lang w:val="es-CO"/>
          </w:rPr>
          <w:t>it</w:t>
        </w:r>
        <w:proofErr w:type="spellEnd"/>
        <w:r w:rsidRPr="00A628AC">
          <w:rPr>
            <w:b/>
            <w:bCs/>
            <w:i/>
            <w:color w:val="9A6B00"/>
            <w:sz w:val="19"/>
            <w:lang w:val="es-CO"/>
          </w:rPr>
          <w:t>?</w:t>
        </w:r>
      </w:ins>
      <w:ins w:id="360" w:author="Gustavo Garcia" w:date="2026-09-09T03:40:00Z" w16du:dateUtc="2026-09-09T07:40:00Z">
        <w:r>
          <w:rPr>
            <w:b/>
            <w:bCs/>
            <w:i/>
            <w:color w:val="9A6B00"/>
            <w:sz w:val="19"/>
            <w:lang w:val="es-CO"/>
          </w:rPr>
          <w:t>]</w:t>
        </w:r>
      </w:ins>
    </w:p>
    <w:p w14:paraId="14B1A78B" w14:textId="4BB6550D" w:rsidR="007D5622" w:rsidRPr="007D5622" w:rsidRDefault="007D5622">
      <w:pPr>
        <w:rPr>
          <w:ins w:id="361" w:author="Gustavo Garcia" w:date="2026-09-09T03:19:00Z" w16du:dateUtc="2026-09-09T07:19:00Z"/>
        </w:rPr>
        <w:pPrChange w:id="362" w:author="Gustavo Garcia" w:date="2026-09-09T03:24:00Z" w16du:dateUtc="2026-09-09T07:24:00Z">
          <w:pPr>
            <w:pStyle w:val="Ttulo2"/>
          </w:pPr>
        </w:pPrChange>
      </w:pPr>
      <w:ins w:id="363" w:author="Gustavo Garcia" w:date="2026-09-09T03:19:00Z" w16du:dateUtc="2026-09-09T07:19:00Z">
        <w:r w:rsidRPr="007D5622">
          <w:lastRenderedPageBreak/>
          <w:t>Anemia creates a separate therapeutic question. A hemoglobin of 8.2 g/dL does not by itself mandate transfusion. If persistent hypoperfusion, recurrent bleeding or other clinical considerations later justify RBC transfusion, its effect on oxygen delivery can occur through two different terms:</w:t>
        </w:r>
      </w:ins>
    </w:p>
    <w:p w14:paraId="042BB26C" w14:textId="1E8E9DA9" w:rsidR="007D5622" w:rsidRDefault="007D5622">
      <w:pPr>
        <w:rPr>
          <w:ins w:id="364" w:author="Gustavo Garcia" w:date="2026-09-09T03:20:00Z" w16du:dateUtc="2026-09-09T07:20:00Z"/>
          <w:rStyle w:val="mord"/>
        </w:rPr>
        <w:pPrChange w:id="365" w:author="Gustavo Garcia" w:date="2026-09-09T03:24:00Z" w16du:dateUtc="2026-09-09T07:24:00Z">
          <w:pPr>
            <w:pStyle w:val="Ttulo2"/>
          </w:pPr>
        </w:pPrChange>
      </w:pPr>
      <w:ins w:id="366" w:author="Gustavo Garcia" w:date="2026-09-09T03:20:00Z" w16du:dateUtc="2026-09-09T07:20:00Z">
        <w:r>
          <w:rPr>
            <w:rStyle w:val="mord"/>
          </w:rPr>
          <w:t>DO</w:t>
        </w:r>
        <w:r w:rsidRPr="007D5622">
          <w:rPr>
            <w:rStyle w:val="mord"/>
            <w:vertAlign w:val="subscript"/>
            <w:rPrChange w:id="367" w:author="Gustavo Garcia" w:date="2026-09-09T03:21:00Z" w16du:dateUtc="2026-09-09T07:21:00Z">
              <w:rPr>
                <w:rStyle w:val="mord"/>
                <w:b w:val="0"/>
                <w:bCs w:val="0"/>
              </w:rPr>
            </w:rPrChange>
          </w:rPr>
          <w:t>2</w:t>
        </w:r>
        <w:r>
          <w:rPr>
            <w:rStyle w:val="vlist-s"/>
          </w:rPr>
          <w:t>​</w:t>
        </w:r>
        <w:r>
          <w:rPr>
            <w:rStyle w:val="mrel"/>
          </w:rPr>
          <w:t>=</w:t>
        </w:r>
        <w:r>
          <w:rPr>
            <w:rStyle w:val="mord"/>
          </w:rPr>
          <w:t>CO</w:t>
        </w:r>
        <w:r>
          <w:rPr>
            <w:rStyle w:val="mbin"/>
          </w:rPr>
          <w:t>×</w:t>
        </w:r>
        <w:r>
          <w:rPr>
            <w:rStyle w:val="mord"/>
          </w:rPr>
          <w:t>CaO</w:t>
        </w:r>
        <w:r w:rsidRPr="007D5622">
          <w:rPr>
            <w:rStyle w:val="mord"/>
            <w:vertAlign w:val="subscript"/>
            <w:rPrChange w:id="368" w:author="Gustavo Garcia" w:date="2026-09-09T03:21:00Z" w16du:dateUtc="2026-09-09T07:21:00Z">
              <w:rPr>
                <w:rStyle w:val="mord"/>
                <w:b w:val="0"/>
                <w:bCs w:val="0"/>
              </w:rPr>
            </w:rPrChange>
          </w:rPr>
          <w:t>2</w:t>
        </w:r>
      </w:ins>
    </w:p>
    <w:p w14:paraId="689D1866" w14:textId="4F4E269A" w:rsidR="007D5622" w:rsidRDefault="007D5622" w:rsidP="007D5622">
      <w:pPr>
        <w:rPr>
          <w:ins w:id="369" w:author="Gustavo Garcia" w:date="2026-09-09T03:42:00Z" w16du:dateUtc="2026-09-09T07:42:00Z"/>
        </w:rPr>
      </w:pPr>
      <w:ins w:id="370" w:author="Gustavo Garcia" w:date="2026-09-09T03:19:00Z" w16du:dateUtc="2026-09-09T07:19:00Z">
        <w:r w:rsidRPr="007D5622">
          <w:t>Transfusion raises hemoglobin and therefore CaO₂. Because RBCs also add intravascular volume, they may additionally raise venous return and cardiac output if the patient is preload responsive at that later moment. Those are separate hypotheses and should be tested separately. Improvement in MAP alone would not establish that the intervention helped; reassess hemoglobin, stroke volume or cardiac output, capillary refill, oxygenation and congestion.</w:t>
        </w:r>
      </w:ins>
    </w:p>
    <w:p w14:paraId="07928296" w14:textId="1DD6EC00" w:rsidR="00527DA5" w:rsidRPr="00527DA5" w:rsidRDefault="009D4B4C" w:rsidP="00527DA5">
      <w:pPr>
        <w:rPr>
          <w:ins w:id="371" w:author="Gustavo Garcia" w:date="2026-09-09T03:47:00Z"/>
          <w:i/>
          <w:color w:val="9A6B00"/>
          <w:sz w:val="19"/>
          <w:lang w:val="es-CO"/>
        </w:rPr>
      </w:pPr>
      <w:ins w:id="372" w:author="Gustavo Garcia" w:date="2026-09-09T03:43:00Z" w16du:dateUtc="2026-09-09T07:43:00Z">
        <w:r>
          <w:rPr>
            <w:i/>
            <w:color w:val="9A6B00"/>
            <w:sz w:val="19"/>
          </w:rPr>
          <w:t>[Offshoot / At-the-Bedside link:</w:t>
        </w:r>
        <w:r w:rsidR="00527DA5" w:rsidRPr="00527DA5">
          <w:t xml:space="preserve"> </w:t>
        </w:r>
      </w:ins>
      <w:ins w:id="373" w:author="Gustavo Garcia" w:date="2026-09-09T04:54:00Z" w16du:dateUtc="2026-09-09T08:54:00Z">
        <w:r w:rsidR="003E269A">
          <w:rPr>
            <w:i/>
            <w:color w:val="9A6B00"/>
            <w:sz w:val="19"/>
          </w:rPr>
          <w:t>Tr</w:t>
        </w:r>
      </w:ins>
      <w:ins w:id="374" w:author="Gustavo Garcia" w:date="2026-09-09T03:43:00Z">
        <w:r w:rsidR="00527DA5" w:rsidRPr="00527DA5">
          <w:rPr>
            <w:i/>
            <w:color w:val="9A6B00"/>
            <w:sz w:val="19"/>
          </w:rPr>
          <w:t>ansfusion can change both terms of oxygen delivery</w:t>
        </w:r>
      </w:ins>
      <w:ins w:id="375" w:author="Gustavo Garcia" w:date="2026-09-09T03:43:00Z" w16du:dateUtc="2026-09-09T07:43:00Z">
        <w:r w:rsidR="00527DA5">
          <w:rPr>
            <w:i/>
            <w:color w:val="9A6B00"/>
            <w:sz w:val="19"/>
          </w:rPr>
          <w:t xml:space="preserve">. </w:t>
        </w:r>
      </w:ins>
      <w:ins w:id="376" w:author="Gustavo Garcia" w:date="2026-09-09T03:46:00Z">
        <w:r w:rsidR="00527DA5" w:rsidRPr="00527DA5">
          <w:rPr>
            <w:i/>
            <w:color w:val="9A6B00"/>
            <w:sz w:val="19"/>
          </w:rPr>
          <w:t xml:space="preserve">RBC transfusion increases CaO₂ by increasing hemoglobin, but it also adds intravascular volume. If the patient is preload responsive at the time of transfusion, cardiac output may rise as well, so both terms in </w:t>
        </w:r>
      </w:ins>
      <m:oMath>
        <m:r>
          <w:ins w:id="377" w:author="Gustavo Garcia" w:date="2026-09-09T03:46:00Z">
            <w:rPr>
              <w:rFonts w:ascii="Cambria Math" w:hAnsi="Cambria Math"/>
              <w:color w:val="9A6B00"/>
              <w:sz w:val="19"/>
            </w:rPr>
            <m:t>D</m:t>
          </w:ins>
        </m:r>
        <m:sSub>
          <m:sSubPr>
            <m:ctrlPr>
              <w:ins w:id="378" w:author="Gustavo Garcia" w:date="2026-09-09T03:46:00Z">
                <w:rPr>
                  <w:rFonts w:ascii="Cambria Math" w:hAnsi="Cambria Math"/>
                  <w:i/>
                  <w:color w:val="9A6B00"/>
                  <w:sz w:val="19"/>
                </w:rPr>
              </w:ins>
            </m:ctrlPr>
          </m:sSubPr>
          <m:e>
            <m:r>
              <w:ins w:id="379" w:author="Gustavo Garcia" w:date="2026-09-09T03:46:00Z">
                <w:rPr>
                  <w:rFonts w:ascii="Cambria Math" w:hAnsi="Cambria Math"/>
                  <w:color w:val="9A6B00"/>
                  <w:sz w:val="19"/>
                </w:rPr>
                <m:t>O</m:t>
              </w:ins>
            </m:r>
          </m:e>
          <m:sub>
            <m:r>
              <w:ins w:id="380" w:author="Gustavo Garcia" w:date="2026-09-09T03:46:00Z">
                <w:rPr>
                  <w:rFonts w:ascii="Cambria Math" w:hAnsi="Cambria Math"/>
                  <w:color w:val="9A6B00"/>
                  <w:sz w:val="19"/>
                </w:rPr>
                <m:t>2</m:t>
              </w:ins>
            </m:r>
          </m:sub>
        </m:sSub>
        <m:r>
          <w:ins w:id="381" w:author="Gustavo Garcia" w:date="2026-09-09T03:46:00Z">
            <w:rPr>
              <w:rFonts w:ascii="Cambria Math" w:hAnsi="Cambria Math"/>
              <w:color w:val="9A6B00"/>
              <w:sz w:val="19"/>
            </w:rPr>
            <m:t>=CO×Ca</m:t>
          </w:ins>
        </m:r>
        <m:sSub>
          <m:sSubPr>
            <m:ctrlPr>
              <w:ins w:id="382" w:author="Gustavo Garcia" w:date="2026-09-09T03:46:00Z">
                <w:rPr>
                  <w:rFonts w:ascii="Cambria Math" w:hAnsi="Cambria Math"/>
                  <w:i/>
                  <w:color w:val="9A6B00"/>
                  <w:sz w:val="19"/>
                </w:rPr>
              </w:ins>
            </m:ctrlPr>
          </m:sSubPr>
          <m:e>
            <m:r>
              <w:ins w:id="383" w:author="Gustavo Garcia" w:date="2026-09-09T03:46:00Z">
                <w:rPr>
                  <w:rFonts w:ascii="Cambria Math" w:hAnsi="Cambria Math"/>
                  <w:color w:val="9A6B00"/>
                  <w:sz w:val="19"/>
                </w:rPr>
                <m:t>O</m:t>
              </w:ins>
            </m:r>
          </m:e>
          <m:sub>
            <m:r>
              <w:ins w:id="384" w:author="Gustavo Garcia" w:date="2026-09-09T03:46:00Z">
                <w:rPr>
                  <w:rFonts w:ascii="Cambria Math" w:hAnsi="Cambria Math"/>
                  <w:color w:val="9A6B00"/>
                  <w:sz w:val="19"/>
                </w:rPr>
                <m:t>2</m:t>
              </w:ins>
            </m:r>
          </m:sub>
        </m:sSub>
      </m:oMath>
      <w:ins w:id="385" w:author="Gustavo Garcia" w:date="2026-09-09T03:46:00Z">
        <w:r w:rsidR="00527DA5" w:rsidRPr="00527DA5">
          <w:rPr>
            <w:i/>
            <w:color w:val="9A6B00"/>
            <w:sz w:val="19"/>
          </w:rPr>
          <w:t>can change.</w:t>
        </w:r>
      </w:ins>
      <w:ins w:id="386" w:author="Gustavo Garcia" w:date="2026-09-09T03:47:00Z" w16du:dateUtc="2026-09-09T07:47:00Z">
        <w:r w:rsidR="00527DA5">
          <w:rPr>
            <w:i/>
            <w:color w:val="9A6B00"/>
            <w:sz w:val="19"/>
          </w:rPr>
          <w:t xml:space="preserve"> </w:t>
        </w:r>
      </w:ins>
      <w:proofErr w:type="spellStart"/>
      <w:ins w:id="387" w:author="Gustavo Garcia" w:date="2026-09-09T03:47:00Z">
        <w:r w:rsidR="00527DA5" w:rsidRPr="00527DA5">
          <w:rPr>
            <w:i/>
            <w:color w:val="9A6B00"/>
            <w:sz w:val="19"/>
            <w:lang w:val="es-CO"/>
          </w:rPr>
          <w:t>On</w:t>
        </w:r>
        <w:proofErr w:type="spellEnd"/>
        <w:r w:rsidR="00527DA5" w:rsidRPr="00527DA5">
          <w:rPr>
            <w:i/>
            <w:color w:val="9A6B00"/>
            <w:sz w:val="19"/>
            <w:lang w:val="es-CO"/>
          </w:rPr>
          <w:t xml:space="preserve"> </w:t>
        </w:r>
        <w:proofErr w:type="spellStart"/>
        <w:r w:rsidR="00527DA5" w:rsidRPr="00527DA5">
          <w:rPr>
            <w:i/>
            <w:color w:val="9A6B00"/>
            <w:sz w:val="19"/>
            <w:lang w:val="es-CO"/>
          </w:rPr>
          <w:t>the</w:t>
        </w:r>
        <w:proofErr w:type="spellEnd"/>
        <w:r w:rsidR="00527DA5" w:rsidRPr="00527DA5">
          <w:rPr>
            <w:i/>
            <w:color w:val="9A6B00"/>
            <w:sz w:val="19"/>
            <w:lang w:val="es-CO"/>
          </w:rPr>
          <w:t xml:space="preserve"> </w:t>
        </w:r>
        <w:proofErr w:type="spellStart"/>
        <w:r w:rsidR="00527DA5" w:rsidRPr="00527DA5">
          <w:rPr>
            <w:i/>
            <w:color w:val="9A6B00"/>
            <w:sz w:val="19"/>
            <w:lang w:val="es-CO"/>
          </w:rPr>
          <w:t>venous</w:t>
        </w:r>
        <w:proofErr w:type="spellEnd"/>
        <w:r w:rsidR="00527DA5" w:rsidRPr="00527DA5">
          <w:rPr>
            <w:i/>
            <w:color w:val="9A6B00"/>
            <w:sz w:val="19"/>
            <w:lang w:val="es-CO"/>
          </w:rPr>
          <w:t xml:space="preserve"> </w:t>
        </w:r>
        <w:proofErr w:type="spellStart"/>
        <w:r w:rsidR="00527DA5" w:rsidRPr="00527DA5">
          <w:rPr>
            <w:i/>
            <w:color w:val="9A6B00"/>
            <w:sz w:val="19"/>
            <w:lang w:val="es-CO"/>
          </w:rPr>
          <w:t>side</w:t>
        </w:r>
        <w:proofErr w:type="spellEnd"/>
        <w:r w:rsidR="00527DA5" w:rsidRPr="00527DA5">
          <w:rPr>
            <w:i/>
            <w:color w:val="9A6B00"/>
            <w:sz w:val="19"/>
            <w:lang w:val="es-CO"/>
          </w:rPr>
          <w:t xml:space="preserve">, </w:t>
        </w:r>
        <w:proofErr w:type="spellStart"/>
        <w:r w:rsidR="00527DA5" w:rsidRPr="00527DA5">
          <w:rPr>
            <w:i/>
            <w:color w:val="9A6B00"/>
            <w:sz w:val="19"/>
            <w:lang w:val="es-CO"/>
          </w:rPr>
          <w:t>added</w:t>
        </w:r>
        <w:proofErr w:type="spellEnd"/>
        <w:r w:rsidR="00527DA5" w:rsidRPr="00527DA5">
          <w:rPr>
            <w:i/>
            <w:color w:val="9A6B00"/>
            <w:sz w:val="19"/>
            <w:lang w:val="es-CO"/>
          </w:rPr>
          <w:t xml:space="preserve"> </w:t>
        </w:r>
        <w:proofErr w:type="spellStart"/>
        <w:r w:rsidR="00527DA5" w:rsidRPr="00527DA5">
          <w:rPr>
            <w:i/>
            <w:color w:val="9A6B00"/>
            <w:sz w:val="19"/>
            <w:lang w:val="es-CO"/>
          </w:rPr>
          <w:t>volume</w:t>
        </w:r>
        <w:proofErr w:type="spellEnd"/>
        <w:r w:rsidR="00527DA5" w:rsidRPr="00527DA5">
          <w:rPr>
            <w:i/>
            <w:color w:val="9A6B00"/>
            <w:sz w:val="19"/>
            <w:lang w:val="es-CO"/>
          </w:rPr>
          <w:t xml:space="preserve"> </w:t>
        </w:r>
        <w:proofErr w:type="spellStart"/>
        <w:r w:rsidR="00527DA5" w:rsidRPr="00527DA5">
          <w:rPr>
            <w:i/>
            <w:color w:val="9A6B00"/>
            <w:sz w:val="19"/>
            <w:lang w:val="es-CO"/>
          </w:rPr>
          <w:t>increases</w:t>
        </w:r>
        <w:proofErr w:type="spellEnd"/>
        <w:r w:rsidR="00527DA5" w:rsidRPr="00527DA5">
          <w:rPr>
            <w:i/>
            <w:color w:val="9A6B00"/>
            <w:sz w:val="19"/>
            <w:lang w:val="es-CO"/>
          </w:rPr>
          <w:t xml:space="preserve"> </w:t>
        </w:r>
        <w:proofErr w:type="spellStart"/>
        <w:r w:rsidR="00527DA5" w:rsidRPr="00527DA5">
          <w:rPr>
            <w:i/>
            <w:color w:val="9A6B00"/>
            <w:sz w:val="19"/>
            <w:lang w:val="es-CO"/>
          </w:rPr>
          <w:t>stressed</w:t>
        </w:r>
        <w:proofErr w:type="spellEnd"/>
        <w:r w:rsidR="00527DA5" w:rsidRPr="00527DA5">
          <w:rPr>
            <w:i/>
            <w:color w:val="9A6B00"/>
            <w:sz w:val="19"/>
            <w:lang w:val="es-CO"/>
          </w:rPr>
          <w:t xml:space="preserve"> </w:t>
        </w:r>
        <w:proofErr w:type="spellStart"/>
        <w:r w:rsidR="00527DA5" w:rsidRPr="00527DA5">
          <w:rPr>
            <w:i/>
            <w:color w:val="9A6B00"/>
            <w:sz w:val="19"/>
            <w:lang w:val="es-CO"/>
          </w:rPr>
          <w:t>blood</w:t>
        </w:r>
        <w:proofErr w:type="spellEnd"/>
        <w:r w:rsidR="00527DA5" w:rsidRPr="00527DA5">
          <w:rPr>
            <w:i/>
            <w:color w:val="9A6B00"/>
            <w:sz w:val="19"/>
            <w:lang w:val="es-CO"/>
          </w:rPr>
          <w:t xml:space="preserve"> </w:t>
        </w:r>
        <w:proofErr w:type="spellStart"/>
        <w:r w:rsidR="00527DA5" w:rsidRPr="00527DA5">
          <w:rPr>
            <w:i/>
            <w:color w:val="9A6B00"/>
            <w:sz w:val="19"/>
            <w:lang w:val="es-CO"/>
          </w:rPr>
          <w:t>volume</w:t>
        </w:r>
        <w:proofErr w:type="spellEnd"/>
        <w:r w:rsidR="00527DA5" w:rsidRPr="00527DA5">
          <w:rPr>
            <w:i/>
            <w:color w:val="9A6B00"/>
            <w:sz w:val="19"/>
            <w:lang w:val="es-CO"/>
          </w:rPr>
          <w:t xml:space="preserve"> and can </w:t>
        </w:r>
        <w:proofErr w:type="spellStart"/>
        <w:r w:rsidR="00527DA5" w:rsidRPr="00527DA5">
          <w:rPr>
            <w:i/>
            <w:color w:val="9A6B00"/>
            <w:sz w:val="19"/>
            <w:lang w:val="es-CO"/>
          </w:rPr>
          <w:t>raise</w:t>
        </w:r>
        <w:proofErr w:type="spellEnd"/>
        <w:r w:rsidR="00527DA5" w:rsidRPr="00527DA5">
          <w:rPr>
            <w:i/>
            <w:color w:val="9A6B00"/>
            <w:sz w:val="19"/>
            <w:lang w:val="es-CO"/>
          </w:rPr>
          <w:t xml:space="preserve"> mean </w:t>
        </w:r>
        <w:proofErr w:type="spellStart"/>
        <w:r w:rsidR="00527DA5" w:rsidRPr="00527DA5">
          <w:rPr>
            <w:i/>
            <w:color w:val="9A6B00"/>
            <w:sz w:val="19"/>
            <w:lang w:val="es-CO"/>
          </w:rPr>
          <w:t>systemic</w:t>
        </w:r>
        <w:proofErr w:type="spellEnd"/>
        <w:r w:rsidR="00527DA5" w:rsidRPr="00527DA5">
          <w:rPr>
            <w:i/>
            <w:color w:val="9A6B00"/>
            <w:sz w:val="19"/>
            <w:lang w:val="es-CO"/>
          </w:rPr>
          <w:t xml:space="preserve"> </w:t>
        </w:r>
        <w:proofErr w:type="spellStart"/>
        <w:r w:rsidR="00527DA5" w:rsidRPr="00527DA5">
          <w:rPr>
            <w:i/>
            <w:color w:val="9A6B00"/>
            <w:sz w:val="19"/>
            <w:lang w:val="es-CO"/>
          </w:rPr>
          <w:t>filling</w:t>
        </w:r>
        <w:proofErr w:type="spellEnd"/>
        <w:r w:rsidR="00527DA5" w:rsidRPr="00527DA5">
          <w:rPr>
            <w:i/>
            <w:color w:val="9A6B00"/>
            <w:sz w:val="19"/>
            <w:lang w:val="es-CO"/>
          </w:rPr>
          <w:t xml:space="preserve"> </w:t>
        </w:r>
        <w:proofErr w:type="spellStart"/>
        <w:r w:rsidR="00527DA5" w:rsidRPr="00527DA5">
          <w:rPr>
            <w:i/>
            <w:color w:val="9A6B00"/>
            <w:sz w:val="19"/>
            <w:lang w:val="es-CO"/>
          </w:rPr>
          <w:t>pressure</w:t>
        </w:r>
        <w:proofErr w:type="spellEnd"/>
        <w:r w:rsidR="00527DA5" w:rsidRPr="00527DA5">
          <w:rPr>
            <w:i/>
            <w:color w:val="9A6B00"/>
            <w:sz w:val="19"/>
            <w:lang w:val="es-CO"/>
          </w:rPr>
          <w:t xml:space="preserve">. </w:t>
        </w:r>
        <w:proofErr w:type="spellStart"/>
        <w:r w:rsidR="00527DA5" w:rsidRPr="00527DA5">
          <w:rPr>
            <w:i/>
            <w:color w:val="9A6B00"/>
            <w:sz w:val="19"/>
            <w:lang w:val="es-CO"/>
          </w:rPr>
          <w:t>Venous</w:t>
        </w:r>
        <w:proofErr w:type="spellEnd"/>
        <w:r w:rsidR="00527DA5" w:rsidRPr="00527DA5">
          <w:rPr>
            <w:i/>
            <w:color w:val="9A6B00"/>
            <w:sz w:val="19"/>
            <w:lang w:val="es-CO"/>
          </w:rPr>
          <w:t xml:space="preserve"> </w:t>
        </w:r>
        <w:proofErr w:type="spellStart"/>
        <w:r w:rsidR="00527DA5" w:rsidRPr="00527DA5">
          <w:rPr>
            <w:i/>
            <w:color w:val="9A6B00"/>
            <w:sz w:val="19"/>
            <w:lang w:val="es-CO"/>
          </w:rPr>
          <w:t>return</w:t>
        </w:r>
        <w:proofErr w:type="spellEnd"/>
        <w:r w:rsidR="00527DA5" w:rsidRPr="00527DA5">
          <w:rPr>
            <w:i/>
            <w:color w:val="9A6B00"/>
            <w:sz w:val="19"/>
            <w:lang w:val="es-CO"/>
          </w:rPr>
          <w:t xml:space="preserve"> </w:t>
        </w:r>
        <w:proofErr w:type="spellStart"/>
        <w:r w:rsidR="00527DA5" w:rsidRPr="00527DA5">
          <w:rPr>
            <w:i/>
            <w:color w:val="9A6B00"/>
            <w:sz w:val="19"/>
            <w:lang w:val="es-CO"/>
          </w:rPr>
          <w:t>depends</w:t>
        </w:r>
        <w:proofErr w:type="spellEnd"/>
        <w:r w:rsidR="00527DA5" w:rsidRPr="00527DA5">
          <w:rPr>
            <w:i/>
            <w:color w:val="9A6B00"/>
            <w:sz w:val="19"/>
            <w:lang w:val="es-CO"/>
          </w:rPr>
          <w:t xml:space="preserve"> </w:t>
        </w:r>
        <w:proofErr w:type="spellStart"/>
        <w:r w:rsidR="00527DA5" w:rsidRPr="00527DA5">
          <w:rPr>
            <w:i/>
            <w:color w:val="9A6B00"/>
            <w:sz w:val="19"/>
            <w:lang w:val="es-CO"/>
          </w:rPr>
          <w:t>on</w:t>
        </w:r>
        <w:proofErr w:type="spellEnd"/>
        <w:r w:rsidR="00527DA5" w:rsidRPr="00527DA5">
          <w:rPr>
            <w:i/>
            <w:color w:val="9A6B00"/>
            <w:sz w:val="19"/>
            <w:lang w:val="es-CO"/>
          </w:rPr>
          <w:t xml:space="preserve"> </w:t>
        </w:r>
        <w:proofErr w:type="spellStart"/>
        <w:r w:rsidR="00527DA5" w:rsidRPr="00527DA5">
          <w:rPr>
            <w:i/>
            <w:color w:val="9A6B00"/>
            <w:sz w:val="19"/>
            <w:lang w:val="es-CO"/>
          </w:rPr>
          <w:t>the</w:t>
        </w:r>
        <w:proofErr w:type="spellEnd"/>
        <w:r w:rsidR="00527DA5" w:rsidRPr="00527DA5">
          <w:rPr>
            <w:i/>
            <w:color w:val="9A6B00"/>
            <w:sz w:val="19"/>
            <w:lang w:val="es-CO"/>
          </w:rPr>
          <w:t xml:space="preserve"> </w:t>
        </w:r>
        <w:proofErr w:type="spellStart"/>
        <w:r w:rsidR="00527DA5" w:rsidRPr="00527DA5">
          <w:rPr>
            <w:i/>
            <w:color w:val="9A6B00"/>
            <w:sz w:val="19"/>
            <w:lang w:val="es-CO"/>
          </w:rPr>
          <w:t>pressure</w:t>
        </w:r>
        <w:proofErr w:type="spellEnd"/>
        <w:r w:rsidR="00527DA5" w:rsidRPr="00527DA5">
          <w:rPr>
            <w:i/>
            <w:color w:val="9A6B00"/>
            <w:sz w:val="19"/>
            <w:lang w:val="es-CO"/>
          </w:rPr>
          <w:t xml:space="preserve"> </w:t>
        </w:r>
        <w:proofErr w:type="spellStart"/>
        <w:r w:rsidR="00527DA5" w:rsidRPr="00527DA5">
          <w:rPr>
            <w:i/>
            <w:color w:val="9A6B00"/>
            <w:sz w:val="19"/>
            <w:lang w:val="es-CO"/>
          </w:rPr>
          <w:t>gradient</w:t>
        </w:r>
        <w:proofErr w:type="spellEnd"/>
        <w:r w:rsidR="00527DA5" w:rsidRPr="00527DA5">
          <w:rPr>
            <w:i/>
            <w:color w:val="9A6B00"/>
            <w:sz w:val="19"/>
            <w:lang w:val="es-CO"/>
          </w:rPr>
          <w:t xml:space="preserve"> </w:t>
        </w:r>
        <w:proofErr w:type="spellStart"/>
        <w:r w:rsidR="00527DA5" w:rsidRPr="00527DA5">
          <w:rPr>
            <w:i/>
            <w:color w:val="9A6B00"/>
            <w:sz w:val="19"/>
            <w:lang w:val="es-CO"/>
          </w:rPr>
          <w:t>between</w:t>
        </w:r>
        <w:proofErr w:type="spellEnd"/>
        <w:r w:rsidR="00527DA5" w:rsidRPr="00527DA5">
          <w:rPr>
            <w:i/>
            <w:color w:val="9A6B00"/>
            <w:sz w:val="19"/>
            <w:lang w:val="es-CO"/>
          </w:rPr>
          <w:t xml:space="preserve"> </w:t>
        </w:r>
        <w:proofErr w:type="spellStart"/>
        <w:r w:rsidR="00527DA5" w:rsidRPr="00527DA5">
          <w:rPr>
            <w:i/>
            <w:color w:val="9A6B00"/>
            <w:sz w:val="19"/>
            <w:lang w:val="es-CO"/>
          </w:rPr>
          <w:t>that</w:t>
        </w:r>
        <w:proofErr w:type="spellEnd"/>
        <w:r w:rsidR="00527DA5" w:rsidRPr="00527DA5">
          <w:rPr>
            <w:i/>
            <w:color w:val="9A6B00"/>
            <w:sz w:val="19"/>
            <w:lang w:val="es-CO"/>
          </w:rPr>
          <w:t xml:space="preserve"> </w:t>
        </w:r>
        <w:proofErr w:type="spellStart"/>
        <w:r w:rsidR="00527DA5" w:rsidRPr="00527DA5">
          <w:rPr>
            <w:i/>
            <w:color w:val="9A6B00"/>
            <w:sz w:val="19"/>
            <w:lang w:val="es-CO"/>
          </w:rPr>
          <w:t>upstream</w:t>
        </w:r>
        <w:proofErr w:type="spellEnd"/>
        <w:r w:rsidR="00527DA5" w:rsidRPr="00527DA5">
          <w:rPr>
            <w:i/>
            <w:color w:val="9A6B00"/>
            <w:sz w:val="19"/>
            <w:lang w:val="es-CO"/>
          </w:rPr>
          <w:t xml:space="preserve"> </w:t>
        </w:r>
        <w:proofErr w:type="spellStart"/>
        <w:r w:rsidR="00527DA5" w:rsidRPr="00527DA5">
          <w:rPr>
            <w:i/>
            <w:color w:val="9A6B00"/>
            <w:sz w:val="19"/>
            <w:lang w:val="es-CO"/>
          </w:rPr>
          <w:t>pressure</w:t>
        </w:r>
        <w:proofErr w:type="spellEnd"/>
        <w:r w:rsidR="00527DA5" w:rsidRPr="00527DA5">
          <w:rPr>
            <w:i/>
            <w:color w:val="9A6B00"/>
            <w:sz w:val="19"/>
            <w:lang w:val="es-CO"/>
          </w:rPr>
          <w:t xml:space="preserve"> and </w:t>
        </w:r>
        <w:proofErr w:type="spellStart"/>
        <w:r w:rsidR="00527DA5" w:rsidRPr="00527DA5">
          <w:rPr>
            <w:i/>
            <w:color w:val="9A6B00"/>
            <w:sz w:val="19"/>
            <w:lang w:val="es-CO"/>
          </w:rPr>
          <w:t>right</w:t>
        </w:r>
        <w:proofErr w:type="spellEnd"/>
        <w:r w:rsidR="00527DA5" w:rsidRPr="00527DA5">
          <w:rPr>
            <w:i/>
            <w:color w:val="9A6B00"/>
            <w:sz w:val="19"/>
            <w:lang w:val="es-CO"/>
          </w:rPr>
          <w:t xml:space="preserve"> atrial </w:t>
        </w:r>
        <w:proofErr w:type="spellStart"/>
        <w:r w:rsidR="00527DA5" w:rsidRPr="00527DA5">
          <w:rPr>
            <w:i/>
            <w:color w:val="9A6B00"/>
            <w:sz w:val="19"/>
            <w:lang w:val="es-CO"/>
          </w:rPr>
          <w:t>pressure</w:t>
        </w:r>
        <w:proofErr w:type="spellEnd"/>
        <w:r w:rsidR="00527DA5" w:rsidRPr="00527DA5">
          <w:rPr>
            <w:i/>
            <w:color w:val="9A6B00"/>
            <w:sz w:val="19"/>
            <w:lang w:val="es-CO"/>
          </w:rPr>
          <w:t>:</w:t>
        </w:r>
      </w:ins>
    </w:p>
    <w:p w14:paraId="1AA85982" w14:textId="306DA42B" w:rsidR="00527DA5" w:rsidRPr="00527DA5" w:rsidRDefault="00527DA5" w:rsidP="00527DA5">
      <w:pPr>
        <w:rPr>
          <w:ins w:id="388" w:author="Gustavo Garcia" w:date="2026-09-09T03:47:00Z"/>
          <w:i/>
          <w:color w:val="9A6B00"/>
          <w:sz w:val="19"/>
          <w:lang w:val="es-CO"/>
        </w:rPr>
      </w:pPr>
      <m:oMathPara>
        <m:oMath>
          <m:r>
            <w:ins w:id="389" w:author="Gustavo Garcia" w:date="2026-09-09T03:47:00Z">
              <w:rPr>
                <w:rFonts w:ascii="Cambria Math" w:hAnsi="Cambria Math"/>
                <w:color w:val="9A6B00"/>
                <w:sz w:val="19"/>
                <w:lang w:val="es-CO"/>
              </w:rPr>
              <m:t>VR∝</m:t>
            </w:ins>
          </m:r>
          <m:sSub>
            <m:sSubPr>
              <m:ctrlPr>
                <w:ins w:id="390" w:author="Gustavo Garcia" w:date="2026-09-09T03:47:00Z">
                  <w:rPr>
                    <w:rFonts w:ascii="Cambria Math" w:hAnsi="Cambria Math"/>
                    <w:i/>
                    <w:color w:val="9A6B00"/>
                    <w:sz w:val="19"/>
                    <w:lang w:val="es-CO"/>
                  </w:rPr>
                </w:ins>
              </m:ctrlPr>
            </m:sSubPr>
            <m:e>
              <m:r>
                <w:ins w:id="391" w:author="Gustavo Garcia" w:date="2026-09-09T03:47:00Z">
                  <w:rPr>
                    <w:rFonts w:ascii="Cambria Math" w:hAnsi="Cambria Math"/>
                    <w:color w:val="9A6B00"/>
                    <w:sz w:val="19"/>
                    <w:lang w:val="es-CO"/>
                  </w:rPr>
                  <m:t>P</m:t>
                </w:ins>
              </m:r>
            </m:e>
            <m:sub>
              <m:r>
                <w:ins w:id="392" w:author="Gustavo Garcia" w:date="2026-09-09T03:47:00Z">
                  <w:rPr>
                    <w:rFonts w:ascii="Cambria Math" w:hAnsi="Cambria Math"/>
                    <w:color w:val="9A6B00"/>
                    <w:sz w:val="19"/>
                    <w:lang w:val="es-CO"/>
                  </w:rPr>
                  <m:t>msf</m:t>
                </w:ins>
              </m:r>
            </m:sub>
          </m:sSub>
          <m:r>
            <w:ins w:id="393" w:author="Gustavo Garcia" w:date="2026-09-09T03:47:00Z">
              <w:rPr>
                <w:rFonts w:ascii="Cambria Math" w:hAnsi="Cambria Math"/>
                <w:color w:val="9A6B00"/>
                <w:sz w:val="19"/>
                <w:lang w:val="es-CO"/>
              </w:rPr>
              <m:t>-</m:t>
            </w:ins>
          </m:r>
          <m:sSub>
            <m:sSubPr>
              <m:ctrlPr>
                <w:ins w:id="394" w:author="Gustavo Garcia" w:date="2026-09-09T03:47:00Z">
                  <w:rPr>
                    <w:rFonts w:ascii="Cambria Math" w:hAnsi="Cambria Math"/>
                    <w:i/>
                    <w:color w:val="9A6B00"/>
                    <w:sz w:val="19"/>
                    <w:lang w:val="es-CO"/>
                  </w:rPr>
                </w:ins>
              </m:ctrlPr>
            </m:sSubPr>
            <m:e>
              <m:r>
                <w:ins w:id="395" w:author="Gustavo Garcia" w:date="2026-09-09T03:47:00Z">
                  <w:rPr>
                    <w:rFonts w:ascii="Cambria Math" w:hAnsi="Cambria Math"/>
                    <w:color w:val="9A6B00"/>
                    <w:sz w:val="19"/>
                    <w:lang w:val="es-CO"/>
                  </w:rPr>
                  <m:t>P</m:t>
                </w:ins>
              </m:r>
            </m:e>
            <m:sub>
              <m:r>
                <w:ins w:id="396" w:author="Gustavo Garcia" w:date="2026-09-09T03:47:00Z">
                  <w:rPr>
                    <w:rFonts w:ascii="Cambria Math" w:hAnsi="Cambria Math"/>
                    <w:color w:val="9A6B00"/>
                    <w:sz w:val="19"/>
                    <w:lang w:val="es-CO"/>
                  </w:rPr>
                  <m:t>RA</m:t>
                </w:ins>
              </m:r>
            </m:sub>
          </m:sSub>
        </m:oMath>
      </m:oMathPara>
    </w:p>
    <w:p w14:paraId="477E9FBA" w14:textId="2168B8D8" w:rsidR="00527DA5" w:rsidRPr="00527DA5" w:rsidRDefault="00527DA5" w:rsidP="00527DA5">
      <w:pPr>
        <w:rPr>
          <w:ins w:id="397" w:author="Gustavo Garcia" w:date="2026-09-09T03:47:00Z"/>
          <w:i/>
          <w:color w:val="9A6B00"/>
          <w:sz w:val="19"/>
          <w:lang w:val="es-CO"/>
        </w:rPr>
      </w:pPr>
      <w:proofErr w:type="spellStart"/>
      <w:ins w:id="398" w:author="Gustavo Garcia" w:date="2026-09-09T03:47:00Z">
        <w:r w:rsidRPr="00527DA5">
          <w:rPr>
            <w:i/>
            <w:color w:val="9A6B00"/>
            <w:sz w:val="19"/>
            <w:lang w:val="es-CO"/>
          </w:rPr>
          <w:t>If</w:t>
        </w:r>
        <w:proofErr w:type="spellEnd"/>
        <w:r w:rsidRPr="00527DA5">
          <w:rPr>
            <w:i/>
            <w:color w:val="9A6B00"/>
            <w:sz w:val="19"/>
            <w:lang w:val="es-CO"/>
          </w:rPr>
          <w:t xml:space="preserve"> </w:t>
        </w:r>
        <w:proofErr w:type="spellStart"/>
        <w:r w:rsidRPr="00527DA5">
          <w:rPr>
            <w:i/>
            <w:color w:val="9A6B00"/>
            <w:sz w:val="19"/>
            <w:lang w:val="es-CO"/>
          </w:rPr>
          <w:t>transfusion</w:t>
        </w:r>
        <w:proofErr w:type="spellEnd"/>
        <w:r w:rsidRPr="00527DA5">
          <w:rPr>
            <w:i/>
            <w:color w:val="9A6B00"/>
            <w:sz w:val="19"/>
            <w:lang w:val="es-CO"/>
          </w:rPr>
          <w:t xml:space="preserve"> raises </w:t>
        </w:r>
      </w:ins>
      <m:oMath>
        <m:sSub>
          <m:sSubPr>
            <m:ctrlPr>
              <w:ins w:id="399" w:author="Gustavo Garcia" w:date="2026-09-09T03:47:00Z">
                <w:rPr>
                  <w:rFonts w:ascii="Cambria Math" w:hAnsi="Cambria Math"/>
                  <w:i/>
                  <w:color w:val="9A6B00"/>
                  <w:sz w:val="19"/>
                  <w:lang w:val="es-CO"/>
                </w:rPr>
              </w:ins>
            </m:ctrlPr>
          </m:sSubPr>
          <m:e>
            <m:r>
              <w:ins w:id="400" w:author="Gustavo Garcia" w:date="2026-09-09T03:47:00Z">
                <w:rPr>
                  <w:rFonts w:ascii="Cambria Math" w:hAnsi="Cambria Math"/>
                  <w:color w:val="9A6B00"/>
                  <w:sz w:val="19"/>
                  <w:lang w:val="es-CO"/>
                </w:rPr>
                <m:t>P</m:t>
              </w:ins>
            </m:r>
          </m:e>
          <m:sub>
            <m:r>
              <w:ins w:id="401" w:author="Gustavo Garcia" w:date="2026-09-09T03:47:00Z">
                <w:rPr>
                  <w:rFonts w:ascii="Cambria Math" w:hAnsi="Cambria Math"/>
                  <w:color w:val="9A6B00"/>
                  <w:sz w:val="19"/>
                  <w:lang w:val="es-CO"/>
                </w:rPr>
                <m:t>msf</m:t>
              </w:ins>
            </m:r>
          </m:sub>
        </m:sSub>
      </m:oMath>
      <w:ins w:id="402" w:author="Gustavo Garcia" w:date="2026-09-09T03:47:00Z">
        <w:r w:rsidRPr="00527DA5">
          <w:rPr>
            <w:i/>
            <w:color w:val="9A6B00"/>
            <w:sz w:val="19"/>
            <w:lang w:val="es-CO"/>
          </w:rPr>
          <w:t xml:space="preserve">more than it raises </w:t>
        </w:r>
      </w:ins>
      <m:oMath>
        <m:sSub>
          <m:sSubPr>
            <m:ctrlPr>
              <w:ins w:id="403" w:author="Gustavo Garcia" w:date="2026-09-09T03:47:00Z">
                <w:rPr>
                  <w:rFonts w:ascii="Cambria Math" w:hAnsi="Cambria Math"/>
                  <w:i/>
                  <w:color w:val="9A6B00"/>
                  <w:sz w:val="19"/>
                  <w:lang w:val="es-CO"/>
                </w:rPr>
              </w:ins>
            </m:ctrlPr>
          </m:sSubPr>
          <m:e>
            <m:r>
              <w:ins w:id="404" w:author="Gustavo Garcia" w:date="2026-09-09T03:47:00Z">
                <w:rPr>
                  <w:rFonts w:ascii="Cambria Math" w:hAnsi="Cambria Math"/>
                  <w:color w:val="9A6B00"/>
                  <w:sz w:val="19"/>
                  <w:lang w:val="es-CO"/>
                </w:rPr>
                <m:t>P</m:t>
              </w:ins>
            </m:r>
          </m:e>
          <m:sub>
            <m:r>
              <w:ins w:id="405" w:author="Gustavo Garcia" w:date="2026-09-09T03:47:00Z">
                <w:rPr>
                  <w:rFonts w:ascii="Cambria Math" w:hAnsi="Cambria Math"/>
                  <w:color w:val="9A6B00"/>
                  <w:sz w:val="19"/>
                  <w:lang w:val="es-CO"/>
                </w:rPr>
                <m:t>RA</m:t>
              </w:ins>
            </m:r>
          </m:sub>
        </m:sSub>
      </m:oMath>
      <w:ins w:id="406" w:author="Gustavo Garcia" w:date="2026-09-09T03:47:00Z">
        <w:r w:rsidRPr="00527DA5">
          <w:rPr>
            <w:i/>
            <w:color w:val="9A6B00"/>
            <w:sz w:val="19"/>
            <w:lang w:val="es-CO"/>
          </w:rPr>
          <w:t>, the gradient for venous return increases. A preload-responsive heart can then convert the additional venous return into a higher stroke volume and cardiac output.</w:t>
        </w:r>
      </w:ins>
    </w:p>
    <w:p w14:paraId="5FC271B1" w14:textId="77777777" w:rsidR="00527DA5" w:rsidRPr="00527DA5" w:rsidRDefault="00527DA5" w:rsidP="00527DA5">
      <w:pPr>
        <w:rPr>
          <w:ins w:id="407" w:author="Gustavo Garcia" w:date="2026-09-09T03:47:00Z"/>
          <w:i/>
          <w:color w:val="9A6B00"/>
          <w:sz w:val="19"/>
          <w:lang w:val="es-CO"/>
        </w:rPr>
      </w:pPr>
      <w:proofErr w:type="spellStart"/>
      <w:ins w:id="408" w:author="Gustavo Garcia" w:date="2026-09-09T03:47:00Z">
        <w:r w:rsidRPr="00527DA5">
          <w:rPr>
            <w:i/>
            <w:color w:val="9A6B00"/>
            <w:sz w:val="19"/>
            <w:lang w:val="es-CO"/>
          </w:rPr>
          <w:t>Norepinephrine</w:t>
        </w:r>
        <w:proofErr w:type="spellEnd"/>
        <w:r w:rsidRPr="00527DA5">
          <w:rPr>
            <w:i/>
            <w:color w:val="9A6B00"/>
            <w:sz w:val="19"/>
            <w:lang w:val="es-CO"/>
          </w:rPr>
          <w:t xml:space="preserve"> </w:t>
        </w:r>
        <w:proofErr w:type="spellStart"/>
        <w:r w:rsidRPr="00527DA5">
          <w:rPr>
            <w:i/>
            <w:color w:val="9A6B00"/>
            <w:sz w:val="19"/>
            <w:lang w:val="es-CO"/>
          </w:rPr>
          <w:t>changes</w:t>
        </w:r>
        <w:proofErr w:type="spellEnd"/>
        <w:r w:rsidRPr="00527DA5">
          <w:rPr>
            <w:i/>
            <w:color w:val="9A6B00"/>
            <w:sz w:val="19"/>
            <w:lang w:val="es-CO"/>
          </w:rPr>
          <w:t xml:space="preserve"> </w:t>
        </w:r>
        <w:proofErr w:type="spellStart"/>
        <w:r w:rsidRPr="00527DA5">
          <w:rPr>
            <w:i/>
            <w:color w:val="9A6B00"/>
            <w:sz w:val="19"/>
            <w:lang w:val="es-CO"/>
          </w:rPr>
          <w:t>the</w:t>
        </w:r>
        <w:proofErr w:type="spellEnd"/>
        <w:r w:rsidRPr="00527DA5">
          <w:rPr>
            <w:i/>
            <w:color w:val="9A6B00"/>
            <w:sz w:val="19"/>
            <w:lang w:val="es-CO"/>
          </w:rPr>
          <w:t xml:space="preserve"> </w:t>
        </w:r>
        <w:proofErr w:type="spellStart"/>
        <w:r w:rsidRPr="00527DA5">
          <w:rPr>
            <w:i/>
            <w:color w:val="9A6B00"/>
            <w:sz w:val="19"/>
            <w:lang w:val="es-CO"/>
          </w:rPr>
          <w:t>same</w:t>
        </w:r>
        <w:proofErr w:type="spellEnd"/>
        <w:r w:rsidRPr="00527DA5">
          <w:rPr>
            <w:i/>
            <w:color w:val="9A6B00"/>
            <w:sz w:val="19"/>
            <w:lang w:val="es-CO"/>
          </w:rPr>
          <w:t xml:space="preserve"> </w:t>
        </w:r>
        <w:proofErr w:type="spellStart"/>
        <w:r w:rsidRPr="00527DA5">
          <w:rPr>
            <w:i/>
            <w:color w:val="9A6B00"/>
            <w:sz w:val="19"/>
            <w:lang w:val="es-CO"/>
          </w:rPr>
          <w:t>system</w:t>
        </w:r>
        <w:proofErr w:type="spellEnd"/>
        <w:r w:rsidRPr="00527DA5">
          <w:rPr>
            <w:i/>
            <w:color w:val="9A6B00"/>
            <w:sz w:val="19"/>
            <w:lang w:val="es-CO"/>
          </w:rPr>
          <w:t xml:space="preserve"> </w:t>
        </w:r>
        <w:proofErr w:type="spellStart"/>
        <w:r w:rsidRPr="00527DA5">
          <w:rPr>
            <w:i/>
            <w:color w:val="9A6B00"/>
            <w:sz w:val="19"/>
            <w:lang w:val="es-CO"/>
          </w:rPr>
          <w:t>from</w:t>
        </w:r>
        <w:proofErr w:type="spellEnd"/>
        <w:r w:rsidRPr="00527DA5">
          <w:rPr>
            <w:i/>
            <w:color w:val="9A6B00"/>
            <w:sz w:val="19"/>
            <w:lang w:val="es-CO"/>
          </w:rPr>
          <w:t xml:space="preserve"> </w:t>
        </w:r>
        <w:proofErr w:type="spellStart"/>
        <w:r w:rsidRPr="00527DA5">
          <w:rPr>
            <w:i/>
            <w:color w:val="9A6B00"/>
            <w:sz w:val="19"/>
            <w:lang w:val="es-CO"/>
          </w:rPr>
          <w:t>another</w:t>
        </w:r>
        <w:proofErr w:type="spellEnd"/>
        <w:r w:rsidRPr="00527DA5">
          <w:rPr>
            <w:i/>
            <w:color w:val="9A6B00"/>
            <w:sz w:val="19"/>
            <w:lang w:val="es-CO"/>
          </w:rPr>
          <w:t xml:space="preserve"> </w:t>
        </w:r>
        <w:proofErr w:type="spellStart"/>
        <w:r w:rsidRPr="00527DA5">
          <w:rPr>
            <w:i/>
            <w:color w:val="9A6B00"/>
            <w:sz w:val="19"/>
            <w:lang w:val="es-CO"/>
          </w:rPr>
          <w:t>direction</w:t>
        </w:r>
        <w:proofErr w:type="spellEnd"/>
        <w:r w:rsidRPr="00527DA5">
          <w:rPr>
            <w:i/>
            <w:color w:val="9A6B00"/>
            <w:sz w:val="19"/>
            <w:lang w:val="es-CO"/>
          </w:rPr>
          <w:t xml:space="preserve">. </w:t>
        </w:r>
        <w:proofErr w:type="spellStart"/>
        <w:r w:rsidRPr="00527DA5">
          <w:rPr>
            <w:i/>
            <w:color w:val="9A6B00"/>
            <w:sz w:val="19"/>
            <w:lang w:val="es-CO"/>
          </w:rPr>
          <w:t>By</w:t>
        </w:r>
        <w:proofErr w:type="spellEnd"/>
        <w:r w:rsidRPr="00527DA5">
          <w:rPr>
            <w:i/>
            <w:color w:val="9A6B00"/>
            <w:sz w:val="19"/>
            <w:lang w:val="es-CO"/>
          </w:rPr>
          <w:t xml:space="preserve"> </w:t>
        </w:r>
        <w:proofErr w:type="spellStart"/>
        <w:r w:rsidRPr="00527DA5">
          <w:rPr>
            <w:i/>
            <w:color w:val="9A6B00"/>
            <w:sz w:val="19"/>
            <w:lang w:val="es-CO"/>
          </w:rPr>
          <w:t>constricting</w:t>
        </w:r>
        <w:proofErr w:type="spellEnd"/>
        <w:r w:rsidRPr="00527DA5">
          <w:rPr>
            <w:i/>
            <w:color w:val="9A6B00"/>
            <w:sz w:val="19"/>
            <w:lang w:val="es-CO"/>
          </w:rPr>
          <w:t xml:space="preserve"> </w:t>
        </w:r>
        <w:proofErr w:type="spellStart"/>
        <w:r w:rsidRPr="00527DA5">
          <w:rPr>
            <w:i/>
            <w:color w:val="9A6B00"/>
            <w:sz w:val="19"/>
            <w:lang w:val="es-CO"/>
          </w:rPr>
          <w:t>capacitance</w:t>
        </w:r>
        <w:proofErr w:type="spellEnd"/>
        <w:r w:rsidRPr="00527DA5">
          <w:rPr>
            <w:i/>
            <w:color w:val="9A6B00"/>
            <w:sz w:val="19"/>
            <w:lang w:val="es-CO"/>
          </w:rPr>
          <w:t xml:space="preserve"> </w:t>
        </w:r>
        <w:proofErr w:type="spellStart"/>
        <w:r w:rsidRPr="00527DA5">
          <w:rPr>
            <w:i/>
            <w:color w:val="9A6B00"/>
            <w:sz w:val="19"/>
            <w:lang w:val="es-CO"/>
          </w:rPr>
          <w:t>veins</w:t>
        </w:r>
        <w:proofErr w:type="spellEnd"/>
        <w:r w:rsidRPr="00527DA5">
          <w:rPr>
            <w:i/>
            <w:color w:val="9A6B00"/>
            <w:sz w:val="19"/>
            <w:lang w:val="es-CO"/>
          </w:rPr>
          <w:t xml:space="preserve">, </w:t>
        </w:r>
        <w:proofErr w:type="spellStart"/>
        <w:r w:rsidRPr="00527DA5">
          <w:rPr>
            <w:i/>
            <w:color w:val="9A6B00"/>
            <w:sz w:val="19"/>
            <w:lang w:val="es-CO"/>
          </w:rPr>
          <w:t>it</w:t>
        </w:r>
        <w:proofErr w:type="spellEnd"/>
        <w:r w:rsidRPr="00527DA5">
          <w:rPr>
            <w:i/>
            <w:color w:val="9A6B00"/>
            <w:sz w:val="19"/>
            <w:lang w:val="es-CO"/>
          </w:rPr>
          <w:t xml:space="preserve"> can </w:t>
        </w:r>
        <w:proofErr w:type="spellStart"/>
        <w:r w:rsidRPr="00527DA5">
          <w:rPr>
            <w:i/>
            <w:color w:val="9A6B00"/>
            <w:sz w:val="19"/>
            <w:lang w:val="es-CO"/>
          </w:rPr>
          <w:t>recruit</w:t>
        </w:r>
        <w:proofErr w:type="spellEnd"/>
        <w:r w:rsidRPr="00527DA5">
          <w:rPr>
            <w:i/>
            <w:color w:val="9A6B00"/>
            <w:sz w:val="19"/>
            <w:lang w:val="es-CO"/>
          </w:rPr>
          <w:t xml:space="preserve"> </w:t>
        </w:r>
        <w:proofErr w:type="spellStart"/>
        <w:r w:rsidRPr="00527DA5">
          <w:rPr>
            <w:i/>
            <w:color w:val="9A6B00"/>
            <w:sz w:val="19"/>
            <w:lang w:val="es-CO"/>
          </w:rPr>
          <w:t>blood</w:t>
        </w:r>
        <w:proofErr w:type="spellEnd"/>
        <w:r w:rsidRPr="00527DA5">
          <w:rPr>
            <w:i/>
            <w:color w:val="9A6B00"/>
            <w:sz w:val="19"/>
            <w:lang w:val="es-CO"/>
          </w:rPr>
          <w:t xml:space="preserve"> </w:t>
        </w:r>
        <w:proofErr w:type="spellStart"/>
        <w:r w:rsidRPr="00527DA5">
          <w:rPr>
            <w:i/>
            <w:color w:val="9A6B00"/>
            <w:sz w:val="19"/>
            <w:lang w:val="es-CO"/>
          </w:rPr>
          <w:t>from</w:t>
        </w:r>
        <w:proofErr w:type="spellEnd"/>
        <w:r w:rsidRPr="00527DA5">
          <w:rPr>
            <w:i/>
            <w:color w:val="9A6B00"/>
            <w:sz w:val="19"/>
            <w:lang w:val="es-CO"/>
          </w:rPr>
          <w:t xml:space="preserve"> </w:t>
        </w:r>
        <w:proofErr w:type="spellStart"/>
        <w:r w:rsidRPr="00527DA5">
          <w:rPr>
            <w:i/>
            <w:color w:val="9A6B00"/>
            <w:sz w:val="19"/>
            <w:lang w:val="es-CO"/>
          </w:rPr>
          <w:t>the</w:t>
        </w:r>
        <w:proofErr w:type="spellEnd"/>
        <w:r w:rsidRPr="00527DA5">
          <w:rPr>
            <w:i/>
            <w:color w:val="9A6B00"/>
            <w:sz w:val="19"/>
            <w:lang w:val="es-CO"/>
          </w:rPr>
          <w:t xml:space="preserve"> </w:t>
        </w:r>
        <w:proofErr w:type="spellStart"/>
        <w:r w:rsidRPr="00527DA5">
          <w:rPr>
            <w:i/>
            <w:color w:val="9A6B00"/>
            <w:sz w:val="19"/>
            <w:lang w:val="es-CO"/>
          </w:rPr>
          <w:t>unstressed</w:t>
        </w:r>
        <w:proofErr w:type="spellEnd"/>
        <w:r w:rsidRPr="00527DA5">
          <w:rPr>
            <w:i/>
            <w:color w:val="9A6B00"/>
            <w:sz w:val="19"/>
            <w:lang w:val="es-CO"/>
          </w:rPr>
          <w:t xml:space="preserve"> </w:t>
        </w:r>
        <w:proofErr w:type="spellStart"/>
        <w:r w:rsidRPr="00527DA5">
          <w:rPr>
            <w:i/>
            <w:color w:val="9A6B00"/>
            <w:sz w:val="19"/>
            <w:lang w:val="es-CO"/>
          </w:rPr>
          <w:t>into</w:t>
        </w:r>
        <w:proofErr w:type="spellEnd"/>
        <w:r w:rsidRPr="00527DA5">
          <w:rPr>
            <w:i/>
            <w:color w:val="9A6B00"/>
            <w:sz w:val="19"/>
            <w:lang w:val="es-CO"/>
          </w:rPr>
          <w:t xml:space="preserve"> </w:t>
        </w:r>
        <w:proofErr w:type="spellStart"/>
        <w:r w:rsidRPr="00527DA5">
          <w:rPr>
            <w:i/>
            <w:color w:val="9A6B00"/>
            <w:sz w:val="19"/>
            <w:lang w:val="es-CO"/>
          </w:rPr>
          <w:t>the</w:t>
        </w:r>
        <w:proofErr w:type="spellEnd"/>
        <w:r w:rsidRPr="00527DA5">
          <w:rPr>
            <w:i/>
            <w:color w:val="9A6B00"/>
            <w:sz w:val="19"/>
            <w:lang w:val="es-CO"/>
          </w:rPr>
          <w:t xml:space="preserve"> </w:t>
        </w:r>
        <w:proofErr w:type="spellStart"/>
        <w:r w:rsidRPr="00527DA5">
          <w:rPr>
            <w:i/>
            <w:color w:val="9A6B00"/>
            <w:sz w:val="19"/>
            <w:lang w:val="es-CO"/>
          </w:rPr>
          <w:t>stressed</w:t>
        </w:r>
        <w:proofErr w:type="spellEnd"/>
        <w:r w:rsidRPr="00527DA5">
          <w:rPr>
            <w:i/>
            <w:color w:val="9A6B00"/>
            <w:sz w:val="19"/>
            <w:lang w:val="es-CO"/>
          </w:rPr>
          <w:t xml:space="preserve"> </w:t>
        </w:r>
        <w:proofErr w:type="spellStart"/>
        <w:r w:rsidRPr="00527DA5">
          <w:rPr>
            <w:i/>
            <w:color w:val="9A6B00"/>
            <w:sz w:val="19"/>
            <w:lang w:val="es-CO"/>
          </w:rPr>
          <w:t>compartment</w:t>
        </w:r>
        <w:proofErr w:type="spellEnd"/>
        <w:r w:rsidRPr="00527DA5">
          <w:rPr>
            <w:i/>
            <w:color w:val="9A6B00"/>
            <w:sz w:val="19"/>
            <w:lang w:val="es-CO"/>
          </w:rPr>
          <w:t xml:space="preserve"> </w:t>
        </w:r>
        <w:proofErr w:type="spellStart"/>
        <w:r w:rsidRPr="00527DA5">
          <w:rPr>
            <w:i/>
            <w:color w:val="9A6B00"/>
            <w:sz w:val="19"/>
            <w:lang w:val="es-CO"/>
          </w:rPr>
          <w:t>without</w:t>
        </w:r>
        <w:proofErr w:type="spellEnd"/>
        <w:r w:rsidRPr="00527DA5">
          <w:rPr>
            <w:i/>
            <w:color w:val="9A6B00"/>
            <w:sz w:val="19"/>
            <w:lang w:val="es-CO"/>
          </w:rPr>
          <w:t xml:space="preserve"> </w:t>
        </w:r>
        <w:proofErr w:type="spellStart"/>
        <w:r w:rsidRPr="00527DA5">
          <w:rPr>
            <w:i/>
            <w:color w:val="9A6B00"/>
            <w:sz w:val="19"/>
            <w:lang w:val="es-CO"/>
          </w:rPr>
          <w:t>adding</w:t>
        </w:r>
        <w:proofErr w:type="spellEnd"/>
        <w:r w:rsidRPr="00527DA5">
          <w:rPr>
            <w:i/>
            <w:color w:val="9A6B00"/>
            <w:sz w:val="19"/>
            <w:lang w:val="es-CO"/>
          </w:rPr>
          <w:t xml:space="preserve"> </w:t>
        </w:r>
        <w:proofErr w:type="spellStart"/>
        <w:r w:rsidRPr="00527DA5">
          <w:rPr>
            <w:i/>
            <w:color w:val="9A6B00"/>
            <w:sz w:val="19"/>
            <w:lang w:val="es-CO"/>
          </w:rPr>
          <w:t>external</w:t>
        </w:r>
        <w:proofErr w:type="spellEnd"/>
        <w:r w:rsidRPr="00527DA5">
          <w:rPr>
            <w:i/>
            <w:color w:val="9A6B00"/>
            <w:sz w:val="19"/>
            <w:lang w:val="es-CO"/>
          </w:rPr>
          <w:t xml:space="preserve"> </w:t>
        </w:r>
        <w:proofErr w:type="spellStart"/>
        <w:r w:rsidRPr="00527DA5">
          <w:rPr>
            <w:i/>
            <w:color w:val="9A6B00"/>
            <w:sz w:val="19"/>
            <w:lang w:val="es-CO"/>
          </w:rPr>
          <w:t>volume</w:t>
        </w:r>
        <w:proofErr w:type="spellEnd"/>
        <w:r w:rsidRPr="00527DA5">
          <w:rPr>
            <w:i/>
            <w:color w:val="9A6B00"/>
            <w:sz w:val="19"/>
            <w:lang w:val="es-CO"/>
          </w:rPr>
          <w:t xml:space="preserve">. In </w:t>
        </w:r>
        <w:proofErr w:type="spellStart"/>
        <w:r w:rsidRPr="00527DA5">
          <w:rPr>
            <w:i/>
            <w:color w:val="9A6B00"/>
            <w:sz w:val="19"/>
            <w:lang w:val="es-CO"/>
          </w:rPr>
          <w:t>the</w:t>
        </w:r>
        <w:proofErr w:type="spellEnd"/>
        <w:r w:rsidRPr="00527DA5">
          <w:rPr>
            <w:i/>
            <w:color w:val="9A6B00"/>
            <w:sz w:val="19"/>
            <w:lang w:val="es-CO"/>
          </w:rPr>
          <w:t xml:space="preserve"> </w:t>
        </w:r>
        <w:proofErr w:type="spellStart"/>
        <w:r w:rsidRPr="00527DA5">
          <w:rPr>
            <w:i/>
            <w:color w:val="9A6B00"/>
            <w:sz w:val="19"/>
            <w:lang w:val="es-CO"/>
          </w:rPr>
          <w:t>study</w:t>
        </w:r>
        <w:proofErr w:type="spellEnd"/>
        <w:r w:rsidRPr="00527DA5">
          <w:rPr>
            <w:i/>
            <w:color w:val="9A6B00"/>
            <w:sz w:val="19"/>
            <w:lang w:val="es-CO"/>
          </w:rPr>
          <w:t xml:space="preserve"> </w:t>
        </w:r>
        <w:proofErr w:type="spellStart"/>
        <w:r w:rsidRPr="00527DA5">
          <w:rPr>
            <w:i/>
            <w:color w:val="9A6B00"/>
            <w:sz w:val="19"/>
            <w:lang w:val="es-CO"/>
          </w:rPr>
          <w:t>by</w:t>
        </w:r>
        <w:proofErr w:type="spellEnd"/>
        <w:r w:rsidRPr="00527DA5">
          <w:rPr>
            <w:i/>
            <w:color w:val="9A6B00"/>
            <w:sz w:val="19"/>
            <w:lang w:val="es-CO"/>
          </w:rPr>
          <w:t xml:space="preserve"> </w:t>
        </w:r>
        <w:proofErr w:type="spellStart"/>
        <w:r w:rsidRPr="00527DA5">
          <w:rPr>
            <w:i/>
            <w:color w:val="9A6B00"/>
            <w:sz w:val="19"/>
            <w:lang w:val="es-CO"/>
          </w:rPr>
          <w:t>Adda</w:t>
        </w:r>
        <w:proofErr w:type="spellEnd"/>
        <w:r w:rsidRPr="00527DA5">
          <w:rPr>
            <w:i/>
            <w:color w:val="9A6B00"/>
            <w:sz w:val="19"/>
            <w:lang w:val="es-CO"/>
          </w:rPr>
          <w:t xml:space="preserve"> and </w:t>
        </w:r>
        <w:proofErr w:type="spellStart"/>
        <w:r w:rsidRPr="00527DA5">
          <w:rPr>
            <w:i/>
            <w:color w:val="9A6B00"/>
            <w:sz w:val="19"/>
            <w:lang w:val="es-CO"/>
          </w:rPr>
          <w:t>colleagues</w:t>
        </w:r>
        <w:proofErr w:type="spellEnd"/>
        <w:r w:rsidRPr="00527DA5">
          <w:rPr>
            <w:i/>
            <w:color w:val="9A6B00"/>
            <w:sz w:val="19"/>
            <w:lang w:val="es-CO"/>
          </w:rPr>
          <w:t xml:space="preserve">, </w:t>
        </w:r>
        <w:proofErr w:type="spellStart"/>
        <w:r w:rsidRPr="00527DA5">
          <w:rPr>
            <w:i/>
            <w:color w:val="9A6B00"/>
            <w:sz w:val="19"/>
            <w:lang w:val="es-CO"/>
          </w:rPr>
          <w:t>with</w:t>
        </w:r>
        <w:proofErr w:type="spellEnd"/>
        <w:r w:rsidRPr="00527DA5">
          <w:rPr>
            <w:i/>
            <w:color w:val="9A6B00"/>
            <w:sz w:val="19"/>
            <w:lang w:val="es-CO"/>
          </w:rPr>
          <w:t xml:space="preserve"> Monnet as senior </w:t>
        </w:r>
        <w:proofErr w:type="spellStart"/>
        <w:r w:rsidRPr="00527DA5">
          <w:rPr>
            <w:i/>
            <w:color w:val="9A6B00"/>
            <w:sz w:val="19"/>
            <w:lang w:val="es-CO"/>
          </w:rPr>
          <w:t>author</w:t>
        </w:r>
        <w:proofErr w:type="spellEnd"/>
        <w:r w:rsidRPr="00527DA5">
          <w:rPr>
            <w:i/>
            <w:color w:val="9A6B00"/>
            <w:sz w:val="19"/>
            <w:lang w:val="es-CO"/>
          </w:rPr>
          <w:t xml:space="preserve">, </w:t>
        </w:r>
        <w:proofErr w:type="spellStart"/>
        <w:r w:rsidRPr="00527DA5">
          <w:rPr>
            <w:i/>
            <w:color w:val="9A6B00"/>
            <w:sz w:val="19"/>
            <w:lang w:val="es-CO"/>
          </w:rPr>
          <w:t>passive</w:t>
        </w:r>
        <w:proofErr w:type="spellEnd"/>
        <w:r w:rsidRPr="00527DA5">
          <w:rPr>
            <w:i/>
            <w:color w:val="9A6B00"/>
            <w:sz w:val="19"/>
            <w:lang w:val="es-CO"/>
          </w:rPr>
          <w:t xml:space="preserve"> </w:t>
        </w:r>
        <w:proofErr w:type="spellStart"/>
        <w:r w:rsidRPr="00527DA5">
          <w:rPr>
            <w:i/>
            <w:color w:val="9A6B00"/>
            <w:sz w:val="19"/>
            <w:lang w:val="es-CO"/>
          </w:rPr>
          <w:t>leg</w:t>
        </w:r>
        <w:proofErr w:type="spellEnd"/>
        <w:r w:rsidRPr="00527DA5">
          <w:rPr>
            <w:i/>
            <w:color w:val="9A6B00"/>
            <w:sz w:val="19"/>
            <w:lang w:val="es-CO"/>
          </w:rPr>
          <w:t xml:space="preserve"> </w:t>
        </w:r>
        <w:proofErr w:type="spellStart"/>
        <w:r w:rsidRPr="00527DA5">
          <w:rPr>
            <w:i/>
            <w:color w:val="9A6B00"/>
            <w:sz w:val="19"/>
            <w:lang w:val="es-CO"/>
          </w:rPr>
          <w:t>raising</w:t>
        </w:r>
        <w:proofErr w:type="spellEnd"/>
        <w:r w:rsidRPr="00527DA5">
          <w:rPr>
            <w:i/>
            <w:color w:val="9A6B00"/>
            <w:sz w:val="19"/>
            <w:lang w:val="es-CO"/>
          </w:rPr>
          <w:t xml:space="preserve"> </w:t>
        </w:r>
        <w:proofErr w:type="spellStart"/>
        <w:r w:rsidRPr="00527DA5">
          <w:rPr>
            <w:i/>
            <w:color w:val="9A6B00"/>
            <w:sz w:val="19"/>
            <w:lang w:val="es-CO"/>
          </w:rPr>
          <w:t>produced</w:t>
        </w:r>
        <w:proofErr w:type="spellEnd"/>
        <w:r w:rsidRPr="00527DA5">
          <w:rPr>
            <w:i/>
            <w:color w:val="9A6B00"/>
            <w:sz w:val="19"/>
            <w:lang w:val="es-CO"/>
          </w:rPr>
          <w:t xml:space="preserve"> a </w:t>
        </w:r>
        <w:proofErr w:type="spellStart"/>
        <w:r w:rsidRPr="00527DA5">
          <w:rPr>
            <w:i/>
            <w:color w:val="9A6B00"/>
            <w:sz w:val="19"/>
            <w:lang w:val="es-CO"/>
          </w:rPr>
          <w:t>larger</w:t>
        </w:r>
        <w:proofErr w:type="spellEnd"/>
        <w:r w:rsidRPr="00527DA5">
          <w:rPr>
            <w:i/>
            <w:color w:val="9A6B00"/>
            <w:sz w:val="19"/>
            <w:lang w:val="es-CO"/>
          </w:rPr>
          <w:t xml:space="preserve"> </w:t>
        </w:r>
        <w:proofErr w:type="spellStart"/>
        <w:r w:rsidRPr="00527DA5">
          <w:rPr>
            <w:i/>
            <w:color w:val="9A6B00"/>
            <w:sz w:val="19"/>
            <w:lang w:val="es-CO"/>
          </w:rPr>
          <w:t>increase</w:t>
        </w:r>
        <w:proofErr w:type="spellEnd"/>
        <w:r w:rsidRPr="00527DA5">
          <w:rPr>
            <w:i/>
            <w:color w:val="9A6B00"/>
            <w:sz w:val="19"/>
            <w:lang w:val="es-CO"/>
          </w:rPr>
          <w:t xml:space="preserve"> in </w:t>
        </w:r>
        <w:proofErr w:type="spellStart"/>
        <w:r w:rsidRPr="00527DA5">
          <w:rPr>
            <w:i/>
            <w:color w:val="9A6B00"/>
            <w:sz w:val="19"/>
            <w:lang w:val="es-CO"/>
          </w:rPr>
          <w:t>estimated</w:t>
        </w:r>
        <w:proofErr w:type="spellEnd"/>
        <w:r w:rsidRPr="00527DA5">
          <w:rPr>
            <w:i/>
            <w:color w:val="9A6B00"/>
            <w:sz w:val="19"/>
            <w:lang w:val="es-CO"/>
          </w:rPr>
          <w:t xml:space="preserve"> mean </w:t>
        </w:r>
        <w:proofErr w:type="spellStart"/>
        <w:r w:rsidRPr="00527DA5">
          <w:rPr>
            <w:i/>
            <w:color w:val="9A6B00"/>
            <w:sz w:val="19"/>
            <w:lang w:val="es-CO"/>
          </w:rPr>
          <w:t>systemic</w:t>
        </w:r>
        <w:proofErr w:type="spellEnd"/>
        <w:r w:rsidRPr="00527DA5">
          <w:rPr>
            <w:i/>
            <w:color w:val="9A6B00"/>
            <w:sz w:val="19"/>
            <w:lang w:val="es-CO"/>
          </w:rPr>
          <w:t xml:space="preserve"> </w:t>
        </w:r>
        <w:proofErr w:type="spellStart"/>
        <w:r w:rsidRPr="00527DA5">
          <w:rPr>
            <w:i/>
            <w:color w:val="9A6B00"/>
            <w:sz w:val="19"/>
            <w:lang w:val="es-CO"/>
          </w:rPr>
          <w:t>filling</w:t>
        </w:r>
        <w:proofErr w:type="spellEnd"/>
        <w:r w:rsidRPr="00527DA5">
          <w:rPr>
            <w:i/>
            <w:color w:val="9A6B00"/>
            <w:sz w:val="19"/>
            <w:lang w:val="es-CO"/>
          </w:rPr>
          <w:t xml:space="preserve"> </w:t>
        </w:r>
        <w:proofErr w:type="spellStart"/>
        <w:r w:rsidRPr="00527DA5">
          <w:rPr>
            <w:i/>
            <w:color w:val="9A6B00"/>
            <w:sz w:val="19"/>
            <w:lang w:val="es-CO"/>
          </w:rPr>
          <w:t>pressure</w:t>
        </w:r>
        <w:proofErr w:type="spellEnd"/>
        <w:r w:rsidRPr="00527DA5">
          <w:rPr>
            <w:i/>
            <w:color w:val="9A6B00"/>
            <w:sz w:val="19"/>
            <w:lang w:val="es-CO"/>
          </w:rPr>
          <w:t xml:space="preserve"> at </w:t>
        </w:r>
        <w:proofErr w:type="spellStart"/>
        <w:r w:rsidRPr="00527DA5">
          <w:rPr>
            <w:i/>
            <w:color w:val="9A6B00"/>
            <w:sz w:val="19"/>
            <w:lang w:val="es-CO"/>
          </w:rPr>
          <w:t>higher</w:t>
        </w:r>
        <w:proofErr w:type="spellEnd"/>
        <w:r w:rsidRPr="00527DA5">
          <w:rPr>
            <w:i/>
            <w:color w:val="9A6B00"/>
            <w:sz w:val="19"/>
            <w:lang w:val="es-CO"/>
          </w:rPr>
          <w:t xml:space="preserve"> </w:t>
        </w:r>
        <w:proofErr w:type="spellStart"/>
        <w:r w:rsidRPr="00527DA5">
          <w:rPr>
            <w:i/>
            <w:color w:val="9A6B00"/>
            <w:sz w:val="19"/>
            <w:lang w:val="es-CO"/>
          </w:rPr>
          <w:t>norepinephrine</w:t>
        </w:r>
        <w:proofErr w:type="spellEnd"/>
        <w:r w:rsidRPr="00527DA5">
          <w:rPr>
            <w:i/>
            <w:color w:val="9A6B00"/>
            <w:sz w:val="19"/>
            <w:lang w:val="es-CO"/>
          </w:rPr>
          <w:t xml:space="preserve"> doses. </w:t>
        </w:r>
        <w:proofErr w:type="spellStart"/>
        <w:r w:rsidRPr="00527DA5">
          <w:rPr>
            <w:i/>
            <w:color w:val="9A6B00"/>
            <w:sz w:val="19"/>
            <w:lang w:val="es-CO"/>
          </w:rPr>
          <w:t>The</w:t>
        </w:r>
        <w:proofErr w:type="spellEnd"/>
        <w:r w:rsidRPr="00527DA5">
          <w:rPr>
            <w:i/>
            <w:color w:val="9A6B00"/>
            <w:sz w:val="19"/>
            <w:lang w:val="es-CO"/>
          </w:rPr>
          <w:t xml:space="preserve"> </w:t>
        </w:r>
        <w:proofErr w:type="spellStart"/>
        <w:r w:rsidRPr="00527DA5">
          <w:rPr>
            <w:i/>
            <w:color w:val="9A6B00"/>
            <w:sz w:val="19"/>
            <w:lang w:val="es-CO"/>
          </w:rPr>
          <w:t>implication</w:t>
        </w:r>
        <w:proofErr w:type="spellEnd"/>
        <w:r w:rsidRPr="00527DA5">
          <w:rPr>
            <w:i/>
            <w:color w:val="9A6B00"/>
            <w:sz w:val="19"/>
            <w:lang w:val="es-CO"/>
          </w:rPr>
          <w:t xml:space="preserve"> </w:t>
        </w:r>
        <w:proofErr w:type="spellStart"/>
        <w:r w:rsidRPr="00527DA5">
          <w:rPr>
            <w:i/>
            <w:color w:val="9A6B00"/>
            <w:sz w:val="19"/>
            <w:lang w:val="es-CO"/>
          </w:rPr>
          <w:t>is</w:t>
        </w:r>
        <w:proofErr w:type="spellEnd"/>
        <w:r w:rsidRPr="00527DA5">
          <w:rPr>
            <w:i/>
            <w:color w:val="9A6B00"/>
            <w:sz w:val="19"/>
            <w:lang w:val="es-CO"/>
          </w:rPr>
          <w:t xml:space="preserve"> </w:t>
        </w:r>
        <w:proofErr w:type="spellStart"/>
        <w:r w:rsidRPr="00527DA5">
          <w:rPr>
            <w:i/>
            <w:color w:val="9A6B00"/>
            <w:sz w:val="19"/>
            <w:lang w:val="es-CO"/>
          </w:rPr>
          <w:t>not</w:t>
        </w:r>
        <w:proofErr w:type="spellEnd"/>
        <w:r w:rsidRPr="00527DA5">
          <w:rPr>
            <w:i/>
            <w:color w:val="9A6B00"/>
            <w:sz w:val="19"/>
            <w:lang w:val="es-CO"/>
          </w:rPr>
          <w:t xml:space="preserve"> </w:t>
        </w:r>
        <w:proofErr w:type="spellStart"/>
        <w:r w:rsidRPr="00527DA5">
          <w:rPr>
            <w:i/>
            <w:color w:val="9A6B00"/>
            <w:sz w:val="19"/>
            <w:lang w:val="es-CO"/>
          </w:rPr>
          <w:t>that</w:t>
        </w:r>
        <w:proofErr w:type="spellEnd"/>
        <w:r w:rsidRPr="00527DA5">
          <w:rPr>
            <w:i/>
            <w:color w:val="9A6B00"/>
            <w:sz w:val="19"/>
            <w:lang w:val="es-CO"/>
          </w:rPr>
          <w:t xml:space="preserve"> </w:t>
        </w:r>
        <w:proofErr w:type="spellStart"/>
        <w:r w:rsidRPr="00527DA5">
          <w:rPr>
            <w:i/>
            <w:color w:val="9A6B00"/>
            <w:sz w:val="19"/>
            <w:lang w:val="es-CO"/>
          </w:rPr>
          <w:t>norepinephrine</w:t>
        </w:r>
        <w:proofErr w:type="spellEnd"/>
        <w:r w:rsidRPr="00527DA5">
          <w:rPr>
            <w:i/>
            <w:color w:val="9A6B00"/>
            <w:sz w:val="19"/>
            <w:lang w:val="es-CO"/>
          </w:rPr>
          <w:t xml:space="preserve"> </w:t>
        </w:r>
        <w:proofErr w:type="spellStart"/>
        <w:r w:rsidRPr="00527DA5">
          <w:rPr>
            <w:i/>
            <w:color w:val="9A6B00"/>
            <w:sz w:val="19"/>
            <w:lang w:val="es-CO"/>
          </w:rPr>
          <w:t>makes</w:t>
        </w:r>
        <w:proofErr w:type="spellEnd"/>
        <w:r w:rsidRPr="00527DA5">
          <w:rPr>
            <w:i/>
            <w:color w:val="9A6B00"/>
            <w:sz w:val="19"/>
            <w:lang w:val="es-CO"/>
          </w:rPr>
          <w:t xml:space="preserve"> </w:t>
        </w:r>
        <w:proofErr w:type="spellStart"/>
        <w:r w:rsidRPr="00527DA5">
          <w:rPr>
            <w:i/>
            <w:color w:val="9A6B00"/>
            <w:sz w:val="19"/>
            <w:lang w:val="es-CO"/>
          </w:rPr>
          <w:t>transfusion</w:t>
        </w:r>
        <w:proofErr w:type="spellEnd"/>
        <w:r w:rsidRPr="00527DA5">
          <w:rPr>
            <w:i/>
            <w:color w:val="9A6B00"/>
            <w:sz w:val="19"/>
            <w:lang w:val="es-CO"/>
          </w:rPr>
          <w:t xml:space="preserve"> beneficial; </w:t>
        </w:r>
        <w:proofErr w:type="spellStart"/>
        <w:r w:rsidRPr="00527DA5">
          <w:rPr>
            <w:i/>
            <w:color w:val="9A6B00"/>
            <w:sz w:val="19"/>
            <w:lang w:val="es-CO"/>
          </w:rPr>
          <w:t>it</w:t>
        </w:r>
        <w:proofErr w:type="spellEnd"/>
        <w:r w:rsidRPr="00527DA5">
          <w:rPr>
            <w:i/>
            <w:color w:val="9A6B00"/>
            <w:sz w:val="19"/>
            <w:lang w:val="es-CO"/>
          </w:rPr>
          <w:t xml:space="preserve"> </w:t>
        </w:r>
        <w:proofErr w:type="spellStart"/>
        <w:r w:rsidRPr="00527DA5">
          <w:rPr>
            <w:i/>
            <w:color w:val="9A6B00"/>
            <w:sz w:val="19"/>
            <w:lang w:val="es-CO"/>
          </w:rPr>
          <w:t>is</w:t>
        </w:r>
        <w:proofErr w:type="spellEnd"/>
        <w:r w:rsidRPr="00527DA5">
          <w:rPr>
            <w:i/>
            <w:color w:val="9A6B00"/>
            <w:sz w:val="19"/>
            <w:lang w:val="es-CO"/>
          </w:rPr>
          <w:t xml:space="preserve"> </w:t>
        </w:r>
        <w:proofErr w:type="spellStart"/>
        <w:r w:rsidRPr="00527DA5">
          <w:rPr>
            <w:i/>
            <w:color w:val="9A6B00"/>
            <w:sz w:val="19"/>
            <w:lang w:val="es-CO"/>
          </w:rPr>
          <w:t>that</w:t>
        </w:r>
        <w:proofErr w:type="spellEnd"/>
        <w:r w:rsidRPr="00527DA5">
          <w:rPr>
            <w:i/>
            <w:color w:val="9A6B00"/>
            <w:sz w:val="19"/>
            <w:lang w:val="es-CO"/>
          </w:rPr>
          <w:t xml:space="preserve"> </w:t>
        </w:r>
        <w:r w:rsidRPr="00527DA5">
          <w:rPr>
            <w:b/>
            <w:bCs/>
            <w:i/>
            <w:color w:val="9A6B00"/>
            <w:sz w:val="19"/>
            <w:lang w:val="es-CO"/>
          </w:rPr>
          <w:t xml:space="preserve">vascular </w:t>
        </w:r>
        <w:proofErr w:type="spellStart"/>
        <w:r w:rsidRPr="00527DA5">
          <w:rPr>
            <w:b/>
            <w:bCs/>
            <w:i/>
            <w:color w:val="9A6B00"/>
            <w:sz w:val="19"/>
            <w:lang w:val="es-CO"/>
          </w:rPr>
          <w:t>tone</w:t>
        </w:r>
        <w:proofErr w:type="spellEnd"/>
        <w:r w:rsidRPr="00527DA5">
          <w:rPr>
            <w:b/>
            <w:bCs/>
            <w:i/>
            <w:color w:val="9A6B00"/>
            <w:sz w:val="19"/>
            <w:lang w:val="es-CO"/>
          </w:rPr>
          <w:t xml:space="preserve"> </w:t>
        </w:r>
        <w:proofErr w:type="spellStart"/>
        <w:r w:rsidRPr="00527DA5">
          <w:rPr>
            <w:b/>
            <w:bCs/>
            <w:i/>
            <w:color w:val="9A6B00"/>
            <w:sz w:val="19"/>
            <w:lang w:val="es-CO"/>
          </w:rPr>
          <w:t>changes</w:t>
        </w:r>
        <w:proofErr w:type="spellEnd"/>
        <w:r w:rsidRPr="00527DA5">
          <w:rPr>
            <w:b/>
            <w:bCs/>
            <w:i/>
            <w:color w:val="9A6B00"/>
            <w:sz w:val="19"/>
            <w:lang w:val="es-CO"/>
          </w:rPr>
          <w:t xml:space="preserve"> </w:t>
        </w:r>
        <w:proofErr w:type="spellStart"/>
        <w:r w:rsidRPr="00527DA5">
          <w:rPr>
            <w:b/>
            <w:bCs/>
            <w:i/>
            <w:color w:val="9A6B00"/>
            <w:sz w:val="19"/>
            <w:lang w:val="es-CO"/>
          </w:rPr>
          <w:t>the</w:t>
        </w:r>
        <w:proofErr w:type="spellEnd"/>
        <w:r w:rsidRPr="00527DA5">
          <w:rPr>
            <w:b/>
            <w:bCs/>
            <w:i/>
            <w:color w:val="9A6B00"/>
            <w:sz w:val="19"/>
            <w:lang w:val="es-CO"/>
          </w:rPr>
          <w:t xml:space="preserve"> </w:t>
        </w:r>
        <w:proofErr w:type="spellStart"/>
        <w:r w:rsidRPr="00527DA5">
          <w:rPr>
            <w:b/>
            <w:bCs/>
            <w:i/>
            <w:color w:val="9A6B00"/>
            <w:sz w:val="19"/>
            <w:lang w:val="es-CO"/>
          </w:rPr>
          <w:t>pressure</w:t>
        </w:r>
        <w:proofErr w:type="spellEnd"/>
        <w:r w:rsidRPr="00527DA5">
          <w:rPr>
            <w:b/>
            <w:bCs/>
            <w:i/>
            <w:color w:val="9A6B00"/>
            <w:sz w:val="19"/>
            <w:lang w:val="es-CO"/>
          </w:rPr>
          <w:t xml:space="preserve"> </w:t>
        </w:r>
        <w:proofErr w:type="spellStart"/>
        <w:r w:rsidRPr="00527DA5">
          <w:rPr>
            <w:b/>
            <w:bCs/>
            <w:i/>
            <w:color w:val="9A6B00"/>
            <w:sz w:val="19"/>
            <w:lang w:val="es-CO"/>
          </w:rPr>
          <w:t>consequence</w:t>
        </w:r>
        <w:proofErr w:type="spellEnd"/>
        <w:r w:rsidRPr="00527DA5">
          <w:rPr>
            <w:b/>
            <w:bCs/>
            <w:i/>
            <w:color w:val="9A6B00"/>
            <w:sz w:val="19"/>
            <w:lang w:val="es-CO"/>
          </w:rPr>
          <w:t xml:space="preserve"> </w:t>
        </w:r>
        <w:proofErr w:type="spellStart"/>
        <w:r w:rsidRPr="00527DA5">
          <w:rPr>
            <w:b/>
            <w:bCs/>
            <w:i/>
            <w:color w:val="9A6B00"/>
            <w:sz w:val="19"/>
            <w:lang w:val="es-CO"/>
          </w:rPr>
          <w:t>of</w:t>
        </w:r>
        <w:proofErr w:type="spellEnd"/>
        <w:r w:rsidRPr="00527DA5">
          <w:rPr>
            <w:b/>
            <w:bCs/>
            <w:i/>
            <w:color w:val="9A6B00"/>
            <w:sz w:val="19"/>
            <w:lang w:val="es-CO"/>
          </w:rPr>
          <w:t xml:space="preserve"> </w:t>
        </w:r>
        <w:proofErr w:type="spellStart"/>
        <w:r w:rsidRPr="00527DA5">
          <w:rPr>
            <w:b/>
            <w:bCs/>
            <w:i/>
            <w:color w:val="9A6B00"/>
            <w:sz w:val="19"/>
            <w:lang w:val="es-CO"/>
          </w:rPr>
          <w:t>adding</w:t>
        </w:r>
        <w:proofErr w:type="spellEnd"/>
        <w:r w:rsidRPr="00527DA5">
          <w:rPr>
            <w:b/>
            <w:bCs/>
            <w:i/>
            <w:color w:val="9A6B00"/>
            <w:sz w:val="19"/>
            <w:lang w:val="es-CO"/>
          </w:rPr>
          <w:t xml:space="preserve"> </w:t>
        </w:r>
        <w:proofErr w:type="spellStart"/>
        <w:r w:rsidRPr="00527DA5">
          <w:rPr>
            <w:b/>
            <w:bCs/>
            <w:i/>
            <w:color w:val="9A6B00"/>
            <w:sz w:val="19"/>
            <w:lang w:val="es-CO"/>
          </w:rPr>
          <w:t>or</w:t>
        </w:r>
        <w:proofErr w:type="spellEnd"/>
        <w:r w:rsidRPr="00527DA5">
          <w:rPr>
            <w:b/>
            <w:bCs/>
            <w:i/>
            <w:color w:val="9A6B00"/>
            <w:sz w:val="19"/>
            <w:lang w:val="es-CO"/>
          </w:rPr>
          <w:t xml:space="preserve"> </w:t>
        </w:r>
        <w:proofErr w:type="spellStart"/>
        <w:r w:rsidRPr="00527DA5">
          <w:rPr>
            <w:b/>
            <w:bCs/>
            <w:i/>
            <w:color w:val="9A6B00"/>
            <w:sz w:val="19"/>
            <w:lang w:val="es-CO"/>
          </w:rPr>
          <w:t>redistributing</w:t>
        </w:r>
        <w:proofErr w:type="spellEnd"/>
        <w:r w:rsidRPr="00527DA5">
          <w:rPr>
            <w:b/>
            <w:bCs/>
            <w:i/>
            <w:color w:val="9A6B00"/>
            <w:sz w:val="19"/>
            <w:lang w:val="es-CO"/>
          </w:rPr>
          <w:t xml:space="preserve"> intravascular </w:t>
        </w:r>
        <w:proofErr w:type="spellStart"/>
        <w:r w:rsidRPr="00527DA5">
          <w:rPr>
            <w:b/>
            <w:bCs/>
            <w:i/>
            <w:color w:val="9A6B00"/>
            <w:sz w:val="19"/>
            <w:lang w:val="es-CO"/>
          </w:rPr>
          <w:t>volume</w:t>
        </w:r>
        <w:proofErr w:type="spellEnd"/>
        <w:r w:rsidRPr="00527DA5">
          <w:rPr>
            <w:i/>
            <w:color w:val="9A6B00"/>
            <w:sz w:val="19"/>
            <w:lang w:val="es-CO"/>
          </w:rPr>
          <w:t>.</w:t>
        </w:r>
      </w:ins>
    </w:p>
    <w:p w14:paraId="41908C4F" w14:textId="77777777" w:rsidR="00527DA5" w:rsidRPr="00527DA5" w:rsidRDefault="00527DA5" w:rsidP="00527DA5">
      <w:pPr>
        <w:rPr>
          <w:ins w:id="409" w:author="Gustavo Garcia" w:date="2026-09-09T03:47:00Z"/>
          <w:i/>
          <w:color w:val="9A6B00"/>
          <w:sz w:val="19"/>
          <w:lang w:val="es-CO"/>
        </w:rPr>
      </w:pPr>
      <w:proofErr w:type="spellStart"/>
      <w:ins w:id="410" w:author="Gustavo Garcia" w:date="2026-09-09T03:47:00Z">
        <w:r w:rsidRPr="00527DA5">
          <w:rPr>
            <w:i/>
            <w:color w:val="9A6B00"/>
            <w:sz w:val="19"/>
            <w:lang w:val="es-CO"/>
          </w:rPr>
          <w:t>The</w:t>
        </w:r>
        <w:proofErr w:type="spellEnd"/>
        <w:r w:rsidRPr="00527DA5">
          <w:rPr>
            <w:i/>
            <w:color w:val="9A6B00"/>
            <w:sz w:val="19"/>
            <w:lang w:val="es-CO"/>
          </w:rPr>
          <w:t xml:space="preserve"> </w:t>
        </w:r>
        <w:proofErr w:type="spellStart"/>
        <w:r w:rsidRPr="00527DA5">
          <w:rPr>
            <w:i/>
            <w:color w:val="9A6B00"/>
            <w:sz w:val="19"/>
            <w:lang w:val="es-CO"/>
          </w:rPr>
          <w:t>same</w:t>
        </w:r>
        <w:proofErr w:type="spellEnd"/>
        <w:r w:rsidRPr="00527DA5">
          <w:rPr>
            <w:i/>
            <w:color w:val="9A6B00"/>
            <w:sz w:val="19"/>
            <w:lang w:val="es-CO"/>
          </w:rPr>
          <w:t xml:space="preserve"> </w:t>
        </w:r>
        <w:proofErr w:type="spellStart"/>
        <w:r w:rsidRPr="00527DA5">
          <w:rPr>
            <w:i/>
            <w:color w:val="9A6B00"/>
            <w:sz w:val="19"/>
            <w:lang w:val="es-CO"/>
          </w:rPr>
          <w:t>transfusion</w:t>
        </w:r>
        <w:proofErr w:type="spellEnd"/>
        <w:r w:rsidRPr="00527DA5">
          <w:rPr>
            <w:i/>
            <w:color w:val="9A6B00"/>
            <w:sz w:val="19"/>
            <w:lang w:val="es-CO"/>
          </w:rPr>
          <w:t xml:space="preserve"> can </w:t>
        </w:r>
        <w:proofErr w:type="spellStart"/>
        <w:r w:rsidRPr="00527DA5">
          <w:rPr>
            <w:i/>
            <w:color w:val="9A6B00"/>
            <w:sz w:val="19"/>
            <w:lang w:val="es-CO"/>
          </w:rPr>
          <w:t>therefore</w:t>
        </w:r>
        <w:proofErr w:type="spellEnd"/>
        <w:r w:rsidRPr="00527DA5">
          <w:rPr>
            <w:i/>
            <w:color w:val="9A6B00"/>
            <w:sz w:val="19"/>
            <w:lang w:val="es-CO"/>
          </w:rPr>
          <w:t xml:space="preserve"> </w:t>
        </w:r>
        <w:proofErr w:type="spellStart"/>
        <w:r w:rsidRPr="00527DA5">
          <w:rPr>
            <w:i/>
            <w:color w:val="9A6B00"/>
            <w:sz w:val="19"/>
            <w:lang w:val="es-CO"/>
          </w:rPr>
          <w:t>behave</w:t>
        </w:r>
        <w:proofErr w:type="spellEnd"/>
        <w:r w:rsidRPr="00527DA5">
          <w:rPr>
            <w:i/>
            <w:color w:val="9A6B00"/>
            <w:sz w:val="19"/>
            <w:lang w:val="es-CO"/>
          </w:rPr>
          <w:t xml:space="preserve"> </w:t>
        </w:r>
        <w:proofErr w:type="spellStart"/>
        <w:r w:rsidRPr="00527DA5">
          <w:rPr>
            <w:i/>
            <w:color w:val="9A6B00"/>
            <w:sz w:val="19"/>
            <w:lang w:val="es-CO"/>
          </w:rPr>
          <w:t>differently</w:t>
        </w:r>
        <w:proofErr w:type="spellEnd"/>
        <w:r w:rsidRPr="00527DA5">
          <w:rPr>
            <w:i/>
            <w:color w:val="9A6B00"/>
            <w:sz w:val="19"/>
            <w:lang w:val="es-CO"/>
          </w:rPr>
          <w:t xml:space="preserve"> </w:t>
        </w:r>
        <w:proofErr w:type="spellStart"/>
        <w:r w:rsidRPr="00527DA5">
          <w:rPr>
            <w:i/>
            <w:color w:val="9A6B00"/>
            <w:sz w:val="19"/>
            <w:lang w:val="es-CO"/>
          </w:rPr>
          <w:t>before</w:t>
        </w:r>
        <w:proofErr w:type="spellEnd"/>
        <w:r w:rsidRPr="00527DA5">
          <w:rPr>
            <w:i/>
            <w:color w:val="9A6B00"/>
            <w:sz w:val="19"/>
            <w:lang w:val="es-CO"/>
          </w:rPr>
          <w:t xml:space="preserve"> and after </w:t>
        </w:r>
        <w:proofErr w:type="spellStart"/>
        <w:r w:rsidRPr="00527DA5">
          <w:rPr>
            <w:i/>
            <w:color w:val="9A6B00"/>
            <w:sz w:val="19"/>
            <w:lang w:val="es-CO"/>
          </w:rPr>
          <w:t>vasopressor</w:t>
        </w:r>
        <w:proofErr w:type="spellEnd"/>
        <w:r w:rsidRPr="00527DA5">
          <w:rPr>
            <w:i/>
            <w:color w:val="9A6B00"/>
            <w:sz w:val="19"/>
            <w:lang w:val="es-CO"/>
          </w:rPr>
          <w:t xml:space="preserve"> </w:t>
        </w:r>
        <w:proofErr w:type="spellStart"/>
        <w:r w:rsidRPr="00527DA5">
          <w:rPr>
            <w:i/>
            <w:color w:val="9A6B00"/>
            <w:sz w:val="19"/>
            <w:lang w:val="es-CO"/>
          </w:rPr>
          <w:t>adjustment</w:t>
        </w:r>
        <w:proofErr w:type="spellEnd"/>
        <w:r w:rsidRPr="00527DA5">
          <w:rPr>
            <w:i/>
            <w:color w:val="9A6B00"/>
            <w:sz w:val="19"/>
            <w:lang w:val="es-CO"/>
          </w:rPr>
          <w:t xml:space="preserve">. In </w:t>
        </w:r>
        <w:proofErr w:type="spellStart"/>
        <w:r w:rsidRPr="00527DA5">
          <w:rPr>
            <w:i/>
            <w:color w:val="9A6B00"/>
            <w:sz w:val="19"/>
            <w:lang w:val="es-CO"/>
          </w:rPr>
          <w:t>one</w:t>
        </w:r>
        <w:proofErr w:type="spellEnd"/>
        <w:r w:rsidRPr="00527DA5">
          <w:rPr>
            <w:i/>
            <w:color w:val="9A6B00"/>
            <w:sz w:val="19"/>
            <w:lang w:val="es-CO"/>
          </w:rPr>
          <w:t xml:space="preserve"> </w:t>
        </w:r>
        <w:proofErr w:type="spellStart"/>
        <w:r w:rsidRPr="00527DA5">
          <w:rPr>
            <w:i/>
            <w:color w:val="9A6B00"/>
            <w:sz w:val="19"/>
            <w:lang w:val="es-CO"/>
          </w:rPr>
          <w:t>state</w:t>
        </w:r>
        <w:proofErr w:type="spellEnd"/>
        <w:r w:rsidRPr="00527DA5">
          <w:rPr>
            <w:i/>
            <w:color w:val="9A6B00"/>
            <w:sz w:val="19"/>
            <w:lang w:val="es-CO"/>
          </w:rPr>
          <w:t xml:space="preserve">, </w:t>
        </w:r>
        <w:proofErr w:type="spellStart"/>
        <w:r w:rsidRPr="00527DA5">
          <w:rPr>
            <w:i/>
            <w:color w:val="9A6B00"/>
            <w:sz w:val="19"/>
            <w:lang w:val="es-CO"/>
          </w:rPr>
          <w:t>most</w:t>
        </w:r>
        <w:proofErr w:type="spellEnd"/>
        <w:r w:rsidRPr="00527DA5">
          <w:rPr>
            <w:i/>
            <w:color w:val="9A6B00"/>
            <w:sz w:val="19"/>
            <w:lang w:val="es-CO"/>
          </w:rPr>
          <w:t xml:space="preserve"> </w:t>
        </w:r>
        <w:proofErr w:type="spellStart"/>
        <w:r w:rsidRPr="00527DA5">
          <w:rPr>
            <w:i/>
            <w:color w:val="9A6B00"/>
            <w:sz w:val="19"/>
            <w:lang w:val="es-CO"/>
          </w:rPr>
          <w:t>of</w:t>
        </w:r>
        <w:proofErr w:type="spellEnd"/>
        <w:r w:rsidRPr="00527DA5">
          <w:rPr>
            <w:i/>
            <w:color w:val="9A6B00"/>
            <w:sz w:val="19"/>
            <w:lang w:val="es-CO"/>
          </w:rPr>
          <w:t xml:space="preserve"> </w:t>
        </w:r>
        <w:proofErr w:type="spellStart"/>
        <w:r w:rsidRPr="00527DA5">
          <w:rPr>
            <w:i/>
            <w:color w:val="9A6B00"/>
            <w:sz w:val="19"/>
            <w:lang w:val="es-CO"/>
          </w:rPr>
          <w:t>the</w:t>
        </w:r>
        <w:proofErr w:type="spellEnd"/>
        <w:r w:rsidRPr="00527DA5">
          <w:rPr>
            <w:i/>
            <w:color w:val="9A6B00"/>
            <w:sz w:val="19"/>
            <w:lang w:val="es-CO"/>
          </w:rPr>
          <w:t xml:space="preserve"> </w:t>
        </w:r>
        <w:proofErr w:type="spellStart"/>
        <w:r w:rsidRPr="00527DA5">
          <w:rPr>
            <w:i/>
            <w:color w:val="9A6B00"/>
            <w:sz w:val="19"/>
            <w:lang w:val="es-CO"/>
          </w:rPr>
          <w:t>added</w:t>
        </w:r>
        <w:proofErr w:type="spellEnd"/>
        <w:r w:rsidRPr="00527DA5">
          <w:rPr>
            <w:i/>
            <w:color w:val="9A6B00"/>
            <w:sz w:val="19"/>
            <w:lang w:val="es-CO"/>
          </w:rPr>
          <w:t xml:space="preserve"> </w:t>
        </w:r>
        <w:proofErr w:type="spellStart"/>
        <w:r w:rsidRPr="00527DA5">
          <w:rPr>
            <w:i/>
            <w:color w:val="9A6B00"/>
            <w:sz w:val="19"/>
            <w:lang w:val="es-CO"/>
          </w:rPr>
          <w:t>volume</w:t>
        </w:r>
        <w:proofErr w:type="spellEnd"/>
        <w:r w:rsidRPr="00527DA5">
          <w:rPr>
            <w:i/>
            <w:color w:val="9A6B00"/>
            <w:sz w:val="19"/>
            <w:lang w:val="es-CO"/>
          </w:rPr>
          <w:t xml:space="preserve"> </w:t>
        </w:r>
        <w:proofErr w:type="spellStart"/>
        <w:r w:rsidRPr="00527DA5">
          <w:rPr>
            <w:i/>
            <w:color w:val="9A6B00"/>
            <w:sz w:val="19"/>
            <w:lang w:val="es-CO"/>
          </w:rPr>
          <w:t>may</w:t>
        </w:r>
        <w:proofErr w:type="spellEnd"/>
        <w:r w:rsidRPr="00527DA5">
          <w:rPr>
            <w:i/>
            <w:color w:val="9A6B00"/>
            <w:sz w:val="19"/>
            <w:lang w:val="es-CO"/>
          </w:rPr>
          <w:t xml:space="preserve"> </w:t>
        </w:r>
        <w:proofErr w:type="spellStart"/>
        <w:r w:rsidRPr="00527DA5">
          <w:rPr>
            <w:i/>
            <w:color w:val="9A6B00"/>
            <w:sz w:val="19"/>
            <w:lang w:val="es-CO"/>
          </w:rPr>
          <w:t>enlarge</w:t>
        </w:r>
        <w:proofErr w:type="spellEnd"/>
        <w:r w:rsidRPr="00527DA5">
          <w:rPr>
            <w:i/>
            <w:color w:val="9A6B00"/>
            <w:sz w:val="19"/>
            <w:lang w:val="es-CO"/>
          </w:rPr>
          <w:t xml:space="preserve"> </w:t>
        </w:r>
        <w:proofErr w:type="spellStart"/>
        <w:r w:rsidRPr="00527DA5">
          <w:rPr>
            <w:i/>
            <w:color w:val="9A6B00"/>
            <w:sz w:val="19"/>
            <w:lang w:val="es-CO"/>
          </w:rPr>
          <w:t>stressed</w:t>
        </w:r>
        <w:proofErr w:type="spellEnd"/>
        <w:r w:rsidRPr="00527DA5">
          <w:rPr>
            <w:i/>
            <w:color w:val="9A6B00"/>
            <w:sz w:val="19"/>
            <w:lang w:val="es-CO"/>
          </w:rPr>
          <w:t xml:space="preserve"> </w:t>
        </w:r>
        <w:proofErr w:type="spellStart"/>
        <w:r w:rsidRPr="00527DA5">
          <w:rPr>
            <w:i/>
            <w:color w:val="9A6B00"/>
            <w:sz w:val="19"/>
            <w:lang w:val="es-CO"/>
          </w:rPr>
          <w:t>volume</w:t>
        </w:r>
        <w:proofErr w:type="spellEnd"/>
        <w:r w:rsidRPr="00527DA5">
          <w:rPr>
            <w:i/>
            <w:color w:val="9A6B00"/>
            <w:sz w:val="19"/>
            <w:lang w:val="es-CO"/>
          </w:rPr>
          <w:t xml:space="preserve"> and </w:t>
        </w:r>
        <w:proofErr w:type="spellStart"/>
        <w:r w:rsidRPr="00527DA5">
          <w:rPr>
            <w:i/>
            <w:color w:val="9A6B00"/>
            <w:sz w:val="19"/>
            <w:lang w:val="es-CO"/>
          </w:rPr>
          <w:t>increase</w:t>
        </w:r>
        <w:proofErr w:type="spellEnd"/>
        <w:r w:rsidRPr="00527DA5">
          <w:rPr>
            <w:i/>
            <w:color w:val="9A6B00"/>
            <w:sz w:val="19"/>
            <w:lang w:val="es-CO"/>
          </w:rPr>
          <w:t xml:space="preserve"> </w:t>
        </w:r>
        <w:proofErr w:type="spellStart"/>
        <w:r w:rsidRPr="00527DA5">
          <w:rPr>
            <w:i/>
            <w:color w:val="9A6B00"/>
            <w:sz w:val="19"/>
            <w:lang w:val="es-CO"/>
          </w:rPr>
          <w:t>the</w:t>
        </w:r>
        <w:proofErr w:type="spellEnd"/>
        <w:r w:rsidRPr="00527DA5">
          <w:rPr>
            <w:i/>
            <w:color w:val="9A6B00"/>
            <w:sz w:val="19"/>
            <w:lang w:val="es-CO"/>
          </w:rPr>
          <w:t xml:space="preserve"> </w:t>
        </w:r>
        <w:proofErr w:type="spellStart"/>
        <w:r w:rsidRPr="00527DA5">
          <w:rPr>
            <w:i/>
            <w:color w:val="9A6B00"/>
            <w:sz w:val="19"/>
            <w:lang w:val="es-CO"/>
          </w:rPr>
          <w:t>venous-return</w:t>
        </w:r>
        <w:proofErr w:type="spellEnd"/>
        <w:r w:rsidRPr="00527DA5">
          <w:rPr>
            <w:i/>
            <w:color w:val="9A6B00"/>
            <w:sz w:val="19"/>
            <w:lang w:val="es-CO"/>
          </w:rPr>
          <w:t xml:space="preserve"> </w:t>
        </w:r>
        <w:proofErr w:type="spellStart"/>
        <w:r w:rsidRPr="00527DA5">
          <w:rPr>
            <w:i/>
            <w:color w:val="9A6B00"/>
            <w:sz w:val="19"/>
            <w:lang w:val="es-CO"/>
          </w:rPr>
          <w:t>gradient</w:t>
        </w:r>
        <w:proofErr w:type="spellEnd"/>
        <w:r w:rsidRPr="00527DA5">
          <w:rPr>
            <w:i/>
            <w:color w:val="9A6B00"/>
            <w:sz w:val="19"/>
            <w:lang w:val="es-CO"/>
          </w:rPr>
          <w:t xml:space="preserve">. In </w:t>
        </w:r>
        <w:proofErr w:type="spellStart"/>
        <w:r w:rsidRPr="00527DA5">
          <w:rPr>
            <w:i/>
            <w:color w:val="9A6B00"/>
            <w:sz w:val="19"/>
            <w:lang w:val="es-CO"/>
          </w:rPr>
          <w:t>another</w:t>
        </w:r>
        <w:proofErr w:type="spellEnd"/>
        <w:r w:rsidRPr="00527DA5">
          <w:rPr>
            <w:i/>
            <w:color w:val="9A6B00"/>
            <w:sz w:val="19"/>
            <w:lang w:val="es-CO"/>
          </w:rPr>
          <w:t xml:space="preserve">, </w:t>
        </w:r>
        <w:proofErr w:type="spellStart"/>
        <w:r w:rsidRPr="00527DA5">
          <w:rPr>
            <w:i/>
            <w:color w:val="9A6B00"/>
            <w:sz w:val="19"/>
            <w:lang w:val="es-CO"/>
          </w:rPr>
          <w:t>right</w:t>
        </w:r>
        <w:proofErr w:type="spellEnd"/>
        <w:r w:rsidRPr="00527DA5">
          <w:rPr>
            <w:i/>
            <w:color w:val="9A6B00"/>
            <w:sz w:val="19"/>
            <w:lang w:val="es-CO"/>
          </w:rPr>
          <w:t xml:space="preserve"> atrial </w:t>
        </w:r>
        <w:proofErr w:type="spellStart"/>
        <w:r w:rsidRPr="00527DA5">
          <w:rPr>
            <w:i/>
            <w:color w:val="9A6B00"/>
            <w:sz w:val="19"/>
            <w:lang w:val="es-CO"/>
          </w:rPr>
          <w:t>pressure</w:t>
        </w:r>
        <w:proofErr w:type="spellEnd"/>
        <w:r w:rsidRPr="00527DA5">
          <w:rPr>
            <w:i/>
            <w:color w:val="9A6B00"/>
            <w:sz w:val="19"/>
            <w:lang w:val="es-CO"/>
          </w:rPr>
          <w:t xml:space="preserve"> </w:t>
        </w:r>
        <w:proofErr w:type="spellStart"/>
        <w:r w:rsidRPr="00527DA5">
          <w:rPr>
            <w:i/>
            <w:color w:val="9A6B00"/>
            <w:sz w:val="19"/>
            <w:lang w:val="es-CO"/>
          </w:rPr>
          <w:t>may</w:t>
        </w:r>
        <w:proofErr w:type="spellEnd"/>
        <w:r w:rsidRPr="00527DA5">
          <w:rPr>
            <w:i/>
            <w:color w:val="9A6B00"/>
            <w:sz w:val="19"/>
            <w:lang w:val="es-CO"/>
          </w:rPr>
          <w:t xml:space="preserve"> </w:t>
        </w:r>
        <w:proofErr w:type="spellStart"/>
        <w:r w:rsidRPr="00527DA5">
          <w:rPr>
            <w:i/>
            <w:color w:val="9A6B00"/>
            <w:sz w:val="19"/>
            <w:lang w:val="es-CO"/>
          </w:rPr>
          <w:t>rise</w:t>
        </w:r>
        <w:proofErr w:type="spellEnd"/>
        <w:r w:rsidRPr="00527DA5">
          <w:rPr>
            <w:i/>
            <w:color w:val="9A6B00"/>
            <w:sz w:val="19"/>
            <w:lang w:val="es-CO"/>
          </w:rPr>
          <w:t xml:space="preserve"> </w:t>
        </w:r>
        <w:proofErr w:type="spellStart"/>
        <w:r w:rsidRPr="00527DA5">
          <w:rPr>
            <w:i/>
            <w:color w:val="9A6B00"/>
            <w:sz w:val="19"/>
            <w:lang w:val="es-CO"/>
          </w:rPr>
          <w:t>almost</w:t>
        </w:r>
        <w:proofErr w:type="spellEnd"/>
        <w:r w:rsidRPr="00527DA5">
          <w:rPr>
            <w:i/>
            <w:color w:val="9A6B00"/>
            <w:sz w:val="19"/>
            <w:lang w:val="es-CO"/>
          </w:rPr>
          <w:t xml:space="preserve"> as </w:t>
        </w:r>
        <w:proofErr w:type="spellStart"/>
        <w:r w:rsidRPr="00527DA5">
          <w:rPr>
            <w:i/>
            <w:color w:val="9A6B00"/>
            <w:sz w:val="19"/>
            <w:lang w:val="es-CO"/>
          </w:rPr>
          <w:t>much</w:t>
        </w:r>
        <w:proofErr w:type="spellEnd"/>
        <w:r w:rsidRPr="00527DA5">
          <w:rPr>
            <w:i/>
            <w:color w:val="9A6B00"/>
            <w:sz w:val="19"/>
            <w:lang w:val="es-CO"/>
          </w:rPr>
          <w:t xml:space="preserve"> as mean </w:t>
        </w:r>
        <w:proofErr w:type="spellStart"/>
        <w:r w:rsidRPr="00527DA5">
          <w:rPr>
            <w:i/>
            <w:color w:val="9A6B00"/>
            <w:sz w:val="19"/>
            <w:lang w:val="es-CO"/>
          </w:rPr>
          <w:t>systemic</w:t>
        </w:r>
        <w:proofErr w:type="spellEnd"/>
        <w:r w:rsidRPr="00527DA5">
          <w:rPr>
            <w:i/>
            <w:color w:val="9A6B00"/>
            <w:sz w:val="19"/>
            <w:lang w:val="es-CO"/>
          </w:rPr>
          <w:t xml:space="preserve"> </w:t>
        </w:r>
        <w:proofErr w:type="spellStart"/>
        <w:r w:rsidRPr="00527DA5">
          <w:rPr>
            <w:i/>
            <w:color w:val="9A6B00"/>
            <w:sz w:val="19"/>
            <w:lang w:val="es-CO"/>
          </w:rPr>
          <w:t>filling</w:t>
        </w:r>
        <w:proofErr w:type="spellEnd"/>
        <w:r w:rsidRPr="00527DA5">
          <w:rPr>
            <w:i/>
            <w:color w:val="9A6B00"/>
            <w:sz w:val="19"/>
            <w:lang w:val="es-CO"/>
          </w:rPr>
          <w:t xml:space="preserve"> </w:t>
        </w:r>
        <w:proofErr w:type="spellStart"/>
        <w:r w:rsidRPr="00527DA5">
          <w:rPr>
            <w:i/>
            <w:color w:val="9A6B00"/>
            <w:sz w:val="19"/>
            <w:lang w:val="es-CO"/>
          </w:rPr>
          <w:t>pressure</w:t>
        </w:r>
        <w:proofErr w:type="spellEnd"/>
        <w:r w:rsidRPr="00527DA5">
          <w:rPr>
            <w:i/>
            <w:color w:val="9A6B00"/>
            <w:sz w:val="19"/>
            <w:lang w:val="es-CO"/>
          </w:rPr>
          <w:t xml:space="preserve">, so </w:t>
        </w:r>
        <w:proofErr w:type="spellStart"/>
        <w:r w:rsidRPr="00527DA5">
          <w:rPr>
            <w:i/>
            <w:color w:val="9A6B00"/>
            <w:sz w:val="19"/>
            <w:lang w:val="es-CO"/>
          </w:rPr>
          <w:t>the</w:t>
        </w:r>
        <w:proofErr w:type="spellEnd"/>
        <w:r w:rsidRPr="00527DA5">
          <w:rPr>
            <w:i/>
            <w:color w:val="9A6B00"/>
            <w:sz w:val="19"/>
            <w:lang w:val="es-CO"/>
          </w:rPr>
          <w:t xml:space="preserve"> </w:t>
        </w:r>
        <w:proofErr w:type="spellStart"/>
        <w:r w:rsidRPr="00527DA5">
          <w:rPr>
            <w:i/>
            <w:color w:val="9A6B00"/>
            <w:sz w:val="19"/>
            <w:lang w:val="es-CO"/>
          </w:rPr>
          <w:t>gradient</w:t>
        </w:r>
        <w:proofErr w:type="spellEnd"/>
        <w:r w:rsidRPr="00527DA5">
          <w:rPr>
            <w:i/>
            <w:color w:val="9A6B00"/>
            <w:sz w:val="19"/>
            <w:lang w:val="es-CO"/>
          </w:rPr>
          <w:t xml:space="preserve"> </w:t>
        </w:r>
        <w:proofErr w:type="spellStart"/>
        <w:r w:rsidRPr="00527DA5">
          <w:rPr>
            <w:i/>
            <w:color w:val="9A6B00"/>
            <w:sz w:val="19"/>
            <w:lang w:val="es-CO"/>
          </w:rPr>
          <w:t>changes</w:t>
        </w:r>
        <w:proofErr w:type="spellEnd"/>
        <w:r w:rsidRPr="00527DA5">
          <w:rPr>
            <w:i/>
            <w:color w:val="9A6B00"/>
            <w:sz w:val="19"/>
            <w:lang w:val="es-CO"/>
          </w:rPr>
          <w:t xml:space="preserve"> </w:t>
        </w:r>
        <w:proofErr w:type="spellStart"/>
        <w:r w:rsidRPr="00527DA5">
          <w:rPr>
            <w:i/>
            <w:color w:val="9A6B00"/>
            <w:sz w:val="19"/>
            <w:lang w:val="es-CO"/>
          </w:rPr>
          <w:t>little</w:t>
        </w:r>
        <w:proofErr w:type="spellEnd"/>
        <w:r w:rsidRPr="00527DA5">
          <w:rPr>
            <w:i/>
            <w:color w:val="9A6B00"/>
            <w:sz w:val="19"/>
            <w:lang w:val="es-CO"/>
          </w:rPr>
          <w:t xml:space="preserve">. And </w:t>
        </w:r>
        <w:proofErr w:type="spellStart"/>
        <w:r w:rsidRPr="00527DA5">
          <w:rPr>
            <w:i/>
            <w:color w:val="9A6B00"/>
            <w:sz w:val="19"/>
            <w:lang w:val="es-CO"/>
          </w:rPr>
          <w:t>if</w:t>
        </w:r>
        <w:proofErr w:type="spellEnd"/>
        <w:r w:rsidRPr="00527DA5">
          <w:rPr>
            <w:i/>
            <w:color w:val="9A6B00"/>
            <w:sz w:val="19"/>
            <w:lang w:val="es-CO"/>
          </w:rPr>
          <w:t xml:space="preserve"> </w:t>
        </w:r>
        <w:proofErr w:type="spellStart"/>
        <w:r w:rsidRPr="00527DA5">
          <w:rPr>
            <w:i/>
            <w:color w:val="9A6B00"/>
            <w:sz w:val="19"/>
            <w:lang w:val="es-CO"/>
          </w:rPr>
          <w:t>the</w:t>
        </w:r>
        <w:proofErr w:type="spellEnd"/>
        <w:r w:rsidRPr="00527DA5">
          <w:rPr>
            <w:i/>
            <w:color w:val="9A6B00"/>
            <w:sz w:val="19"/>
            <w:lang w:val="es-CO"/>
          </w:rPr>
          <w:t xml:space="preserve"> </w:t>
        </w:r>
        <w:proofErr w:type="spellStart"/>
        <w:r w:rsidRPr="00527DA5">
          <w:rPr>
            <w:i/>
            <w:color w:val="9A6B00"/>
            <w:sz w:val="19"/>
            <w:lang w:val="es-CO"/>
          </w:rPr>
          <w:t>heart</w:t>
        </w:r>
        <w:proofErr w:type="spellEnd"/>
        <w:r w:rsidRPr="00527DA5">
          <w:rPr>
            <w:i/>
            <w:color w:val="9A6B00"/>
            <w:sz w:val="19"/>
            <w:lang w:val="es-CO"/>
          </w:rPr>
          <w:t xml:space="preserve"> </w:t>
        </w:r>
        <w:proofErr w:type="spellStart"/>
        <w:r w:rsidRPr="00527DA5">
          <w:rPr>
            <w:i/>
            <w:color w:val="9A6B00"/>
            <w:sz w:val="19"/>
            <w:lang w:val="es-CO"/>
          </w:rPr>
          <w:t>is</w:t>
        </w:r>
        <w:proofErr w:type="spellEnd"/>
        <w:r w:rsidRPr="00527DA5">
          <w:rPr>
            <w:i/>
            <w:color w:val="9A6B00"/>
            <w:sz w:val="19"/>
            <w:lang w:val="es-CO"/>
          </w:rPr>
          <w:t xml:space="preserve"> </w:t>
        </w:r>
        <w:proofErr w:type="spellStart"/>
        <w:r w:rsidRPr="00527DA5">
          <w:rPr>
            <w:i/>
            <w:color w:val="9A6B00"/>
            <w:sz w:val="19"/>
            <w:lang w:val="es-CO"/>
          </w:rPr>
          <w:t>already</w:t>
        </w:r>
        <w:proofErr w:type="spellEnd"/>
        <w:r w:rsidRPr="00527DA5">
          <w:rPr>
            <w:i/>
            <w:color w:val="9A6B00"/>
            <w:sz w:val="19"/>
            <w:lang w:val="es-CO"/>
          </w:rPr>
          <w:t xml:space="preserve"> </w:t>
        </w:r>
        <w:proofErr w:type="spellStart"/>
        <w:r w:rsidRPr="00527DA5">
          <w:rPr>
            <w:i/>
            <w:color w:val="9A6B00"/>
            <w:sz w:val="19"/>
            <w:lang w:val="es-CO"/>
          </w:rPr>
          <w:t>on</w:t>
        </w:r>
        <w:proofErr w:type="spellEnd"/>
        <w:r w:rsidRPr="00527DA5">
          <w:rPr>
            <w:i/>
            <w:color w:val="9A6B00"/>
            <w:sz w:val="19"/>
            <w:lang w:val="es-CO"/>
          </w:rPr>
          <w:t xml:space="preserve"> </w:t>
        </w:r>
        <w:proofErr w:type="spellStart"/>
        <w:r w:rsidRPr="00527DA5">
          <w:rPr>
            <w:i/>
            <w:color w:val="9A6B00"/>
            <w:sz w:val="19"/>
            <w:lang w:val="es-CO"/>
          </w:rPr>
          <w:t>the</w:t>
        </w:r>
        <w:proofErr w:type="spellEnd"/>
        <w:r w:rsidRPr="00527DA5">
          <w:rPr>
            <w:i/>
            <w:color w:val="9A6B00"/>
            <w:sz w:val="19"/>
            <w:lang w:val="es-CO"/>
          </w:rPr>
          <w:t xml:space="preserve"> flat </w:t>
        </w:r>
        <w:proofErr w:type="spellStart"/>
        <w:r w:rsidRPr="00527DA5">
          <w:rPr>
            <w:i/>
            <w:color w:val="9A6B00"/>
            <w:sz w:val="19"/>
            <w:lang w:val="es-CO"/>
          </w:rPr>
          <w:t>portion</w:t>
        </w:r>
        <w:proofErr w:type="spellEnd"/>
        <w:r w:rsidRPr="00527DA5">
          <w:rPr>
            <w:i/>
            <w:color w:val="9A6B00"/>
            <w:sz w:val="19"/>
            <w:lang w:val="es-CO"/>
          </w:rPr>
          <w:t xml:space="preserve"> </w:t>
        </w:r>
        <w:proofErr w:type="spellStart"/>
        <w:r w:rsidRPr="00527DA5">
          <w:rPr>
            <w:i/>
            <w:color w:val="9A6B00"/>
            <w:sz w:val="19"/>
            <w:lang w:val="es-CO"/>
          </w:rPr>
          <w:t>of</w:t>
        </w:r>
        <w:proofErr w:type="spellEnd"/>
        <w:r w:rsidRPr="00527DA5">
          <w:rPr>
            <w:i/>
            <w:color w:val="9A6B00"/>
            <w:sz w:val="19"/>
            <w:lang w:val="es-CO"/>
          </w:rPr>
          <w:t xml:space="preserve"> </w:t>
        </w:r>
        <w:proofErr w:type="spellStart"/>
        <w:r w:rsidRPr="00527DA5">
          <w:rPr>
            <w:i/>
            <w:color w:val="9A6B00"/>
            <w:sz w:val="19"/>
            <w:lang w:val="es-CO"/>
          </w:rPr>
          <w:t>its</w:t>
        </w:r>
        <w:proofErr w:type="spellEnd"/>
        <w:r w:rsidRPr="00527DA5">
          <w:rPr>
            <w:i/>
            <w:color w:val="9A6B00"/>
            <w:sz w:val="19"/>
            <w:lang w:val="es-CO"/>
          </w:rPr>
          <w:t xml:space="preserve"> </w:t>
        </w:r>
        <w:proofErr w:type="spellStart"/>
        <w:r w:rsidRPr="00527DA5">
          <w:rPr>
            <w:i/>
            <w:color w:val="9A6B00"/>
            <w:sz w:val="19"/>
            <w:lang w:val="es-CO"/>
          </w:rPr>
          <w:t>function</w:t>
        </w:r>
        <w:proofErr w:type="spellEnd"/>
        <w:r w:rsidRPr="00527DA5">
          <w:rPr>
            <w:i/>
            <w:color w:val="9A6B00"/>
            <w:sz w:val="19"/>
            <w:lang w:val="es-CO"/>
          </w:rPr>
          <w:t xml:space="preserve"> curve, </w:t>
        </w:r>
        <w:proofErr w:type="spellStart"/>
        <w:r w:rsidRPr="00527DA5">
          <w:rPr>
            <w:i/>
            <w:color w:val="9A6B00"/>
            <w:sz w:val="19"/>
            <w:lang w:val="es-CO"/>
          </w:rPr>
          <w:t>additional</w:t>
        </w:r>
        <w:proofErr w:type="spellEnd"/>
        <w:r w:rsidRPr="00527DA5">
          <w:rPr>
            <w:i/>
            <w:color w:val="9A6B00"/>
            <w:sz w:val="19"/>
            <w:lang w:val="es-CO"/>
          </w:rPr>
          <w:t xml:space="preserve"> </w:t>
        </w:r>
        <w:proofErr w:type="spellStart"/>
        <w:r w:rsidRPr="00527DA5">
          <w:rPr>
            <w:i/>
            <w:color w:val="9A6B00"/>
            <w:sz w:val="19"/>
            <w:lang w:val="es-CO"/>
          </w:rPr>
          <w:t>venous</w:t>
        </w:r>
        <w:proofErr w:type="spellEnd"/>
        <w:r w:rsidRPr="00527DA5">
          <w:rPr>
            <w:i/>
            <w:color w:val="9A6B00"/>
            <w:sz w:val="19"/>
            <w:lang w:val="es-CO"/>
          </w:rPr>
          <w:t xml:space="preserve"> </w:t>
        </w:r>
        <w:proofErr w:type="spellStart"/>
        <w:r w:rsidRPr="00527DA5">
          <w:rPr>
            <w:i/>
            <w:color w:val="9A6B00"/>
            <w:sz w:val="19"/>
            <w:lang w:val="es-CO"/>
          </w:rPr>
          <w:t>return</w:t>
        </w:r>
        <w:proofErr w:type="spellEnd"/>
        <w:r w:rsidRPr="00527DA5">
          <w:rPr>
            <w:i/>
            <w:color w:val="9A6B00"/>
            <w:sz w:val="19"/>
            <w:lang w:val="es-CO"/>
          </w:rPr>
          <w:t xml:space="preserve"> </w:t>
        </w:r>
        <w:proofErr w:type="spellStart"/>
        <w:r w:rsidRPr="00527DA5">
          <w:rPr>
            <w:i/>
            <w:color w:val="9A6B00"/>
            <w:sz w:val="19"/>
            <w:lang w:val="es-CO"/>
          </w:rPr>
          <w:t>may</w:t>
        </w:r>
        <w:proofErr w:type="spellEnd"/>
        <w:r w:rsidRPr="00527DA5">
          <w:rPr>
            <w:i/>
            <w:color w:val="9A6B00"/>
            <w:sz w:val="19"/>
            <w:lang w:val="es-CO"/>
          </w:rPr>
          <w:t xml:space="preserve"> </w:t>
        </w:r>
        <w:proofErr w:type="spellStart"/>
        <w:r w:rsidRPr="00527DA5">
          <w:rPr>
            <w:i/>
            <w:color w:val="9A6B00"/>
            <w:sz w:val="19"/>
            <w:lang w:val="es-CO"/>
          </w:rPr>
          <w:t>raise</w:t>
        </w:r>
        <w:proofErr w:type="spellEnd"/>
        <w:r w:rsidRPr="00527DA5">
          <w:rPr>
            <w:i/>
            <w:color w:val="9A6B00"/>
            <w:sz w:val="19"/>
            <w:lang w:val="es-CO"/>
          </w:rPr>
          <w:t xml:space="preserve"> </w:t>
        </w:r>
        <w:proofErr w:type="spellStart"/>
        <w:r w:rsidRPr="00527DA5">
          <w:rPr>
            <w:i/>
            <w:color w:val="9A6B00"/>
            <w:sz w:val="19"/>
            <w:lang w:val="es-CO"/>
          </w:rPr>
          <w:t>filling</w:t>
        </w:r>
        <w:proofErr w:type="spellEnd"/>
        <w:r w:rsidRPr="00527DA5">
          <w:rPr>
            <w:i/>
            <w:color w:val="9A6B00"/>
            <w:sz w:val="19"/>
            <w:lang w:val="es-CO"/>
          </w:rPr>
          <w:t xml:space="preserve"> </w:t>
        </w:r>
        <w:proofErr w:type="spellStart"/>
        <w:r w:rsidRPr="00527DA5">
          <w:rPr>
            <w:i/>
            <w:color w:val="9A6B00"/>
            <w:sz w:val="19"/>
            <w:lang w:val="es-CO"/>
          </w:rPr>
          <w:t>pressure</w:t>
        </w:r>
        <w:proofErr w:type="spellEnd"/>
        <w:r w:rsidRPr="00527DA5">
          <w:rPr>
            <w:i/>
            <w:color w:val="9A6B00"/>
            <w:sz w:val="19"/>
            <w:lang w:val="es-CO"/>
          </w:rPr>
          <w:t xml:space="preserve"> </w:t>
        </w:r>
        <w:proofErr w:type="spellStart"/>
        <w:r w:rsidRPr="00527DA5">
          <w:rPr>
            <w:i/>
            <w:color w:val="9A6B00"/>
            <w:sz w:val="19"/>
            <w:lang w:val="es-CO"/>
          </w:rPr>
          <w:t>without</w:t>
        </w:r>
        <w:proofErr w:type="spellEnd"/>
        <w:r w:rsidRPr="00527DA5">
          <w:rPr>
            <w:i/>
            <w:color w:val="9A6B00"/>
            <w:sz w:val="19"/>
            <w:lang w:val="es-CO"/>
          </w:rPr>
          <w:t xml:space="preserve"> </w:t>
        </w:r>
        <w:proofErr w:type="spellStart"/>
        <w:r w:rsidRPr="00527DA5">
          <w:rPr>
            <w:i/>
            <w:color w:val="9A6B00"/>
            <w:sz w:val="19"/>
            <w:lang w:val="es-CO"/>
          </w:rPr>
          <w:t>increasing</w:t>
        </w:r>
        <w:proofErr w:type="spellEnd"/>
        <w:r w:rsidRPr="00527DA5">
          <w:rPr>
            <w:i/>
            <w:color w:val="9A6B00"/>
            <w:sz w:val="19"/>
            <w:lang w:val="es-CO"/>
          </w:rPr>
          <w:t xml:space="preserve"> </w:t>
        </w:r>
        <w:proofErr w:type="spellStart"/>
        <w:r w:rsidRPr="00527DA5">
          <w:rPr>
            <w:i/>
            <w:color w:val="9A6B00"/>
            <w:sz w:val="19"/>
            <w:lang w:val="es-CO"/>
          </w:rPr>
          <w:t>flow</w:t>
        </w:r>
        <w:proofErr w:type="spellEnd"/>
        <w:r w:rsidRPr="00527DA5">
          <w:rPr>
            <w:i/>
            <w:color w:val="9A6B00"/>
            <w:sz w:val="19"/>
            <w:lang w:val="es-CO"/>
          </w:rPr>
          <w:t xml:space="preserve"> at </w:t>
        </w:r>
        <w:proofErr w:type="spellStart"/>
        <w:r w:rsidRPr="00527DA5">
          <w:rPr>
            <w:i/>
            <w:color w:val="9A6B00"/>
            <w:sz w:val="19"/>
            <w:lang w:val="es-CO"/>
          </w:rPr>
          <w:t>all</w:t>
        </w:r>
        <w:proofErr w:type="spellEnd"/>
        <w:r w:rsidRPr="00527DA5">
          <w:rPr>
            <w:i/>
            <w:color w:val="9A6B00"/>
            <w:sz w:val="19"/>
            <w:lang w:val="es-CO"/>
          </w:rPr>
          <w:t>.</w:t>
        </w:r>
      </w:ins>
    </w:p>
    <w:p w14:paraId="616399F3" w14:textId="77777777" w:rsidR="00527DA5" w:rsidRPr="00527DA5" w:rsidRDefault="00527DA5" w:rsidP="00527DA5">
      <w:pPr>
        <w:rPr>
          <w:ins w:id="411" w:author="Gustavo Garcia" w:date="2026-09-09T03:47:00Z"/>
          <w:i/>
          <w:color w:val="9A6B00"/>
          <w:sz w:val="19"/>
          <w:lang w:val="es-CO"/>
        </w:rPr>
      </w:pPr>
      <w:proofErr w:type="spellStart"/>
      <w:ins w:id="412" w:author="Gustavo Garcia" w:date="2026-09-09T03:47:00Z">
        <w:r w:rsidRPr="00527DA5">
          <w:rPr>
            <w:i/>
            <w:color w:val="9A6B00"/>
            <w:sz w:val="19"/>
            <w:lang w:val="es-CO"/>
          </w:rPr>
          <w:t>That</w:t>
        </w:r>
        <w:proofErr w:type="spellEnd"/>
        <w:r w:rsidRPr="00527DA5">
          <w:rPr>
            <w:i/>
            <w:color w:val="9A6B00"/>
            <w:sz w:val="19"/>
            <w:lang w:val="es-CO"/>
          </w:rPr>
          <w:t xml:space="preserve"> </w:t>
        </w:r>
        <w:proofErr w:type="spellStart"/>
        <w:r w:rsidRPr="00527DA5">
          <w:rPr>
            <w:i/>
            <w:color w:val="9A6B00"/>
            <w:sz w:val="19"/>
            <w:lang w:val="es-CO"/>
          </w:rPr>
          <w:t>gives</w:t>
        </w:r>
        <w:proofErr w:type="spellEnd"/>
        <w:r w:rsidRPr="00527DA5">
          <w:rPr>
            <w:i/>
            <w:color w:val="9A6B00"/>
            <w:sz w:val="19"/>
            <w:lang w:val="es-CO"/>
          </w:rPr>
          <w:t xml:space="preserve"> </w:t>
        </w:r>
        <w:proofErr w:type="spellStart"/>
        <w:r w:rsidRPr="00527DA5">
          <w:rPr>
            <w:i/>
            <w:color w:val="9A6B00"/>
            <w:sz w:val="19"/>
            <w:lang w:val="es-CO"/>
          </w:rPr>
          <w:t>transfusion</w:t>
        </w:r>
        <w:proofErr w:type="spellEnd"/>
        <w:r w:rsidRPr="00527DA5">
          <w:rPr>
            <w:i/>
            <w:color w:val="9A6B00"/>
            <w:sz w:val="19"/>
            <w:lang w:val="es-CO"/>
          </w:rPr>
          <w:t xml:space="preserve"> </w:t>
        </w:r>
        <w:proofErr w:type="spellStart"/>
        <w:r w:rsidRPr="00527DA5">
          <w:rPr>
            <w:i/>
            <w:color w:val="9A6B00"/>
            <w:sz w:val="19"/>
            <w:lang w:val="es-CO"/>
          </w:rPr>
          <w:t>two</w:t>
        </w:r>
        <w:proofErr w:type="spellEnd"/>
        <w:r w:rsidRPr="00527DA5">
          <w:rPr>
            <w:i/>
            <w:color w:val="9A6B00"/>
            <w:sz w:val="19"/>
            <w:lang w:val="es-CO"/>
          </w:rPr>
          <w:t xml:space="preserve"> separable </w:t>
        </w:r>
        <w:proofErr w:type="spellStart"/>
        <w:r w:rsidRPr="00527DA5">
          <w:rPr>
            <w:i/>
            <w:color w:val="9A6B00"/>
            <w:sz w:val="19"/>
            <w:lang w:val="es-CO"/>
          </w:rPr>
          <w:t>pathways</w:t>
        </w:r>
        <w:proofErr w:type="spellEnd"/>
        <w:r w:rsidRPr="00527DA5">
          <w:rPr>
            <w:i/>
            <w:color w:val="9A6B00"/>
            <w:sz w:val="19"/>
            <w:lang w:val="es-CO"/>
          </w:rPr>
          <w:t xml:space="preserve"> </w:t>
        </w:r>
        <w:proofErr w:type="spellStart"/>
        <w:r w:rsidRPr="00527DA5">
          <w:rPr>
            <w:i/>
            <w:color w:val="9A6B00"/>
            <w:sz w:val="19"/>
            <w:lang w:val="es-CO"/>
          </w:rPr>
          <w:t>to</w:t>
        </w:r>
        <w:proofErr w:type="spellEnd"/>
        <w:r w:rsidRPr="00527DA5">
          <w:rPr>
            <w:i/>
            <w:color w:val="9A6B00"/>
            <w:sz w:val="19"/>
            <w:lang w:val="es-CO"/>
          </w:rPr>
          <w:t xml:space="preserve"> </w:t>
        </w:r>
        <w:proofErr w:type="spellStart"/>
        <w:r w:rsidRPr="00527DA5">
          <w:rPr>
            <w:i/>
            <w:color w:val="9A6B00"/>
            <w:sz w:val="19"/>
            <w:lang w:val="es-CO"/>
          </w:rPr>
          <w:t>oxygen</w:t>
        </w:r>
        <w:proofErr w:type="spellEnd"/>
        <w:r w:rsidRPr="00527DA5">
          <w:rPr>
            <w:i/>
            <w:color w:val="9A6B00"/>
            <w:sz w:val="19"/>
            <w:lang w:val="es-CO"/>
          </w:rPr>
          <w:t xml:space="preserve"> </w:t>
        </w:r>
        <w:proofErr w:type="spellStart"/>
        <w:r w:rsidRPr="00527DA5">
          <w:rPr>
            <w:i/>
            <w:color w:val="9A6B00"/>
            <w:sz w:val="19"/>
            <w:lang w:val="es-CO"/>
          </w:rPr>
          <w:t>delivery</w:t>
        </w:r>
        <w:proofErr w:type="spellEnd"/>
        <w:r w:rsidRPr="00527DA5">
          <w:rPr>
            <w:i/>
            <w:color w:val="9A6B00"/>
            <w:sz w:val="19"/>
            <w:lang w:val="es-CO"/>
          </w:rPr>
          <w:t>:</w:t>
        </w:r>
      </w:ins>
    </w:p>
    <w:p w14:paraId="4515E4A8" w14:textId="3457E22A" w:rsidR="00527DA5" w:rsidRPr="00527DA5" w:rsidRDefault="00000000" w:rsidP="00527DA5">
      <w:pPr>
        <w:rPr>
          <w:ins w:id="413" w:author="Gustavo Garcia" w:date="2026-09-09T03:47:00Z"/>
          <w:i/>
          <w:color w:val="9A6B00"/>
          <w:sz w:val="19"/>
          <w:lang w:val="es-CO"/>
        </w:rPr>
      </w:pPr>
      <m:oMathPara>
        <m:oMath>
          <m:borderBox>
            <m:borderBoxPr>
              <m:ctrlPr>
                <w:ins w:id="414" w:author="Gustavo Garcia" w:date="2026-09-09T03:47:00Z">
                  <w:rPr>
                    <w:rFonts w:ascii="Cambria Math" w:hAnsi="Cambria Math"/>
                    <w:i/>
                    <w:color w:val="9A6B00"/>
                    <w:sz w:val="19"/>
                    <w:lang w:val="es-CO"/>
                  </w:rPr>
                </w:ins>
              </m:ctrlPr>
            </m:borderBoxPr>
            <m:e>
              <m:r>
                <w:ins w:id="415" w:author="Gustavo Garcia" w:date="2026-09-09T03:47:00Z">
                  <w:rPr>
                    <w:rFonts w:ascii="Cambria Math" w:hAnsi="Cambria Math"/>
                    <w:color w:val="9A6B00"/>
                    <w:sz w:val="19"/>
                    <w:lang w:val="es-CO"/>
                  </w:rPr>
                  <m:t>Hb↑→Ca</m:t>
                </w:ins>
              </m:r>
              <m:sSub>
                <m:sSubPr>
                  <m:ctrlPr>
                    <w:ins w:id="416" w:author="Gustavo Garcia" w:date="2026-09-09T03:47:00Z">
                      <w:rPr>
                        <w:rFonts w:ascii="Cambria Math" w:hAnsi="Cambria Math"/>
                        <w:i/>
                        <w:color w:val="9A6B00"/>
                        <w:sz w:val="19"/>
                        <w:lang w:val="es-CO"/>
                      </w:rPr>
                    </w:ins>
                  </m:ctrlPr>
                </m:sSubPr>
                <m:e>
                  <m:r>
                    <w:ins w:id="417" w:author="Gustavo Garcia" w:date="2026-09-09T03:47:00Z">
                      <w:rPr>
                        <w:rFonts w:ascii="Cambria Math" w:hAnsi="Cambria Math"/>
                        <w:color w:val="9A6B00"/>
                        <w:sz w:val="19"/>
                        <w:lang w:val="es-CO"/>
                      </w:rPr>
                      <m:t>O</m:t>
                    </w:ins>
                  </m:r>
                </m:e>
                <m:sub>
                  <m:r>
                    <w:ins w:id="418" w:author="Gustavo Garcia" w:date="2026-09-09T03:47:00Z">
                      <w:rPr>
                        <w:rFonts w:ascii="Cambria Math" w:hAnsi="Cambria Math"/>
                        <w:color w:val="9A6B00"/>
                        <w:sz w:val="19"/>
                        <w:lang w:val="es-CO"/>
                      </w:rPr>
                      <m:t>2</m:t>
                    </w:ins>
                  </m:r>
                </m:sub>
              </m:sSub>
              <m:r>
                <w:ins w:id="419" w:author="Gustavo Garcia" w:date="2026-09-09T03:47:00Z">
                  <w:rPr>
                    <w:rFonts w:ascii="Cambria Math" w:hAnsi="Cambria Math"/>
                    <w:color w:val="9A6B00"/>
                    <w:sz w:val="19"/>
                    <w:lang w:val="es-CO"/>
                  </w:rPr>
                  <m:t>↑→D</m:t>
                </w:ins>
              </m:r>
              <m:sSub>
                <m:sSubPr>
                  <m:ctrlPr>
                    <w:ins w:id="420" w:author="Gustavo Garcia" w:date="2026-09-09T03:47:00Z">
                      <w:rPr>
                        <w:rFonts w:ascii="Cambria Math" w:hAnsi="Cambria Math"/>
                        <w:i/>
                        <w:color w:val="9A6B00"/>
                        <w:sz w:val="19"/>
                        <w:lang w:val="es-CO"/>
                      </w:rPr>
                    </w:ins>
                  </m:ctrlPr>
                </m:sSubPr>
                <m:e>
                  <m:r>
                    <w:ins w:id="421" w:author="Gustavo Garcia" w:date="2026-09-09T03:47:00Z">
                      <w:rPr>
                        <w:rFonts w:ascii="Cambria Math" w:hAnsi="Cambria Math"/>
                        <w:color w:val="9A6B00"/>
                        <w:sz w:val="19"/>
                        <w:lang w:val="es-CO"/>
                      </w:rPr>
                      <m:t>O</m:t>
                    </w:ins>
                  </m:r>
                </m:e>
                <m:sub>
                  <m:r>
                    <w:ins w:id="422" w:author="Gustavo Garcia" w:date="2026-09-09T03:47:00Z">
                      <w:rPr>
                        <w:rFonts w:ascii="Cambria Math" w:hAnsi="Cambria Math"/>
                        <w:color w:val="9A6B00"/>
                        <w:sz w:val="19"/>
                        <w:lang w:val="es-CO"/>
                      </w:rPr>
                      <m:t>2</m:t>
                    </w:ins>
                  </m:r>
                </m:sub>
              </m:sSub>
              <m:r>
                <w:ins w:id="423" w:author="Gustavo Garcia" w:date="2026-09-09T03:47:00Z">
                  <w:rPr>
                    <w:rFonts w:ascii="Cambria Math" w:hAnsi="Cambria Math"/>
                    <w:color w:val="9A6B00"/>
                    <w:sz w:val="19"/>
                    <w:lang w:val="es-CO"/>
                  </w:rPr>
                  <m:t>↑</m:t>
                </w:ins>
              </m:r>
            </m:e>
          </m:borderBox>
        </m:oMath>
      </m:oMathPara>
    </w:p>
    <w:p w14:paraId="73F1D1A7" w14:textId="77777777" w:rsidR="00527DA5" w:rsidRPr="00527DA5" w:rsidRDefault="00527DA5" w:rsidP="00527DA5">
      <w:pPr>
        <w:rPr>
          <w:ins w:id="424" w:author="Gustavo Garcia" w:date="2026-09-09T03:47:00Z"/>
          <w:i/>
          <w:color w:val="9A6B00"/>
          <w:sz w:val="19"/>
          <w:lang w:val="es-CO"/>
        </w:rPr>
      </w:pPr>
      <w:ins w:id="425" w:author="Gustavo Garcia" w:date="2026-09-09T03:47:00Z">
        <w:r w:rsidRPr="00527DA5">
          <w:rPr>
            <w:i/>
            <w:color w:val="9A6B00"/>
            <w:sz w:val="19"/>
            <w:lang w:val="es-CO"/>
          </w:rPr>
          <w:t xml:space="preserve">and, </w:t>
        </w:r>
        <w:proofErr w:type="spellStart"/>
        <w:r w:rsidRPr="00527DA5">
          <w:rPr>
            <w:i/>
            <w:color w:val="9A6B00"/>
            <w:sz w:val="19"/>
            <w:lang w:val="es-CO"/>
          </w:rPr>
          <w:t>only</w:t>
        </w:r>
        <w:proofErr w:type="spellEnd"/>
        <w:r w:rsidRPr="00527DA5">
          <w:rPr>
            <w:i/>
            <w:color w:val="9A6B00"/>
            <w:sz w:val="19"/>
            <w:lang w:val="es-CO"/>
          </w:rPr>
          <w:t xml:space="preserve"> </w:t>
        </w:r>
        <w:proofErr w:type="spellStart"/>
        <w:r w:rsidRPr="00527DA5">
          <w:rPr>
            <w:i/>
            <w:color w:val="9A6B00"/>
            <w:sz w:val="19"/>
            <w:lang w:val="es-CO"/>
          </w:rPr>
          <w:t>if</w:t>
        </w:r>
        <w:proofErr w:type="spellEnd"/>
        <w:r w:rsidRPr="00527DA5">
          <w:rPr>
            <w:i/>
            <w:color w:val="9A6B00"/>
            <w:sz w:val="19"/>
            <w:lang w:val="es-CO"/>
          </w:rPr>
          <w:t xml:space="preserve"> </w:t>
        </w:r>
        <w:proofErr w:type="spellStart"/>
        <w:r w:rsidRPr="00527DA5">
          <w:rPr>
            <w:i/>
            <w:color w:val="9A6B00"/>
            <w:sz w:val="19"/>
            <w:lang w:val="es-CO"/>
          </w:rPr>
          <w:t>the</w:t>
        </w:r>
        <w:proofErr w:type="spellEnd"/>
        <w:r w:rsidRPr="00527DA5">
          <w:rPr>
            <w:i/>
            <w:color w:val="9A6B00"/>
            <w:sz w:val="19"/>
            <w:lang w:val="es-CO"/>
          </w:rPr>
          <w:t xml:space="preserve"> </w:t>
        </w:r>
        <w:proofErr w:type="spellStart"/>
        <w:r w:rsidRPr="00527DA5">
          <w:rPr>
            <w:i/>
            <w:color w:val="9A6B00"/>
            <w:sz w:val="19"/>
            <w:lang w:val="es-CO"/>
          </w:rPr>
          <w:t>circulation</w:t>
        </w:r>
        <w:proofErr w:type="spellEnd"/>
        <w:r w:rsidRPr="00527DA5">
          <w:rPr>
            <w:i/>
            <w:color w:val="9A6B00"/>
            <w:sz w:val="19"/>
            <w:lang w:val="es-CO"/>
          </w:rPr>
          <w:t xml:space="preserve"> can </w:t>
        </w:r>
        <w:proofErr w:type="spellStart"/>
        <w:r w:rsidRPr="00527DA5">
          <w:rPr>
            <w:i/>
            <w:color w:val="9A6B00"/>
            <w:sz w:val="19"/>
            <w:lang w:val="es-CO"/>
          </w:rPr>
          <w:t>recruit</w:t>
        </w:r>
        <w:proofErr w:type="spellEnd"/>
        <w:r w:rsidRPr="00527DA5">
          <w:rPr>
            <w:i/>
            <w:color w:val="9A6B00"/>
            <w:sz w:val="19"/>
            <w:lang w:val="es-CO"/>
          </w:rPr>
          <w:t xml:space="preserve"> </w:t>
        </w:r>
        <w:proofErr w:type="spellStart"/>
        <w:r w:rsidRPr="00527DA5">
          <w:rPr>
            <w:i/>
            <w:color w:val="9A6B00"/>
            <w:sz w:val="19"/>
            <w:lang w:val="es-CO"/>
          </w:rPr>
          <w:t>the</w:t>
        </w:r>
        <w:proofErr w:type="spellEnd"/>
        <w:r w:rsidRPr="00527DA5">
          <w:rPr>
            <w:i/>
            <w:color w:val="9A6B00"/>
            <w:sz w:val="19"/>
            <w:lang w:val="es-CO"/>
          </w:rPr>
          <w:t xml:space="preserve"> </w:t>
        </w:r>
        <w:proofErr w:type="spellStart"/>
        <w:r w:rsidRPr="00527DA5">
          <w:rPr>
            <w:i/>
            <w:color w:val="9A6B00"/>
            <w:sz w:val="19"/>
            <w:lang w:val="es-CO"/>
          </w:rPr>
          <w:t>added</w:t>
        </w:r>
        <w:proofErr w:type="spellEnd"/>
        <w:r w:rsidRPr="00527DA5">
          <w:rPr>
            <w:i/>
            <w:color w:val="9A6B00"/>
            <w:sz w:val="19"/>
            <w:lang w:val="es-CO"/>
          </w:rPr>
          <w:t xml:space="preserve"> </w:t>
        </w:r>
        <w:proofErr w:type="spellStart"/>
        <w:r w:rsidRPr="00527DA5">
          <w:rPr>
            <w:i/>
            <w:color w:val="9A6B00"/>
            <w:sz w:val="19"/>
            <w:lang w:val="es-CO"/>
          </w:rPr>
          <w:t>volume</w:t>
        </w:r>
        <w:proofErr w:type="spellEnd"/>
        <w:r w:rsidRPr="00527DA5">
          <w:rPr>
            <w:i/>
            <w:color w:val="9A6B00"/>
            <w:sz w:val="19"/>
            <w:lang w:val="es-CO"/>
          </w:rPr>
          <w:t>,</w:t>
        </w:r>
      </w:ins>
    </w:p>
    <w:p w14:paraId="1F04DE98" w14:textId="4C0B8644" w:rsidR="00527DA5" w:rsidRPr="00527DA5" w:rsidRDefault="00000000" w:rsidP="00527DA5">
      <w:pPr>
        <w:rPr>
          <w:ins w:id="426" w:author="Gustavo Garcia" w:date="2026-09-09T03:47:00Z"/>
          <w:i/>
          <w:color w:val="9A6B00"/>
          <w:sz w:val="19"/>
          <w:lang w:val="es-CO"/>
        </w:rPr>
      </w:pPr>
      <m:oMathPara>
        <m:oMath>
          <m:borderBox>
            <m:borderBoxPr>
              <m:ctrlPr>
                <w:ins w:id="427" w:author="Gustavo Garcia" w:date="2026-09-09T03:47:00Z">
                  <w:rPr>
                    <w:rFonts w:ascii="Cambria Math" w:hAnsi="Cambria Math"/>
                    <w:i/>
                    <w:color w:val="9A6B00"/>
                    <w:sz w:val="19"/>
                    <w:lang w:val="es-CO"/>
                  </w:rPr>
                </w:ins>
              </m:ctrlPr>
            </m:borderBoxPr>
            <m:e>
              <w:proofErr w:type="spellStart"/>
              <m:r>
                <w:ins w:id="428" w:author="Gustavo Garcia" w:date="2026-09-09T03:47:00Z">
                  <m:rPr>
                    <m:nor/>
                  </m:rPr>
                  <w:rPr>
                    <w:i/>
                    <w:color w:val="9A6B00"/>
                    <w:sz w:val="19"/>
                    <w:lang w:val="es-CO"/>
                  </w:rPr>
                  <m:t>stressed</m:t>
                </w:ins>
              </m:r>
              <w:proofErr w:type="spellEnd"/>
              <m:r>
                <w:ins w:id="429" w:author="Gustavo Garcia" w:date="2026-09-09T03:47:00Z">
                  <m:rPr>
                    <m:nor/>
                  </m:rPr>
                  <w:rPr>
                    <w:i/>
                    <w:color w:val="9A6B00"/>
                    <w:sz w:val="19"/>
                    <w:lang w:val="es-CO"/>
                  </w:rPr>
                  <m:t xml:space="preserve"> </m:t>
                </w:ins>
              </m:r>
              <w:proofErr w:type="spellStart"/>
              <m:r>
                <w:ins w:id="430" w:author="Gustavo Garcia" w:date="2026-09-09T03:47:00Z">
                  <m:rPr>
                    <m:nor/>
                  </m:rPr>
                  <w:rPr>
                    <w:i/>
                    <w:color w:val="9A6B00"/>
                    <w:sz w:val="19"/>
                    <w:lang w:val="es-CO"/>
                  </w:rPr>
                  <m:t>volume</m:t>
                </w:ins>
              </m:r>
              <w:proofErr w:type="spellEnd"/>
              <m:r>
                <w:ins w:id="431" w:author="Gustavo Garcia" w:date="2026-09-09T03:47:00Z">
                  <w:rPr>
                    <w:rFonts w:ascii="Cambria Math" w:hAnsi="Cambria Math"/>
                    <w:color w:val="9A6B00"/>
                    <w:sz w:val="19"/>
                    <w:lang w:val="es-CO"/>
                  </w:rPr>
                  <m:t>↑→</m:t>
                </w:ins>
              </m:r>
              <m:sSub>
                <m:sSubPr>
                  <m:ctrlPr>
                    <w:ins w:id="432" w:author="Gustavo Garcia" w:date="2026-09-09T03:47:00Z">
                      <w:rPr>
                        <w:rFonts w:ascii="Cambria Math" w:hAnsi="Cambria Math"/>
                        <w:i/>
                        <w:color w:val="9A6B00"/>
                        <w:sz w:val="19"/>
                        <w:lang w:val="es-CO"/>
                      </w:rPr>
                    </w:ins>
                  </m:ctrlPr>
                </m:sSubPr>
                <m:e>
                  <m:r>
                    <w:ins w:id="433" w:author="Gustavo Garcia" w:date="2026-09-09T03:47:00Z">
                      <w:rPr>
                        <w:rFonts w:ascii="Cambria Math" w:hAnsi="Cambria Math"/>
                        <w:color w:val="9A6B00"/>
                        <w:sz w:val="19"/>
                        <w:lang w:val="es-CO"/>
                      </w:rPr>
                      <m:t>P</m:t>
                    </w:ins>
                  </m:r>
                </m:e>
                <m:sub>
                  <m:r>
                    <w:ins w:id="434" w:author="Gustavo Garcia" w:date="2026-09-09T03:47:00Z">
                      <w:rPr>
                        <w:rFonts w:ascii="Cambria Math" w:hAnsi="Cambria Math"/>
                        <w:color w:val="9A6B00"/>
                        <w:sz w:val="19"/>
                        <w:lang w:val="es-CO"/>
                      </w:rPr>
                      <m:t>msf</m:t>
                    </w:ins>
                  </m:r>
                </m:sub>
              </m:sSub>
              <m:r>
                <w:ins w:id="435" w:author="Gustavo Garcia" w:date="2026-09-09T03:47:00Z">
                  <w:rPr>
                    <w:rFonts w:ascii="Cambria Math" w:hAnsi="Cambria Math"/>
                    <w:color w:val="9A6B00"/>
                    <w:sz w:val="19"/>
                    <w:lang w:val="es-CO"/>
                  </w:rPr>
                  <m:t>-</m:t>
                </w:ins>
              </m:r>
              <m:sSub>
                <m:sSubPr>
                  <m:ctrlPr>
                    <w:ins w:id="436" w:author="Gustavo Garcia" w:date="2026-09-09T03:47:00Z">
                      <w:rPr>
                        <w:rFonts w:ascii="Cambria Math" w:hAnsi="Cambria Math"/>
                        <w:i/>
                        <w:color w:val="9A6B00"/>
                        <w:sz w:val="19"/>
                        <w:lang w:val="es-CO"/>
                      </w:rPr>
                    </w:ins>
                  </m:ctrlPr>
                </m:sSubPr>
                <m:e>
                  <m:r>
                    <w:ins w:id="437" w:author="Gustavo Garcia" w:date="2026-09-09T03:47:00Z">
                      <w:rPr>
                        <w:rFonts w:ascii="Cambria Math" w:hAnsi="Cambria Math"/>
                        <w:color w:val="9A6B00"/>
                        <w:sz w:val="19"/>
                        <w:lang w:val="es-CO"/>
                      </w:rPr>
                      <m:t>P</m:t>
                    </w:ins>
                  </m:r>
                </m:e>
                <m:sub>
                  <m:r>
                    <w:ins w:id="438" w:author="Gustavo Garcia" w:date="2026-09-09T03:47:00Z">
                      <w:rPr>
                        <w:rFonts w:ascii="Cambria Math" w:hAnsi="Cambria Math"/>
                        <w:color w:val="9A6B00"/>
                        <w:sz w:val="19"/>
                        <w:lang w:val="es-CO"/>
                      </w:rPr>
                      <m:t>RA</m:t>
                    </w:ins>
                  </m:r>
                </m:sub>
              </m:sSub>
              <m:r>
                <w:ins w:id="439" w:author="Gustavo Garcia" w:date="2026-09-09T03:47:00Z">
                  <w:rPr>
                    <w:rFonts w:ascii="Cambria Math" w:hAnsi="Cambria Math"/>
                    <w:color w:val="9A6B00"/>
                    <w:sz w:val="19"/>
                    <w:lang w:val="es-CO"/>
                  </w:rPr>
                  <m:t>↑→VR↑→CO↑→D</m:t>
                </w:ins>
              </m:r>
              <m:sSub>
                <m:sSubPr>
                  <m:ctrlPr>
                    <w:ins w:id="440" w:author="Gustavo Garcia" w:date="2026-09-09T03:47:00Z">
                      <w:rPr>
                        <w:rFonts w:ascii="Cambria Math" w:hAnsi="Cambria Math"/>
                        <w:i/>
                        <w:color w:val="9A6B00"/>
                        <w:sz w:val="19"/>
                        <w:lang w:val="es-CO"/>
                      </w:rPr>
                    </w:ins>
                  </m:ctrlPr>
                </m:sSubPr>
                <m:e>
                  <m:r>
                    <w:ins w:id="441" w:author="Gustavo Garcia" w:date="2026-09-09T03:47:00Z">
                      <w:rPr>
                        <w:rFonts w:ascii="Cambria Math" w:hAnsi="Cambria Math"/>
                        <w:color w:val="9A6B00"/>
                        <w:sz w:val="19"/>
                        <w:lang w:val="es-CO"/>
                      </w:rPr>
                      <m:t>O</m:t>
                    </w:ins>
                  </m:r>
                </m:e>
                <m:sub>
                  <m:r>
                    <w:ins w:id="442" w:author="Gustavo Garcia" w:date="2026-09-09T03:47:00Z">
                      <w:rPr>
                        <w:rFonts w:ascii="Cambria Math" w:hAnsi="Cambria Math"/>
                        <w:color w:val="9A6B00"/>
                        <w:sz w:val="19"/>
                        <w:lang w:val="es-CO"/>
                      </w:rPr>
                      <m:t>2</m:t>
                    </w:ins>
                  </m:r>
                </m:sub>
              </m:sSub>
              <m:r>
                <w:ins w:id="443" w:author="Gustavo Garcia" w:date="2026-09-09T03:47:00Z">
                  <w:rPr>
                    <w:rFonts w:ascii="Cambria Math" w:hAnsi="Cambria Math"/>
                    <w:color w:val="9A6B00"/>
                    <w:sz w:val="19"/>
                    <w:lang w:val="es-CO"/>
                  </w:rPr>
                  <m:t>↑</m:t>
                </w:ins>
              </m:r>
            </m:e>
          </m:borderBox>
        </m:oMath>
      </m:oMathPara>
    </w:p>
    <w:p w14:paraId="40E74755" w14:textId="4C4921DE" w:rsidR="009D4B4C" w:rsidRPr="00527DA5" w:rsidRDefault="00527DA5">
      <w:pPr>
        <w:rPr>
          <w:ins w:id="444" w:author="Gustavo Garcia" w:date="2026-09-09T03:19:00Z" w16du:dateUtc="2026-09-09T07:19:00Z"/>
          <w:i/>
          <w:color w:val="9A6B00"/>
          <w:sz w:val="19"/>
          <w:lang w:val="es-CO"/>
          <w:rPrChange w:id="445" w:author="Gustavo Garcia" w:date="2026-09-09T03:47:00Z" w16du:dateUtc="2026-09-09T07:47:00Z">
            <w:rPr>
              <w:ins w:id="446" w:author="Gustavo Garcia" w:date="2026-09-09T03:19:00Z" w16du:dateUtc="2026-09-09T07:19:00Z"/>
            </w:rPr>
          </w:rPrChange>
        </w:rPr>
        <w:pPrChange w:id="447" w:author="Gustavo Garcia" w:date="2026-09-09T03:24:00Z" w16du:dateUtc="2026-09-09T07:24:00Z">
          <w:pPr>
            <w:pStyle w:val="Ttulo2"/>
          </w:pPr>
        </w:pPrChange>
      </w:pPr>
      <w:proofErr w:type="spellStart"/>
      <w:ins w:id="448" w:author="Gustavo Garcia" w:date="2026-09-09T03:47:00Z">
        <w:r w:rsidRPr="00527DA5">
          <w:rPr>
            <w:i/>
            <w:color w:val="9A6B00"/>
            <w:sz w:val="19"/>
            <w:lang w:val="es-CO"/>
          </w:rPr>
          <w:t>Both</w:t>
        </w:r>
        <w:proofErr w:type="spellEnd"/>
        <w:r w:rsidRPr="00527DA5">
          <w:rPr>
            <w:i/>
            <w:color w:val="9A6B00"/>
            <w:sz w:val="19"/>
            <w:lang w:val="es-CO"/>
          </w:rPr>
          <w:t xml:space="preserve"> </w:t>
        </w:r>
        <w:proofErr w:type="spellStart"/>
        <w:r w:rsidRPr="00527DA5">
          <w:rPr>
            <w:i/>
            <w:color w:val="9A6B00"/>
            <w:sz w:val="19"/>
            <w:lang w:val="es-CO"/>
          </w:rPr>
          <w:t>may</w:t>
        </w:r>
        <w:proofErr w:type="spellEnd"/>
        <w:r w:rsidRPr="00527DA5">
          <w:rPr>
            <w:i/>
            <w:color w:val="9A6B00"/>
            <w:sz w:val="19"/>
            <w:lang w:val="es-CO"/>
          </w:rPr>
          <w:t xml:space="preserve"> </w:t>
        </w:r>
        <w:proofErr w:type="spellStart"/>
        <w:r w:rsidRPr="00527DA5">
          <w:rPr>
            <w:i/>
            <w:color w:val="9A6B00"/>
            <w:sz w:val="19"/>
            <w:lang w:val="es-CO"/>
          </w:rPr>
          <w:t>occur</w:t>
        </w:r>
        <w:proofErr w:type="spellEnd"/>
        <w:r w:rsidRPr="00527DA5">
          <w:rPr>
            <w:i/>
            <w:color w:val="9A6B00"/>
            <w:sz w:val="19"/>
            <w:lang w:val="es-CO"/>
          </w:rPr>
          <w:t xml:space="preserve">, </w:t>
        </w:r>
        <w:proofErr w:type="spellStart"/>
        <w:r w:rsidRPr="00527DA5">
          <w:rPr>
            <w:i/>
            <w:color w:val="9A6B00"/>
            <w:sz w:val="19"/>
            <w:lang w:val="es-CO"/>
          </w:rPr>
          <w:t>only</w:t>
        </w:r>
        <w:proofErr w:type="spellEnd"/>
        <w:r w:rsidRPr="00527DA5">
          <w:rPr>
            <w:i/>
            <w:color w:val="9A6B00"/>
            <w:sz w:val="19"/>
            <w:lang w:val="es-CO"/>
          </w:rPr>
          <w:t xml:space="preserve"> </w:t>
        </w:r>
        <w:proofErr w:type="spellStart"/>
        <w:r w:rsidRPr="00527DA5">
          <w:rPr>
            <w:i/>
            <w:color w:val="9A6B00"/>
            <w:sz w:val="19"/>
            <w:lang w:val="es-CO"/>
          </w:rPr>
          <w:t>the</w:t>
        </w:r>
        <w:proofErr w:type="spellEnd"/>
        <w:r w:rsidRPr="00527DA5">
          <w:rPr>
            <w:i/>
            <w:color w:val="9A6B00"/>
            <w:sz w:val="19"/>
            <w:lang w:val="es-CO"/>
          </w:rPr>
          <w:t xml:space="preserve"> </w:t>
        </w:r>
        <w:proofErr w:type="spellStart"/>
        <w:r w:rsidRPr="00527DA5">
          <w:rPr>
            <w:i/>
            <w:color w:val="9A6B00"/>
            <w:sz w:val="19"/>
            <w:lang w:val="es-CO"/>
          </w:rPr>
          <w:t>first</w:t>
        </w:r>
        <w:proofErr w:type="spellEnd"/>
        <w:r w:rsidRPr="00527DA5">
          <w:rPr>
            <w:i/>
            <w:color w:val="9A6B00"/>
            <w:sz w:val="19"/>
            <w:lang w:val="es-CO"/>
          </w:rPr>
          <w:t xml:space="preserve"> </w:t>
        </w:r>
        <w:proofErr w:type="spellStart"/>
        <w:r w:rsidRPr="00527DA5">
          <w:rPr>
            <w:i/>
            <w:color w:val="9A6B00"/>
            <w:sz w:val="19"/>
            <w:lang w:val="es-CO"/>
          </w:rPr>
          <w:t>may</w:t>
        </w:r>
        <w:proofErr w:type="spellEnd"/>
        <w:r w:rsidRPr="00527DA5">
          <w:rPr>
            <w:i/>
            <w:color w:val="9A6B00"/>
            <w:sz w:val="19"/>
            <w:lang w:val="es-CO"/>
          </w:rPr>
          <w:t xml:space="preserve"> </w:t>
        </w:r>
        <w:proofErr w:type="spellStart"/>
        <w:r w:rsidRPr="00527DA5">
          <w:rPr>
            <w:i/>
            <w:color w:val="9A6B00"/>
            <w:sz w:val="19"/>
            <w:lang w:val="es-CO"/>
          </w:rPr>
          <w:t>occur</w:t>
        </w:r>
        <w:proofErr w:type="spellEnd"/>
        <w:r w:rsidRPr="00527DA5">
          <w:rPr>
            <w:i/>
            <w:color w:val="9A6B00"/>
            <w:sz w:val="19"/>
            <w:lang w:val="es-CO"/>
          </w:rPr>
          <w:t xml:space="preserve">, </w:t>
        </w:r>
        <w:proofErr w:type="spellStart"/>
        <w:r w:rsidRPr="00527DA5">
          <w:rPr>
            <w:i/>
            <w:color w:val="9A6B00"/>
            <w:sz w:val="19"/>
            <w:lang w:val="es-CO"/>
          </w:rPr>
          <w:t>or</w:t>
        </w:r>
        <w:proofErr w:type="spellEnd"/>
        <w:r w:rsidRPr="00527DA5">
          <w:rPr>
            <w:i/>
            <w:color w:val="9A6B00"/>
            <w:sz w:val="19"/>
            <w:lang w:val="es-CO"/>
          </w:rPr>
          <w:t xml:space="preserve"> </w:t>
        </w:r>
        <w:proofErr w:type="spellStart"/>
        <w:r w:rsidRPr="00527DA5">
          <w:rPr>
            <w:i/>
            <w:color w:val="9A6B00"/>
            <w:sz w:val="19"/>
            <w:lang w:val="es-CO"/>
          </w:rPr>
          <w:t>the</w:t>
        </w:r>
        <w:proofErr w:type="spellEnd"/>
        <w:r w:rsidRPr="00527DA5">
          <w:rPr>
            <w:i/>
            <w:color w:val="9A6B00"/>
            <w:sz w:val="19"/>
            <w:lang w:val="es-CO"/>
          </w:rPr>
          <w:t xml:space="preserve"> </w:t>
        </w:r>
        <w:proofErr w:type="spellStart"/>
        <w:r w:rsidRPr="00527DA5">
          <w:rPr>
            <w:i/>
            <w:color w:val="9A6B00"/>
            <w:sz w:val="19"/>
            <w:lang w:val="es-CO"/>
          </w:rPr>
          <w:t>second</w:t>
        </w:r>
        <w:proofErr w:type="spellEnd"/>
        <w:r w:rsidRPr="00527DA5">
          <w:rPr>
            <w:i/>
            <w:color w:val="9A6B00"/>
            <w:sz w:val="19"/>
            <w:lang w:val="es-CO"/>
          </w:rPr>
          <w:t xml:space="preserve"> </w:t>
        </w:r>
        <w:proofErr w:type="spellStart"/>
        <w:r w:rsidRPr="00527DA5">
          <w:rPr>
            <w:i/>
            <w:color w:val="9A6B00"/>
            <w:sz w:val="19"/>
            <w:lang w:val="es-CO"/>
          </w:rPr>
          <w:t>may</w:t>
        </w:r>
        <w:proofErr w:type="spellEnd"/>
        <w:r w:rsidRPr="00527DA5">
          <w:rPr>
            <w:i/>
            <w:color w:val="9A6B00"/>
            <w:sz w:val="19"/>
            <w:lang w:val="es-CO"/>
          </w:rPr>
          <w:t xml:space="preserve"> be </w:t>
        </w:r>
        <w:proofErr w:type="spellStart"/>
        <w:r w:rsidRPr="00527DA5">
          <w:rPr>
            <w:i/>
            <w:color w:val="9A6B00"/>
            <w:sz w:val="19"/>
            <w:lang w:val="es-CO"/>
          </w:rPr>
          <w:t>replaced</w:t>
        </w:r>
        <w:proofErr w:type="spellEnd"/>
        <w:r w:rsidRPr="00527DA5">
          <w:rPr>
            <w:i/>
            <w:color w:val="9A6B00"/>
            <w:sz w:val="19"/>
            <w:lang w:val="es-CO"/>
          </w:rPr>
          <w:t xml:space="preserve"> </w:t>
        </w:r>
        <w:proofErr w:type="spellStart"/>
        <w:r w:rsidRPr="00527DA5">
          <w:rPr>
            <w:i/>
            <w:color w:val="9A6B00"/>
            <w:sz w:val="19"/>
            <w:lang w:val="es-CO"/>
          </w:rPr>
          <w:t>by</w:t>
        </w:r>
        <w:proofErr w:type="spellEnd"/>
        <w:r w:rsidRPr="00527DA5">
          <w:rPr>
            <w:i/>
            <w:color w:val="9A6B00"/>
            <w:sz w:val="19"/>
            <w:lang w:val="es-CO"/>
          </w:rPr>
          <w:t xml:space="preserve"> </w:t>
        </w:r>
        <w:proofErr w:type="spellStart"/>
        <w:r w:rsidRPr="00527DA5">
          <w:rPr>
            <w:i/>
            <w:color w:val="9A6B00"/>
            <w:sz w:val="19"/>
            <w:lang w:val="es-CO"/>
          </w:rPr>
          <w:t>congestion</w:t>
        </w:r>
        <w:proofErr w:type="spellEnd"/>
        <w:r w:rsidRPr="00527DA5">
          <w:rPr>
            <w:i/>
            <w:color w:val="9A6B00"/>
            <w:sz w:val="19"/>
            <w:lang w:val="es-CO"/>
          </w:rPr>
          <w:t xml:space="preserve">. </w:t>
        </w:r>
        <w:proofErr w:type="spellStart"/>
        <w:r w:rsidRPr="00527DA5">
          <w:rPr>
            <w:i/>
            <w:color w:val="9A6B00"/>
            <w:sz w:val="19"/>
            <w:lang w:val="es-CO"/>
          </w:rPr>
          <w:t>That</w:t>
        </w:r>
        <w:proofErr w:type="spellEnd"/>
        <w:r w:rsidRPr="00527DA5">
          <w:rPr>
            <w:i/>
            <w:color w:val="9A6B00"/>
            <w:sz w:val="19"/>
            <w:lang w:val="es-CO"/>
          </w:rPr>
          <w:t xml:space="preserve"> </w:t>
        </w:r>
        <w:proofErr w:type="spellStart"/>
        <w:r w:rsidRPr="00527DA5">
          <w:rPr>
            <w:i/>
            <w:color w:val="9A6B00"/>
            <w:sz w:val="19"/>
            <w:lang w:val="es-CO"/>
          </w:rPr>
          <w:t>is</w:t>
        </w:r>
        <w:proofErr w:type="spellEnd"/>
        <w:r w:rsidRPr="00527DA5">
          <w:rPr>
            <w:i/>
            <w:color w:val="9A6B00"/>
            <w:sz w:val="19"/>
            <w:lang w:val="es-CO"/>
          </w:rPr>
          <w:t xml:space="preserve"> </w:t>
        </w:r>
        <w:proofErr w:type="spellStart"/>
        <w:r w:rsidRPr="00527DA5">
          <w:rPr>
            <w:i/>
            <w:color w:val="9A6B00"/>
            <w:sz w:val="19"/>
            <w:lang w:val="es-CO"/>
          </w:rPr>
          <w:t>why</w:t>
        </w:r>
        <w:proofErr w:type="spellEnd"/>
        <w:r w:rsidRPr="00527DA5">
          <w:rPr>
            <w:i/>
            <w:color w:val="9A6B00"/>
            <w:sz w:val="19"/>
            <w:lang w:val="es-CO"/>
          </w:rPr>
          <w:t xml:space="preserve"> </w:t>
        </w:r>
        <w:proofErr w:type="spellStart"/>
        <w:r w:rsidRPr="00527DA5">
          <w:rPr>
            <w:i/>
            <w:color w:val="9A6B00"/>
            <w:sz w:val="19"/>
            <w:lang w:val="es-CO"/>
          </w:rPr>
          <w:t>the</w:t>
        </w:r>
        <w:proofErr w:type="spellEnd"/>
        <w:r w:rsidRPr="00527DA5">
          <w:rPr>
            <w:i/>
            <w:color w:val="9A6B00"/>
            <w:sz w:val="19"/>
            <w:lang w:val="es-CO"/>
          </w:rPr>
          <w:t xml:space="preserve"> </w:t>
        </w:r>
        <w:proofErr w:type="spellStart"/>
        <w:r w:rsidRPr="00527DA5">
          <w:rPr>
            <w:i/>
            <w:color w:val="9A6B00"/>
            <w:sz w:val="19"/>
            <w:lang w:val="es-CO"/>
          </w:rPr>
          <w:t>physiologic</w:t>
        </w:r>
        <w:proofErr w:type="spellEnd"/>
        <w:r w:rsidRPr="00527DA5">
          <w:rPr>
            <w:i/>
            <w:color w:val="9A6B00"/>
            <w:sz w:val="19"/>
            <w:lang w:val="es-CO"/>
          </w:rPr>
          <w:t xml:space="preserve"> response </w:t>
        </w:r>
        <w:proofErr w:type="spellStart"/>
        <w:r w:rsidRPr="00527DA5">
          <w:rPr>
            <w:i/>
            <w:color w:val="9A6B00"/>
            <w:sz w:val="19"/>
            <w:lang w:val="es-CO"/>
          </w:rPr>
          <w:t>to</w:t>
        </w:r>
        <w:proofErr w:type="spellEnd"/>
        <w:r w:rsidRPr="00527DA5">
          <w:rPr>
            <w:i/>
            <w:color w:val="9A6B00"/>
            <w:sz w:val="19"/>
            <w:lang w:val="es-CO"/>
          </w:rPr>
          <w:t xml:space="preserve"> </w:t>
        </w:r>
        <w:proofErr w:type="spellStart"/>
        <w:r w:rsidRPr="00527DA5">
          <w:rPr>
            <w:i/>
            <w:color w:val="9A6B00"/>
            <w:sz w:val="19"/>
            <w:lang w:val="es-CO"/>
          </w:rPr>
          <w:t>transfusion</w:t>
        </w:r>
        <w:proofErr w:type="spellEnd"/>
        <w:r w:rsidRPr="00527DA5">
          <w:rPr>
            <w:i/>
            <w:color w:val="9A6B00"/>
            <w:sz w:val="19"/>
            <w:lang w:val="es-CO"/>
          </w:rPr>
          <w:t xml:space="preserve"> </w:t>
        </w:r>
        <w:proofErr w:type="spellStart"/>
        <w:r w:rsidRPr="00527DA5">
          <w:rPr>
            <w:i/>
            <w:color w:val="9A6B00"/>
            <w:sz w:val="19"/>
            <w:lang w:val="es-CO"/>
          </w:rPr>
          <w:t>should</w:t>
        </w:r>
        <w:proofErr w:type="spellEnd"/>
        <w:r w:rsidRPr="00527DA5">
          <w:rPr>
            <w:i/>
            <w:color w:val="9A6B00"/>
            <w:sz w:val="19"/>
            <w:lang w:val="es-CO"/>
          </w:rPr>
          <w:t xml:space="preserve"> </w:t>
        </w:r>
        <w:proofErr w:type="spellStart"/>
        <w:r w:rsidRPr="00527DA5">
          <w:rPr>
            <w:i/>
            <w:color w:val="9A6B00"/>
            <w:sz w:val="19"/>
            <w:lang w:val="es-CO"/>
          </w:rPr>
          <w:t>not</w:t>
        </w:r>
        <w:proofErr w:type="spellEnd"/>
        <w:r w:rsidRPr="00527DA5">
          <w:rPr>
            <w:i/>
            <w:color w:val="9A6B00"/>
            <w:sz w:val="19"/>
            <w:lang w:val="es-CO"/>
          </w:rPr>
          <w:t xml:space="preserve"> be </w:t>
        </w:r>
        <w:proofErr w:type="spellStart"/>
        <w:r w:rsidRPr="00527DA5">
          <w:rPr>
            <w:i/>
            <w:color w:val="9A6B00"/>
            <w:sz w:val="19"/>
            <w:lang w:val="es-CO"/>
          </w:rPr>
          <w:t>inferred</w:t>
        </w:r>
        <w:proofErr w:type="spellEnd"/>
        <w:r w:rsidRPr="00527DA5">
          <w:rPr>
            <w:i/>
            <w:color w:val="9A6B00"/>
            <w:sz w:val="19"/>
            <w:lang w:val="es-CO"/>
          </w:rPr>
          <w:t xml:space="preserve"> </w:t>
        </w:r>
        <w:proofErr w:type="spellStart"/>
        <w:r w:rsidRPr="00527DA5">
          <w:rPr>
            <w:i/>
            <w:color w:val="9A6B00"/>
            <w:sz w:val="19"/>
            <w:lang w:val="es-CO"/>
          </w:rPr>
          <w:t>from</w:t>
        </w:r>
        <w:proofErr w:type="spellEnd"/>
        <w:r w:rsidRPr="00527DA5">
          <w:rPr>
            <w:i/>
            <w:color w:val="9A6B00"/>
            <w:sz w:val="19"/>
            <w:lang w:val="es-CO"/>
          </w:rPr>
          <w:t xml:space="preserve"> </w:t>
        </w:r>
        <w:proofErr w:type="spellStart"/>
        <w:r w:rsidRPr="00527DA5">
          <w:rPr>
            <w:i/>
            <w:color w:val="9A6B00"/>
            <w:sz w:val="19"/>
            <w:lang w:val="es-CO"/>
          </w:rPr>
          <w:t>hemoglobin</w:t>
        </w:r>
        <w:proofErr w:type="spellEnd"/>
        <w:r w:rsidRPr="00527DA5">
          <w:rPr>
            <w:i/>
            <w:color w:val="9A6B00"/>
            <w:sz w:val="19"/>
            <w:lang w:val="es-CO"/>
          </w:rPr>
          <w:t xml:space="preserve">, SVV </w:t>
        </w:r>
        <w:proofErr w:type="spellStart"/>
        <w:r w:rsidRPr="00527DA5">
          <w:rPr>
            <w:i/>
            <w:color w:val="9A6B00"/>
            <w:sz w:val="19"/>
            <w:lang w:val="es-CO"/>
          </w:rPr>
          <w:t>or</w:t>
        </w:r>
        <w:proofErr w:type="spellEnd"/>
        <w:r w:rsidRPr="00527DA5">
          <w:rPr>
            <w:i/>
            <w:color w:val="9A6B00"/>
            <w:sz w:val="19"/>
            <w:lang w:val="es-CO"/>
          </w:rPr>
          <w:t xml:space="preserve"> </w:t>
        </w:r>
        <w:proofErr w:type="spellStart"/>
        <w:r w:rsidRPr="00527DA5">
          <w:rPr>
            <w:i/>
            <w:color w:val="9A6B00"/>
            <w:sz w:val="19"/>
            <w:lang w:val="es-CO"/>
          </w:rPr>
          <w:t>an</w:t>
        </w:r>
        <w:proofErr w:type="spellEnd"/>
        <w:r w:rsidRPr="00527DA5">
          <w:rPr>
            <w:i/>
            <w:color w:val="9A6B00"/>
            <w:sz w:val="19"/>
            <w:lang w:val="es-CO"/>
          </w:rPr>
          <w:t xml:space="preserve"> </w:t>
        </w:r>
        <w:proofErr w:type="spellStart"/>
        <w:r w:rsidRPr="00527DA5">
          <w:rPr>
            <w:i/>
            <w:color w:val="9A6B00"/>
            <w:sz w:val="19"/>
            <w:lang w:val="es-CO"/>
          </w:rPr>
          <w:t>earlier</w:t>
        </w:r>
        <w:proofErr w:type="spellEnd"/>
        <w:r w:rsidRPr="00527DA5">
          <w:rPr>
            <w:i/>
            <w:color w:val="9A6B00"/>
            <w:sz w:val="19"/>
            <w:lang w:val="es-CO"/>
          </w:rPr>
          <w:t xml:space="preserve"> </w:t>
        </w:r>
        <w:proofErr w:type="spellStart"/>
        <w:r w:rsidRPr="00527DA5">
          <w:rPr>
            <w:i/>
            <w:color w:val="9A6B00"/>
            <w:sz w:val="19"/>
            <w:lang w:val="es-CO"/>
          </w:rPr>
          <w:t>preload-responsiveness</w:t>
        </w:r>
        <w:proofErr w:type="spellEnd"/>
        <w:r w:rsidRPr="00527DA5">
          <w:rPr>
            <w:i/>
            <w:color w:val="9A6B00"/>
            <w:sz w:val="19"/>
            <w:lang w:val="es-CO"/>
          </w:rPr>
          <w:t xml:space="preserve"> test. </w:t>
        </w:r>
        <w:proofErr w:type="spellStart"/>
        <w:r w:rsidRPr="00527DA5">
          <w:rPr>
            <w:i/>
            <w:color w:val="9A6B00"/>
            <w:sz w:val="19"/>
            <w:lang w:val="es-CO"/>
          </w:rPr>
          <w:t>If</w:t>
        </w:r>
        <w:proofErr w:type="spellEnd"/>
        <w:r w:rsidRPr="00527DA5">
          <w:rPr>
            <w:i/>
            <w:color w:val="9A6B00"/>
            <w:sz w:val="19"/>
            <w:lang w:val="es-CO"/>
          </w:rPr>
          <w:t xml:space="preserve"> </w:t>
        </w:r>
        <w:proofErr w:type="spellStart"/>
        <w:r w:rsidRPr="00527DA5">
          <w:rPr>
            <w:i/>
            <w:color w:val="9A6B00"/>
            <w:sz w:val="19"/>
            <w:lang w:val="es-CO"/>
          </w:rPr>
          <w:t>transfusion</w:t>
        </w:r>
        <w:proofErr w:type="spellEnd"/>
        <w:r w:rsidRPr="00527DA5">
          <w:rPr>
            <w:i/>
            <w:color w:val="9A6B00"/>
            <w:sz w:val="19"/>
            <w:lang w:val="es-CO"/>
          </w:rPr>
          <w:t xml:space="preserve"> </w:t>
        </w:r>
        <w:proofErr w:type="spellStart"/>
        <w:r w:rsidRPr="00527DA5">
          <w:rPr>
            <w:i/>
            <w:color w:val="9A6B00"/>
            <w:sz w:val="19"/>
            <w:lang w:val="es-CO"/>
          </w:rPr>
          <w:t>is</w:t>
        </w:r>
        <w:proofErr w:type="spellEnd"/>
        <w:r w:rsidRPr="00527DA5">
          <w:rPr>
            <w:i/>
            <w:color w:val="9A6B00"/>
            <w:sz w:val="19"/>
            <w:lang w:val="es-CO"/>
          </w:rPr>
          <w:t xml:space="preserve"> </w:t>
        </w:r>
        <w:proofErr w:type="spellStart"/>
        <w:r w:rsidRPr="00527DA5">
          <w:rPr>
            <w:i/>
            <w:color w:val="9A6B00"/>
            <w:sz w:val="19"/>
            <w:lang w:val="es-CO"/>
          </w:rPr>
          <w:t>clinically</w:t>
        </w:r>
        <w:proofErr w:type="spellEnd"/>
        <w:r w:rsidRPr="00527DA5">
          <w:rPr>
            <w:i/>
            <w:color w:val="9A6B00"/>
            <w:sz w:val="19"/>
            <w:lang w:val="es-CO"/>
          </w:rPr>
          <w:t xml:space="preserve"> </w:t>
        </w:r>
        <w:proofErr w:type="spellStart"/>
        <w:r w:rsidRPr="00527DA5">
          <w:rPr>
            <w:i/>
            <w:color w:val="9A6B00"/>
            <w:sz w:val="19"/>
            <w:lang w:val="es-CO"/>
          </w:rPr>
          <w:t>justified</w:t>
        </w:r>
        <w:proofErr w:type="spellEnd"/>
        <w:r w:rsidRPr="00527DA5">
          <w:rPr>
            <w:i/>
            <w:color w:val="9A6B00"/>
            <w:sz w:val="19"/>
            <w:lang w:val="es-CO"/>
          </w:rPr>
          <w:t xml:space="preserve">, </w:t>
        </w:r>
        <w:proofErr w:type="spellStart"/>
        <w:r w:rsidRPr="00527DA5">
          <w:rPr>
            <w:i/>
            <w:color w:val="9A6B00"/>
            <w:sz w:val="19"/>
            <w:lang w:val="es-CO"/>
          </w:rPr>
          <w:t>reassess</w:t>
        </w:r>
        <w:proofErr w:type="spellEnd"/>
        <w:r w:rsidRPr="00527DA5">
          <w:rPr>
            <w:i/>
            <w:color w:val="9A6B00"/>
            <w:sz w:val="19"/>
            <w:lang w:val="es-CO"/>
          </w:rPr>
          <w:t xml:space="preserve"> </w:t>
        </w:r>
        <w:proofErr w:type="spellStart"/>
        <w:r w:rsidRPr="00527DA5">
          <w:rPr>
            <w:i/>
            <w:color w:val="9A6B00"/>
            <w:sz w:val="19"/>
            <w:lang w:val="es-CO"/>
          </w:rPr>
          <w:t>the</w:t>
        </w:r>
        <w:proofErr w:type="spellEnd"/>
        <w:r w:rsidRPr="00527DA5">
          <w:rPr>
            <w:i/>
            <w:color w:val="9A6B00"/>
            <w:sz w:val="19"/>
            <w:lang w:val="es-CO"/>
          </w:rPr>
          <w:t xml:space="preserve"> </w:t>
        </w:r>
        <w:proofErr w:type="spellStart"/>
        <w:r w:rsidRPr="00527DA5">
          <w:rPr>
            <w:b/>
            <w:bCs/>
            <w:i/>
            <w:color w:val="9A6B00"/>
            <w:sz w:val="19"/>
            <w:lang w:val="es-CO"/>
          </w:rPr>
          <w:t>current</w:t>
        </w:r>
        <w:proofErr w:type="spellEnd"/>
        <w:r w:rsidRPr="00527DA5">
          <w:rPr>
            <w:i/>
            <w:color w:val="9A6B00"/>
            <w:sz w:val="19"/>
            <w:lang w:val="es-CO"/>
          </w:rPr>
          <w:t xml:space="preserve"> </w:t>
        </w:r>
        <w:proofErr w:type="spellStart"/>
        <w:r w:rsidRPr="00527DA5">
          <w:rPr>
            <w:i/>
            <w:color w:val="9A6B00"/>
            <w:sz w:val="19"/>
            <w:lang w:val="es-CO"/>
          </w:rPr>
          <w:t>operating</w:t>
        </w:r>
        <w:proofErr w:type="spellEnd"/>
        <w:r w:rsidRPr="00527DA5">
          <w:rPr>
            <w:i/>
            <w:color w:val="9A6B00"/>
            <w:sz w:val="19"/>
            <w:lang w:val="es-CO"/>
          </w:rPr>
          <w:t xml:space="preserve"> </w:t>
        </w:r>
        <w:proofErr w:type="spellStart"/>
        <w:r w:rsidRPr="00527DA5">
          <w:rPr>
            <w:i/>
            <w:color w:val="9A6B00"/>
            <w:sz w:val="19"/>
            <w:lang w:val="es-CO"/>
          </w:rPr>
          <w:t>point</w:t>
        </w:r>
        <w:proofErr w:type="spellEnd"/>
        <w:r w:rsidRPr="00527DA5">
          <w:rPr>
            <w:i/>
            <w:color w:val="9A6B00"/>
            <w:sz w:val="19"/>
            <w:lang w:val="es-CO"/>
          </w:rPr>
          <w:t xml:space="preserve">: </w:t>
        </w:r>
        <w:proofErr w:type="spellStart"/>
        <w:r w:rsidRPr="00527DA5">
          <w:rPr>
            <w:i/>
            <w:color w:val="9A6B00"/>
            <w:sz w:val="19"/>
            <w:lang w:val="es-CO"/>
          </w:rPr>
          <w:t>hemoglobin</w:t>
        </w:r>
        <w:proofErr w:type="spellEnd"/>
        <w:r w:rsidRPr="00527DA5">
          <w:rPr>
            <w:i/>
            <w:color w:val="9A6B00"/>
            <w:sz w:val="19"/>
            <w:lang w:val="es-CO"/>
          </w:rPr>
          <w:t xml:space="preserve"> and </w:t>
        </w:r>
        <w:proofErr w:type="spellStart"/>
        <w:r w:rsidRPr="00527DA5">
          <w:rPr>
            <w:i/>
            <w:color w:val="9A6B00"/>
            <w:sz w:val="19"/>
            <w:lang w:val="es-CO"/>
          </w:rPr>
          <w:lastRenderedPageBreak/>
          <w:t>oxygen</w:t>
        </w:r>
        <w:proofErr w:type="spellEnd"/>
        <w:r w:rsidRPr="00527DA5">
          <w:rPr>
            <w:i/>
            <w:color w:val="9A6B00"/>
            <w:sz w:val="19"/>
            <w:lang w:val="es-CO"/>
          </w:rPr>
          <w:t xml:space="preserve"> </w:t>
        </w:r>
        <w:proofErr w:type="spellStart"/>
        <w:r w:rsidRPr="00527DA5">
          <w:rPr>
            <w:i/>
            <w:color w:val="9A6B00"/>
            <w:sz w:val="19"/>
            <w:lang w:val="es-CO"/>
          </w:rPr>
          <w:t>content</w:t>
        </w:r>
        <w:proofErr w:type="spellEnd"/>
        <w:r w:rsidRPr="00527DA5">
          <w:rPr>
            <w:i/>
            <w:color w:val="9A6B00"/>
            <w:sz w:val="19"/>
            <w:lang w:val="es-CO"/>
          </w:rPr>
          <w:t xml:space="preserve"> </w:t>
        </w:r>
        <w:proofErr w:type="spellStart"/>
        <w:r w:rsidRPr="00527DA5">
          <w:rPr>
            <w:i/>
            <w:color w:val="9A6B00"/>
            <w:sz w:val="19"/>
            <w:lang w:val="es-CO"/>
          </w:rPr>
          <w:t>tell</w:t>
        </w:r>
        <w:proofErr w:type="spellEnd"/>
        <w:r w:rsidRPr="00527DA5">
          <w:rPr>
            <w:i/>
            <w:color w:val="9A6B00"/>
            <w:sz w:val="19"/>
            <w:lang w:val="es-CO"/>
          </w:rPr>
          <w:t xml:space="preserve"> </w:t>
        </w:r>
        <w:proofErr w:type="spellStart"/>
        <w:r w:rsidRPr="00527DA5">
          <w:rPr>
            <w:i/>
            <w:color w:val="9A6B00"/>
            <w:sz w:val="19"/>
            <w:lang w:val="es-CO"/>
          </w:rPr>
          <w:t>us</w:t>
        </w:r>
        <w:proofErr w:type="spellEnd"/>
        <w:r w:rsidRPr="00527DA5">
          <w:rPr>
            <w:i/>
            <w:color w:val="9A6B00"/>
            <w:sz w:val="19"/>
            <w:lang w:val="es-CO"/>
          </w:rPr>
          <w:t xml:space="preserve"> </w:t>
        </w:r>
        <w:proofErr w:type="spellStart"/>
        <w:r w:rsidRPr="00527DA5">
          <w:rPr>
            <w:i/>
            <w:color w:val="9A6B00"/>
            <w:sz w:val="19"/>
            <w:lang w:val="es-CO"/>
          </w:rPr>
          <w:t>whether</w:t>
        </w:r>
        <w:proofErr w:type="spellEnd"/>
        <w:r w:rsidRPr="00527DA5">
          <w:rPr>
            <w:i/>
            <w:color w:val="9A6B00"/>
            <w:sz w:val="19"/>
            <w:lang w:val="es-CO"/>
          </w:rPr>
          <w:t xml:space="preserve"> </w:t>
        </w:r>
        <w:proofErr w:type="spellStart"/>
        <w:r w:rsidRPr="00527DA5">
          <w:rPr>
            <w:i/>
            <w:color w:val="9A6B00"/>
            <w:sz w:val="19"/>
            <w:lang w:val="es-CO"/>
          </w:rPr>
          <w:t>carrying</w:t>
        </w:r>
        <w:proofErr w:type="spellEnd"/>
        <w:r w:rsidRPr="00527DA5">
          <w:rPr>
            <w:i/>
            <w:color w:val="9A6B00"/>
            <w:sz w:val="19"/>
            <w:lang w:val="es-CO"/>
          </w:rPr>
          <w:t xml:space="preserve"> </w:t>
        </w:r>
        <w:proofErr w:type="spellStart"/>
        <w:r w:rsidRPr="00527DA5">
          <w:rPr>
            <w:i/>
            <w:color w:val="9A6B00"/>
            <w:sz w:val="19"/>
            <w:lang w:val="es-CO"/>
          </w:rPr>
          <w:t>capacity</w:t>
        </w:r>
        <w:proofErr w:type="spellEnd"/>
        <w:r w:rsidRPr="00527DA5">
          <w:rPr>
            <w:i/>
            <w:color w:val="9A6B00"/>
            <w:sz w:val="19"/>
            <w:lang w:val="es-CO"/>
          </w:rPr>
          <w:t xml:space="preserve"> </w:t>
        </w:r>
        <w:proofErr w:type="spellStart"/>
        <w:r w:rsidRPr="00527DA5">
          <w:rPr>
            <w:i/>
            <w:color w:val="9A6B00"/>
            <w:sz w:val="19"/>
            <w:lang w:val="es-CO"/>
          </w:rPr>
          <w:t>improved</w:t>
        </w:r>
        <w:proofErr w:type="spellEnd"/>
        <w:r w:rsidRPr="00527DA5">
          <w:rPr>
            <w:i/>
            <w:color w:val="9A6B00"/>
            <w:sz w:val="19"/>
            <w:lang w:val="es-CO"/>
          </w:rPr>
          <w:t xml:space="preserve">; </w:t>
        </w:r>
        <w:proofErr w:type="spellStart"/>
        <w:r w:rsidRPr="00527DA5">
          <w:rPr>
            <w:i/>
            <w:color w:val="9A6B00"/>
            <w:sz w:val="19"/>
            <w:lang w:val="es-CO"/>
          </w:rPr>
          <w:t>stroke</w:t>
        </w:r>
        <w:proofErr w:type="spellEnd"/>
        <w:r w:rsidRPr="00527DA5">
          <w:rPr>
            <w:i/>
            <w:color w:val="9A6B00"/>
            <w:sz w:val="19"/>
            <w:lang w:val="es-CO"/>
          </w:rPr>
          <w:t xml:space="preserve"> </w:t>
        </w:r>
        <w:proofErr w:type="spellStart"/>
        <w:r w:rsidRPr="00527DA5">
          <w:rPr>
            <w:i/>
            <w:color w:val="9A6B00"/>
            <w:sz w:val="19"/>
            <w:lang w:val="es-CO"/>
          </w:rPr>
          <w:t>volume</w:t>
        </w:r>
        <w:proofErr w:type="spellEnd"/>
        <w:r w:rsidRPr="00527DA5">
          <w:rPr>
            <w:i/>
            <w:color w:val="9A6B00"/>
            <w:sz w:val="19"/>
            <w:lang w:val="es-CO"/>
          </w:rPr>
          <w:t xml:space="preserve"> </w:t>
        </w:r>
        <w:proofErr w:type="spellStart"/>
        <w:r w:rsidRPr="00527DA5">
          <w:rPr>
            <w:i/>
            <w:color w:val="9A6B00"/>
            <w:sz w:val="19"/>
            <w:lang w:val="es-CO"/>
          </w:rPr>
          <w:t>or</w:t>
        </w:r>
        <w:proofErr w:type="spellEnd"/>
        <w:r w:rsidRPr="00527DA5">
          <w:rPr>
            <w:i/>
            <w:color w:val="9A6B00"/>
            <w:sz w:val="19"/>
            <w:lang w:val="es-CO"/>
          </w:rPr>
          <w:t xml:space="preserve"> </w:t>
        </w:r>
        <w:proofErr w:type="spellStart"/>
        <w:r w:rsidRPr="00527DA5">
          <w:rPr>
            <w:i/>
            <w:color w:val="9A6B00"/>
            <w:sz w:val="19"/>
            <w:lang w:val="es-CO"/>
          </w:rPr>
          <w:t>cardiac</w:t>
        </w:r>
        <w:proofErr w:type="spellEnd"/>
        <w:r w:rsidRPr="00527DA5">
          <w:rPr>
            <w:i/>
            <w:color w:val="9A6B00"/>
            <w:sz w:val="19"/>
            <w:lang w:val="es-CO"/>
          </w:rPr>
          <w:t xml:space="preserve"> output </w:t>
        </w:r>
        <w:proofErr w:type="spellStart"/>
        <w:r w:rsidRPr="00527DA5">
          <w:rPr>
            <w:i/>
            <w:color w:val="9A6B00"/>
            <w:sz w:val="19"/>
            <w:lang w:val="es-CO"/>
          </w:rPr>
          <w:t>tells</w:t>
        </w:r>
        <w:proofErr w:type="spellEnd"/>
        <w:r w:rsidRPr="00527DA5">
          <w:rPr>
            <w:i/>
            <w:color w:val="9A6B00"/>
            <w:sz w:val="19"/>
            <w:lang w:val="es-CO"/>
          </w:rPr>
          <w:t xml:space="preserve"> </w:t>
        </w:r>
        <w:proofErr w:type="spellStart"/>
        <w:r w:rsidRPr="00527DA5">
          <w:rPr>
            <w:i/>
            <w:color w:val="9A6B00"/>
            <w:sz w:val="19"/>
            <w:lang w:val="es-CO"/>
          </w:rPr>
          <w:t>us</w:t>
        </w:r>
        <w:proofErr w:type="spellEnd"/>
        <w:r w:rsidRPr="00527DA5">
          <w:rPr>
            <w:i/>
            <w:color w:val="9A6B00"/>
            <w:sz w:val="19"/>
            <w:lang w:val="es-CO"/>
          </w:rPr>
          <w:t xml:space="preserve"> </w:t>
        </w:r>
        <w:proofErr w:type="spellStart"/>
        <w:r w:rsidRPr="00527DA5">
          <w:rPr>
            <w:i/>
            <w:color w:val="9A6B00"/>
            <w:sz w:val="19"/>
            <w:lang w:val="es-CO"/>
          </w:rPr>
          <w:t>whether</w:t>
        </w:r>
        <w:proofErr w:type="spellEnd"/>
        <w:r w:rsidRPr="00527DA5">
          <w:rPr>
            <w:i/>
            <w:color w:val="9A6B00"/>
            <w:sz w:val="19"/>
            <w:lang w:val="es-CO"/>
          </w:rPr>
          <w:t xml:space="preserve"> </w:t>
        </w:r>
        <w:proofErr w:type="spellStart"/>
        <w:r w:rsidRPr="00527DA5">
          <w:rPr>
            <w:i/>
            <w:color w:val="9A6B00"/>
            <w:sz w:val="19"/>
            <w:lang w:val="es-CO"/>
          </w:rPr>
          <w:t>flow</w:t>
        </w:r>
        <w:proofErr w:type="spellEnd"/>
        <w:r w:rsidRPr="00527DA5">
          <w:rPr>
            <w:i/>
            <w:color w:val="9A6B00"/>
            <w:sz w:val="19"/>
            <w:lang w:val="es-CO"/>
          </w:rPr>
          <w:t xml:space="preserve"> </w:t>
        </w:r>
        <w:proofErr w:type="spellStart"/>
        <w:r w:rsidRPr="00527DA5">
          <w:rPr>
            <w:i/>
            <w:color w:val="9A6B00"/>
            <w:sz w:val="19"/>
            <w:lang w:val="es-CO"/>
          </w:rPr>
          <w:t>improved</w:t>
        </w:r>
        <w:proofErr w:type="spellEnd"/>
        <w:r w:rsidRPr="00527DA5">
          <w:rPr>
            <w:i/>
            <w:color w:val="9A6B00"/>
            <w:sz w:val="19"/>
            <w:lang w:val="es-CO"/>
          </w:rPr>
          <w:t xml:space="preserve">; and </w:t>
        </w:r>
        <w:proofErr w:type="spellStart"/>
        <w:r w:rsidRPr="00527DA5">
          <w:rPr>
            <w:i/>
            <w:color w:val="9A6B00"/>
            <w:sz w:val="19"/>
            <w:lang w:val="es-CO"/>
          </w:rPr>
          <w:t>capillary</w:t>
        </w:r>
        <w:proofErr w:type="spellEnd"/>
        <w:r w:rsidRPr="00527DA5">
          <w:rPr>
            <w:i/>
            <w:color w:val="9A6B00"/>
            <w:sz w:val="19"/>
            <w:lang w:val="es-CO"/>
          </w:rPr>
          <w:t xml:space="preserve"> </w:t>
        </w:r>
        <w:proofErr w:type="spellStart"/>
        <w:r w:rsidRPr="00527DA5">
          <w:rPr>
            <w:i/>
            <w:color w:val="9A6B00"/>
            <w:sz w:val="19"/>
            <w:lang w:val="es-CO"/>
          </w:rPr>
          <w:t>refill</w:t>
        </w:r>
        <w:proofErr w:type="spellEnd"/>
        <w:r w:rsidRPr="00527DA5">
          <w:rPr>
            <w:i/>
            <w:color w:val="9A6B00"/>
            <w:sz w:val="19"/>
            <w:lang w:val="es-CO"/>
          </w:rPr>
          <w:t xml:space="preserve">, </w:t>
        </w:r>
        <w:proofErr w:type="spellStart"/>
        <w:r w:rsidRPr="00527DA5">
          <w:rPr>
            <w:i/>
            <w:color w:val="9A6B00"/>
            <w:sz w:val="19"/>
            <w:lang w:val="es-CO"/>
          </w:rPr>
          <w:t>organ</w:t>
        </w:r>
        <w:proofErr w:type="spellEnd"/>
        <w:r w:rsidRPr="00527DA5">
          <w:rPr>
            <w:i/>
            <w:color w:val="9A6B00"/>
            <w:sz w:val="19"/>
            <w:lang w:val="es-CO"/>
          </w:rPr>
          <w:t xml:space="preserve"> </w:t>
        </w:r>
        <w:proofErr w:type="spellStart"/>
        <w:r w:rsidRPr="00527DA5">
          <w:rPr>
            <w:i/>
            <w:color w:val="9A6B00"/>
            <w:sz w:val="19"/>
            <w:lang w:val="es-CO"/>
          </w:rPr>
          <w:t>perfusion</w:t>
        </w:r>
        <w:proofErr w:type="spellEnd"/>
        <w:r w:rsidRPr="00527DA5">
          <w:rPr>
            <w:i/>
            <w:color w:val="9A6B00"/>
            <w:sz w:val="19"/>
            <w:lang w:val="es-CO"/>
          </w:rPr>
          <w:t xml:space="preserve"> and </w:t>
        </w:r>
        <w:proofErr w:type="spellStart"/>
        <w:r w:rsidRPr="00527DA5">
          <w:rPr>
            <w:i/>
            <w:color w:val="9A6B00"/>
            <w:sz w:val="19"/>
            <w:lang w:val="es-CO"/>
          </w:rPr>
          <w:t>congestion</w:t>
        </w:r>
        <w:proofErr w:type="spellEnd"/>
        <w:r w:rsidRPr="00527DA5">
          <w:rPr>
            <w:i/>
            <w:color w:val="9A6B00"/>
            <w:sz w:val="19"/>
            <w:lang w:val="es-CO"/>
          </w:rPr>
          <w:t xml:space="preserve"> </w:t>
        </w:r>
        <w:proofErr w:type="spellStart"/>
        <w:r w:rsidRPr="00527DA5">
          <w:rPr>
            <w:i/>
            <w:color w:val="9A6B00"/>
            <w:sz w:val="19"/>
            <w:lang w:val="es-CO"/>
          </w:rPr>
          <w:t>tell</w:t>
        </w:r>
        <w:proofErr w:type="spellEnd"/>
        <w:r w:rsidRPr="00527DA5">
          <w:rPr>
            <w:i/>
            <w:color w:val="9A6B00"/>
            <w:sz w:val="19"/>
            <w:lang w:val="es-CO"/>
          </w:rPr>
          <w:t xml:space="preserve"> </w:t>
        </w:r>
        <w:proofErr w:type="spellStart"/>
        <w:r w:rsidRPr="00527DA5">
          <w:rPr>
            <w:i/>
            <w:color w:val="9A6B00"/>
            <w:sz w:val="19"/>
            <w:lang w:val="es-CO"/>
          </w:rPr>
          <w:t>us</w:t>
        </w:r>
        <w:proofErr w:type="spellEnd"/>
        <w:r w:rsidRPr="00527DA5">
          <w:rPr>
            <w:i/>
            <w:color w:val="9A6B00"/>
            <w:sz w:val="19"/>
            <w:lang w:val="es-CO"/>
          </w:rPr>
          <w:t xml:space="preserve"> </w:t>
        </w:r>
        <w:proofErr w:type="spellStart"/>
        <w:r w:rsidRPr="00527DA5">
          <w:rPr>
            <w:i/>
            <w:color w:val="9A6B00"/>
            <w:sz w:val="19"/>
            <w:lang w:val="es-CO"/>
          </w:rPr>
          <w:t>whether</w:t>
        </w:r>
        <w:proofErr w:type="spellEnd"/>
        <w:r w:rsidRPr="00527DA5">
          <w:rPr>
            <w:i/>
            <w:color w:val="9A6B00"/>
            <w:sz w:val="19"/>
            <w:lang w:val="es-CO"/>
          </w:rPr>
          <w:t xml:space="preserve"> </w:t>
        </w:r>
        <w:proofErr w:type="spellStart"/>
        <w:r w:rsidRPr="00527DA5">
          <w:rPr>
            <w:i/>
            <w:color w:val="9A6B00"/>
            <w:sz w:val="19"/>
            <w:lang w:val="es-CO"/>
          </w:rPr>
          <w:t>either</w:t>
        </w:r>
        <w:proofErr w:type="spellEnd"/>
        <w:r w:rsidRPr="00527DA5">
          <w:rPr>
            <w:i/>
            <w:color w:val="9A6B00"/>
            <w:sz w:val="19"/>
            <w:lang w:val="es-CO"/>
          </w:rPr>
          <w:t xml:space="preserve"> </w:t>
        </w:r>
        <w:proofErr w:type="spellStart"/>
        <w:r w:rsidRPr="00527DA5">
          <w:rPr>
            <w:i/>
            <w:color w:val="9A6B00"/>
            <w:sz w:val="19"/>
            <w:lang w:val="es-CO"/>
          </w:rPr>
          <w:t>change</w:t>
        </w:r>
        <w:proofErr w:type="spellEnd"/>
        <w:r w:rsidRPr="00527DA5">
          <w:rPr>
            <w:i/>
            <w:color w:val="9A6B00"/>
            <w:sz w:val="19"/>
            <w:lang w:val="es-CO"/>
          </w:rPr>
          <w:t xml:space="preserve"> </w:t>
        </w:r>
        <w:proofErr w:type="spellStart"/>
        <w:r w:rsidRPr="00527DA5">
          <w:rPr>
            <w:i/>
            <w:color w:val="9A6B00"/>
            <w:sz w:val="19"/>
            <w:lang w:val="es-CO"/>
          </w:rPr>
          <w:t>mattered</w:t>
        </w:r>
        <w:proofErr w:type="spellEnd"/>
        <w:r w:rsidRPr="00527DA5">
          <w:rPr>
            <w:i/>
            <w:color w:val="9A6B00"/>
            <w:sz w:val="19"/>
            <w:lang w:val="es-CO"/>
          </w:rPr>
          <w:t xml:space="preserve"> </w:t>
        </w:r>
        <w:proofErr w:type="spellStart"/>
        <w:r w:rsidRPr="00527DA5">
          <w:rPr>
            <w:i/>
            <w:color w:val="9A6B00"/>
            <w:sz w:val="19"/>
            <w:lang w:val="es-CO"/>
          </w:rPr>
          <w:t>to</w:t>
        </w:r>
        <w:proofErr w:type="spellEnd"/>
        <w:r w:rsidRPr="00527DA5">
          <w:rPr>
            <w:i/>
            <w:color w:val="9A6B00"/>
            <w:sz w:val="19"/>
            <w:lang w:val="es-CO"/>
          </w:rPr>
          <w:t xml:space="preserve"> </w:t>
        </w:r>
        <w:proofErr w:type="spellStart"/>
        <w:r w:rsidRPr="00527DA5">
          <w:rPr>
            <w:i/>
            <w:color w:val="9A6B00"/>
            <w:sz w:val="19"/>
            <w:lang w:val="es-CO"/>
          </w:rPr>
          <w:t>the</w:t>
        </w:r>
        <w:proofErr w:type="spellEnd"/>
        <w:r w:rsidRPr="00527DA5">
          <w:rPr>
            <w:i/>
            <w:color w:val="9A6B00"/>
            <w:sz w:val="19"/>
            <w:lang w:val="es-CO"/>
          </w:rPr>
          <w:t xml:space="preserve"> </w:t>
        </w:r>
        <w:proofErr w:type="spellStart"/>
        <w:r w:rsidRPr="00527DA5">
          <w:rPr>
            <w:i/>
            <w:color w:val="9A6B00"/>
            <w:sz w:val="19"/>
            <w:lang w:val="es-CO"/>
          </w:rPr>
          <w:t>patient</w:t>
        </w:r>
        <w:proofErr w:type="spellEnd"/>
        <w:r w:rsidRPr="00527DA5">
          <w:rPr>
            <w:i/>
            <w:color w:val="9A6B00"/>
            <w:sz w:val="19"/>
            <w:lang w:val="es-CO"/>
          </w:rPr>
          <w:t>.</w:t>
        </w:r>
      </w:ins>
      <w:ins w:id="449" w:author="Gustavo Garcia" w:date="2026-09-09T03:47:00Z" w16du:dateUtc="2026-09-09T07:47:00Z">
        <w:r>
          <w:rPr>
            <w:i/>
            <w:color w:val="9A6B00"/>
            <w:sz w:val="19"/>
            <w:lang w:val="es-CO"/>
          </w:rPr>
          <w:t>]</w:t>
        </w:r>
      </w:ins>
    </w:p>
    <w:p w14:paraId="29D6658F" w14:textId="1A512088" w:rsidR="007D5622" w:rsidRPr="007D5622" w:rsidRDefault="007D5622">
      <w:pPr>
        <w:rPr>
          <w:ins w:id="450" w:author="Gustavo Garcia" w:date="2026-09-09T03:19:00Z" w16du:dateUtc="2026-09-09T07:19:00Z"/>
        </w:rPr>
        <w:pPrChange w:id="451" w:author="Gustavo Garcia" w:date="2026-09-09T03:24:00Z" w16du:dateUtc="2026-09-09T07:24:00Z">
          <w:pPr>
            <w:pStyle w:val="Ttulo2"/>
          </w:pPr>
        </w:pPrChange>
      </w:pPr>
      <w:ins w:id="452" w:author="Gustavo Garcia" w:date="2026-09-09T03:19:00Z" w16du:dateUtc="2026-09-09T07:19:00Z">
        <w:r w:rsidRPr="007D5622">
          <w:t xml:space="preserve">The sequence is therefore straightforward: treat the infection, test correction of the persistent </w:t>
        </w:r>
      </w:ins>
      <w:ins w:id="453" w:author="Gustavo Garcia" w:date="2026-09-09T03:50:00Z" w16du:dateUtc="2026-09-09T07:50:00Z">
        <w:r w:rsidR="004804C6">
          <w:t>hemody</w:t>
        </w:r>
      </w:ins>
      <w:ins w:id="454" w:author="Gustavo Garcia" w:date="2026-09-09T04:55:00Z" w16du:dateUtc="2026-09-09T08:55:00Z">
        <w:r w:rsidR="003E269A">
          <w:t>n</w:t>
        </w:r>
      </w:ins>
      <w:ins w:id="455" w:author="Gustavo Garcia" w:date="2026-09-09T03:50:00Z" w16du:dateUtc="2026-09-09T07:50:00Z">
        <w:r w:rsidR="004804C6">
          <w:t>amic disturbance</w:t>
        </w:r>
      </w:ins>
      <w:ins w:id="456" w:author="Gustavo Garcia" w:date="2026-09-09T03:19:00Z" w16du:dateUtc="2026-09-09T07:19:00Z">
        <w:r w:rsidRPr="007D5622">
          <w:t>, reassess whether additional flow is needed and recruitable, and address oxygen content individually when clinically justified. The target is not a chosen cardiac output, hemoglobin, lactate or MAP. It is a favorable tissue-perfusion response with acceptable tolerance.</w:t>
        </w:r>
      </w:ins>
    </w:p>
    <w:p w14:paraId="0D96C1D3" w14:textId="373814DB" w:rsidR="0063697B" w:rsidDel="00185312" w:rsidRDefault="007D5622">
      <w:pPr>
        <w:rPr>
          <w:del w:id="457" w:author="Gustavo Garcia" w:date="2026-09-09T03:19:00Z" w16du:dateUtc="2026-09-09T07:19:00Z"/>
        </w:rPr>
      </w:pPr>
      <w:ins w:id="458" w:author="Gustavo Garcia" w:date="2026-09-09T03:19:00Z" w16du:dateUtc="2026-09-09T07:19:00Z">
        <w:r w:rsidRPr="007D5622">
          <w:t>This is the same lesson developed throughout the pathway: a cardiac output is useful because it tells us what the circulation is doing, not because the number itself is the endpoint</w:t>
        </w:r>
      </w:ins>
      <w:ins w:id="459" w:author="Gustavo Garcia" w:date="2026-09-09T03:24:00Z" w16du:dateUtc="2026-09-09T07:24:00Z">
        <w:r>
          <w:t>.</w:t>
        </w:r>
      </w:ins>
      <w:del w:id="460" w:author="Gustavo Garcia" w:date="2026-09-09T03:19:00Z" w16du:dateUtc="2026-09-09T07:19:00Z">
        <w:r w:rsidDel="00185312">
          <w:delText>A 61-year-old man with alcoholic cirrhosis, admitted three days ago with a bleeding varix, banded, transfused, now febrile with a rising white count. He is awake but confused, on norepinephrine 0.28 mcg/kg/min. Blood pressure 102/45 (mean 64), heart rate 112, capillary refill 5 seconds, mottling over both knees, urine output 10 mL/h, lactate 6.2 mmol/L. Every marker in the bedside set that N3 assembles is abnormal. Hemoglobin 8.2 g/dL, arterial saturation 96 percent, central venous saturation 79 percent, and the venous to arterial carbon dioxide difference is 9 mmHg. Central venous pressure 10 mmHg. Cardiac output by echocardiography 8.7 L/min at a body surface area of 1.90 m2, so a cardiac index of 4.6 L/min/m2 and a stroke volume of 78 mL. Resistance is 80 × (64 − 10) ÷ 8.7, which is 497 dynes·s·cm−5.</w:delText>
        </w:r>
      </w:del>
    </w:p>
    <w:p w14:paraId="2151F847" w14:textId="77777777" w:rsidR="00185312" w:rsidRDefault="00185312" w:rsidP="007D5622">
      <w:pPr>
        <w:rPr>
          <w:ins w:id="461" w:author="Gustavo Garcia" w:date="2026-09-09T03:19:00Z" w16du:dateUtc="2026-09-09T07:19:00Z"/>
        </w:rPr>
      </w:pPr>
    </w:p>
    <w:p w14:paraId="6B96811C" w14:textId="54ACA842" w:rsidR="0063697B" w:rsidDel="00185312" w:rsidRDefault="00000000">
      <w:pPr>
        <w:rPr>
          <w:del w:id="462" w:author="Gustavo Garcia" w:date="2026-09-09T03:19:00Z" w16du:dateUtc="2026-09-09T07:19:00Z"/>
        </w:rPr>
      </w:pPr>
      <w:del w:id="463" w:author="Gustavo Garcia" w:date="2026-09-09T03:19:00Z" w16du:dateUtc="2026-09-09T07:19:00Z">
        <w:r w:rsidDel="00185312">
          <w:delText>The obvious reading is that flow is not the problem. Cardiac index 4.6, central venous saturation 79 percent, a resistance of 497 that names the lesion as vasoplegia. Add pressor, chase the mean arterial pressure, do not touch the heart. The reading is half right and dangerously incomplete.</w:delText>
        </w:r>
      </w:del>
    </w:p>
    <w:p w14:paraId="07E3F7A0" w14:textId="3A6AFD9B" w:rsidR="0063697B" w:rsidDel="00185312" w:rsidRDefault="00000000">
      <w:pPr>
        <w:rPr>
          <w:del w:id="464" w:author="Gustavo Garcia" w:date="2026-09-09T03:19:00Z" w16du:dateUtc="2026-09-09T07:19:00Z"/>
        </w:rPr>
      </w:pPr>
      <w:del w:id="465" w:author="Gustavo Garcia" w:date="2026-09-09T03:19:00Z" w16du:dateUtc="2026-09-09T07:19:00Z">
        <w:r w:rsidDel="00185312">
          <w:delText>Work the oxygen arithmetic, which N2 sets up and I16 operationalises. Arterial oxygen content is 1.34 × 8.2 × 0.96, which is 10.55 mL/dL. Venous content, using the central venous saturation as an imperfect stand-in for mixed venous, is 1.34 × 8.2 × 0.79, which is 8.68 mL/dL. Oxygen delivery is therefore 8.7 × 10.55 × 10, about 918 mL/min, or 483 mL/min/m2, which is at the bottom of normal despite a cardiac index in the top quartile. The whole of the cardiac output is buying only a normal delivery because the arterial content is a third below normal. Consumption is 8.7 × 1.87 × 10, about 163 mL/min, or 86 mL/min/m2, which is low. The extraction ratio is 163 divided by 918, which is 18 percent, against a normal of roughly 25 to 30.</w:delText>
        </w:r>
      </w:del>
    </w:p>
    <w:p w14:paraId="4F9F70B1" w14:textId="62D567F1" w:rsidR="0063697B" w:rsidDel="00185312" w:rsidRDefault="00000000">
      <w:pPr>
        <w:rPr>
          <w:del w:id="466" w:author="Gustavo Garcia" w:date="2026-09-09T03:19:00Z" w16du:dateUtc="2026-09-09T07:19:00Z"/>
        </w:rPr>
      </w:pPr>
      <w:del w:id="467" w:author="Gustavo Garcia" w:date="2026-09-09T03:19:00Z" w16du:dateUtc="2026-09-09T07:19:00Z">
        <w:r w:rsidDel="00185312">
          <w:delText>So the picture is not a patient with plenty of flow. It is a patient whose delivery is marginal because of anemia and whose tissues are extracting badly from what does arrive. The venous to arterial carbon dioxide difference of 9 mmHg sharpens this. That gap widens when the flow washing carbon dioxide out of the tissues is inadequate, and it is normally inversely related to cardiac output, so a wide gap at a cardiac index of 4.6 is a contradiction that has to be resolved. It resolves in the microcirculation: total flow is high and effectively perfused capillary density is low. I6 gives this its proper name, the loss of hemodynamic coherence, the state in which a corrected systemic variable no longer implies a corrected tissue bed. Ospina-Tascón and colleagues turned the same pair of measurements into a prognostic index in 135 patients with septic shock, dividing the carbon dioxide gap by the arterial to venous oxygen content difference. Here that ratio is 9 ÷ 1.87, which is 4.8, far above the value of 1.0 above which, combined with a lactate over 2, they found the worst organ dysfunction and the lowest 28-day survival.</w:delText>
        </w:r>
      </w:del>
    </w:p>
    <w:p w14:paraId="32B31FA7" w14:textId="56CEB264" w:rsidR="0063697B" w:rsidDel="00694A83" w:rsidRDefault="00000000">
      <w:pPr>
        <w:rPr>
          <w:del w:id="468" w:author="Gustavo Garcia" w:date="2026-09-09T03:00:00Z" w16du:dateUtc="2026-09-09T07:00:00Z"/>
        </w:rPr>
      </w:pPr>
      <w:del w:id="469" w:author="Gustavo Garcia" w:date="2026-09-09T03:00:00Z" w16du:dateUtc="2026-09-09T07:00:00Z">
        <w:r w:rsidDel="00694A83">
          <w:rPr>
            <w:i/>
            <w:color w:val="9A6B00"/>
            <w:sz w:val="19"/>
          </w:rPr>
          <w:delText>[Physiologic Insight box: The instinct at this point is to raise the cardiac output further, and the instinct has been tested. Hayes and colleagues randomised 100 critically ill patients who had not reached a cardiac index above 4.5 L/min/m2 with volume alone to dobutamine titrated until they did, or to control. The treatment group achieved the higher cardiac index and the higher oxygen delivery, and their oxygen consumption did not differ from control. In-hospital mortality was 54 percent in the treatment group and 34 percent in the control group. Driving a global flow variable towards a target does not help when the barrier is between the capillary and the cell, and it costs myocardial oxygen demand and arrhythmia to try. The corollary runs the other way too. Kattan and colleagues found that septic shock patients who had already normalised their capillary refill time two hours into resuscitation had higher mortality when they had been randomised to a lactate-targeted strategy than to a perfusion-targeted one, 40 percent against 23 percent, and the lactate arm received more fluid, more norepinephrine testing and more inodilator. Chasing a number that has stopped tracking the tissue is not neutral.]</w:delText>
        </w:r>
      </w:del>
    </w:p>
    <w:p w14:paraId="1CD20BFB" w14:textId="38F35C0F" w:rsidR="0063697B" w:rsidDel="00185312" w:rsidRDefault="00000000">
      <w:pPr>
        <w:rPr>
          <w:del w:id="470" w:author="Gustavo Garcia" w:date="2026-09-09T03:18:00Z" w16du:dateUtc="2026-09-09T07:18:00Z"/>
        </w:rPr>
      </w:pPr>
      <w:del w:id="471" w:author="Gustavo Garcia" w:date="2026-09-09T03:18:00Z" w16du:dateUtc="2026-09-09T07:18:00Z">
        <w:r w:rsidDel="00185312">
          <w:delText>What actually helps here is unglamorous: source control for the sepsis, transfusion to correct the delivery term that the arithmetic identified, and a perfusion target read at the tissue rather than in the blood gas analyser. The ANDROMEDA-SHOCK trial randomised 424 patients with septic shock to resuscitation targeting capillary refill time or serum lactate. Twenty-eight-day mortality was 34.9 percent against 43.4 percent, which did not reach significance at a hazard ratio of 0.75, but organ dysfunction at 72 hours was lower with the perfusion target. In the secondary analysis, Kattan and colleagues showed that fluid responsiveness could be determined in more than 80 percent of these patients and that boluses could be withheld from the non-responders without any cost in outcome. In this patient, a passive leg raise moved the velocity-time integral by 4 percent. He is not fluid responsive, and every further litre goes into a splanchnic reservoir that I7 describes and a leaking capillary bed that I6 describes.</w:delText>
        </w:r>
      </w:del>
    </w:p>
    <w:p w14:paraId="41226C82" w14:textId="77777777" w:rsidR="0063697B" w:rsidRDefault="00000000">
      <w:pPr>
        <w:pStyle w:val="Ttulo2"/>
      </w:pPr>
      <w:r>
        <w:t>Case 5. A right ventricle failing against its load</w:t>
      </w:r>
    </w:p>
    <w:p w14:paraId="60A98646" w14:textId="77777777" w:rsidR="0063697B" w:rsidRDefault="00000000">
      <w:r>
        <w:t xml:space="preserve">A 65-year-old woman with idiopathic pulmonary arterial hypertension, admitted five days ago for initiation of intravenous </w:t>
      </w:r>
      <w:proofErr w:type="spellStart"/>
      <w:r>
        <w:t>treprostinil</w:t>
      </w:r>
      <w:proofErr w:type="spellEnd"/>
      <w:r>
        <w:t xml:space="preserve"> and diuresis. She is net negative 7 L and has done well. This morning the </w:t>
      </w:r>
      <w:proofErr w:type="spellStart"/>
      <w:r>
        <w:t>treprostinil</w:t>
      </w:r>
      <w:proofErr w:type="spellEnd"/>
      <w:r>
        <w:t xml:space="preserve"> was increased to 18 ng/kg/min, and a few hours later she became hypotensive. The dose was reduced to 14 ng/kg/min without improvement. Weight 65 kg, body surface area 1.70 m2. Blood pressure 85/54 (mean 64), heart rate 103, saturation 91 percent, lungs clear, trace peripheral edema, capillary refill 3 seconds, lactate 2.5 mmol/L, creatinine 1.6 mg/dL.</w:t>
      </w:r>
    </w:p>
    <w:p w14:paraId="62911D78" w14:textId="77777777" w:rsidR="0063697B" w:rsidRDefault="00000000">
      <w:r>
        <w:t>Her pulmonary artery catheter reads: right atrial pressure 16 mmHg, pulmonary artery 58/26 with a mean of 37, occlusion pressure 9 mmHg, cardiac output 2.9 L/min, cardiac index 1.71 L/min/m2, stroke volume 28 mL, stroke volume index 16.6 mL/m2, mixed venous saturation 48 percent, hemoglobin 12.1 g/dL. Systemic vascular resistance is 80 × (64 − 16) ÷ 2.9, which is 1324 dynes·s·cm−5. Pulmonary vascular resistance is (37 − 9) ÷ 2.9, which is 9.7 Wood units. Cardiac power output is 64 × 2.9 ÷ 451, which is 0.41 W.</w:t>
      </w:r>
    </w:p>
    <w:p w14:paraId="74246FF7" w14:textId="1A80ED3F" w:rsidR="0063697B" w:rsidDel="005D41E0" w:rsidRDefault="005D41E0">
      <w:pPr>
        <w:rPr>
          <w:del w:id="472" w:author="Gustavo Garcia" w:date="2026-09-09T03:53:00Z" w16du:dateUtc="2026-09-09T07:53:00Z"/>
        </w:rPr>
      </w:pPr>
      <w:ins w:id="473" w:author="Gustavo Garcia" w:date="2026-09-09T03:53:00Z" w16du:dateUtc="2026-09-09T07:53:00Z">
        <w:r w:rsidRPr="005D41E0">
          <w:t xml:space="preserve">The combination of low CO, elevated RAP and high pulmonary pressure is concerning, but changes from the patient’s baseline are essential. </w:t>
        </w:r>
        <w:proofErr w:type="spellStart"/>
        <w:r w:rsidRPr="005D41E0">
          <w:t>Overdiuresis</w:t>
        </w:r>
        <w:proofErr w:type="spellEnd"/>
        <w:r w:rsidRPr="005D41E0">
          <w:t>, prostacyclin-associated systemic vasodilation and deterioration in RV performance may coexist. A recent net fluid loss does not establish that giving fluid back will improve forward flow, and a high RAP does not independently resolve the mechanism. Review the trends and echocardiography, then select a dynamic assessment the patient can undergo.</w:t>
        </w:r>
      </w:ins>
      <w:del w:id="474" w:author="Gustavo Garcia" w:date="2026-09-09T03:53:00Z" w16du:dateUtc="2026-09-09T07:53:00Z">
        <w:r w:rsidDel="005D41E0">
          <w:delText>Every static variable in that list is uninterpretable in isolation, and this is the specific difficulty of a patient with chronic pulmonary hypertension. Her baseline cardiac index is low. Her baseline right atrial pressure is high. Her baseline pulmonary pressures are high. Hypovolemia from overdiuresis, distributive shock from the prostacyclin, and right ventricular failure would all present with a low mean arterial pressure, a low cardiac index and a high central venous pressure. There is no static number that separates them.</w:delText>
        </w:r>
      </w:del>
    </w:p>
    <w:p w14:paraId="520F909E" w14:textId="77777777" w:rsidR="005D41E0" w:rsidRDefault="005D41E0">
      <w:pPr>
        <w:rPr>
          <w:ins w:id="475" w:author="Gustavo Garcia" w:date="2026-09-09T03:53:00Z" w16du:dateUtc="2026-09-09T07:53:00Z"/>
        </w:rPr>
      </w:pPr>
    </w:p>
    <w:p w14:paraId="34E83BBC" w14:textId="77777777" w:rsidR="0063697B" w:rsidRDefault="00000000">
      <w:r>
        <w:t xml:space="preserve">Which forces a dynamic test, and the patient is spontaneously breathing, so the ventilator-derived indices are unavailable. A passive leg raise raised the right atrial pressure from 16 to 19 mmHg and moved the velocity-time integral from 11.2 to 11.5 cm, with cardiac output going from 2.9 to 3.0 L/min. The rise in right atrial pressure is the informative half. It says the </w:t>
      </w:r>
      <w:proofErr w:type="spellStart"/>
      <w:r>
        <w:t>manoeuvre</w:t>
      </w:r>
      <w:proofErr w:type="spellEnd"/>
      <w:r>
        <w:t xml:space="preserve"> worked, the venous return curve did shift to the right, and mean systemic filling pressure did increase. The flat flow response says the cardiac function curve she is sitting on cannot use it.</w:t>
      </w:r>
    </w:p>
    <w:p w14:paraId="4C486F71" w14:textId="77777777" w:rsidR="0063697B" w:rsidRDefault="00000000">
      <w:r>
        <w:rPr>
          <w:noProof/>
        </w:rPr>
        <w:lastRenderedPageBreak/>
        <w:drawing>
          <wp:inline distT="0" distB="0" distL="0" distR="0" wp14:anchorId="01AB25BF" wp14:editId="1DD3D087">
            <wp:extent cx="283464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7-rv-flat-curve.svg.png"/>
                    <pic:cNvPicPr/>
                  </pic:nvPicPr>
                  <pic:blipFill>
                    <a:blip r:embed="rId11"/>
                    <a:stretch>
                      <a:fillRect/>
                    </a:stretch>
                  </pic:blipFill>
                  <pic:spPr>
                    <a:xfrm>
                      <a:off x="0" y="0"/>
                      <a:ext cx="2834640" cy="2834640"/>
                    </a:xfrm>
                    <a:prstGeom prst="rect">
                      <a:avLst/>
                    </a:prstGeom>
                  </pic:spPr>
                </pic:pic>
              </a:graphicData>
            </a:graphic>
          </wp:inline>
        </w:drawing>
      </w:r>
    </w:p>
    <w:p w14:paraId="11E81B38" w14:textId="2FEF9D29" w:rsidR="0063697B" w:rsidRPr="004F6193" w:rsidDel="00F93A97" w:rsidRDefault="004F6193">
      <w:pPr>
        <w:rPr>
          <w:del w:id="476" w:author="Gustavo Garcia" w:date="2026-09-09T04:07:00Z" w16du:dateUtc="2026-09-09T08:07:00Z"/>
          <w:color w:val="777777"/>
          <w:sz w:val="19"/>
        </w:rPr>
      </w:pPr>
      <w:ins w:id="477" w:author="Gustavo Garcia" w:date="2026-09-09T04:58:00Z">
        <w:r w:rsidRPr="004F6193">
          <w:rPr>
            <w:color w:val="777777"/>
            <w:sz w:val="19"/>
            <w:rPrChange w:id="478" w:author="Gustavo Garcia" w:date="2026-09-09T04:58:00Z" w16du:dateUtc="2026-09-09T08:58:00Z">
              <w:rPr>
                <w:b/>
                <w:bCs/>
                <w:color w:val="777777"/>
                <w:sz w:val="19"/>
              </w:rPr>
            </w:rPrChange>
          </w:rPr>
          <w:t>The same patient at three observed operating points. Passive leg raising (</w:t>
        </w:r>
        <w:proofErr w:type="spellStart"/>
        <w:r w:rsidRPr="004F6193">
          <w:rPr>
            <w:color w:val="777777"/>
            <w:sz w:val="19"/>
            <w:rPrChange w:id="479" w:author="Gustavo Garcia" w:date="2026-09-09T04:58:00Z" w16du:dateUtc="2026-09-09T08:58:00Z">
              <w:rPr>
                <w:b/>
                <w:bCs/>
                <w:color w:val="777777"/>
                <w:sz w:val="19"/>
              </w:rPr>
            </w:rPrChange>
          </w:rPr>
          <w:t>a→b</w:t>
        </w:r>
        <w:proofErr w:type="spellEnd"/>
        <w:r w:rsidRPr="004F6193">
          <w:rPr>
            <w:color w:val="777777"/>
            <w:sz w:val="19"/>
            <w:rPrChange w:id="480" w:author="Gustavo Garcia" w:date="2026-09-09T04:58:00Z" w16du:dateUtc="2026-09-09T08:58:00Z">
              <w:rPr>
                <w:b/>
                <w:bCs/>
                <w:color w:val="777777"/>
                <w:sz w:val="19"/>
              </w:rPr>
            </w:rPrChange>
          </w:rPr>
          <w:t>) increases RAP by 3 mmHg with little change in cardiac output. Following norepinephrine and dobutamine (</w:t>
        </w:r>
        <w:proofErr w:type="spellStart"/>
        <w:r w:rsidRPr="004F6193">
          <w:rPr>
            <w:color w:val="777777"/>
            <w:sz w:val="19"/>
            <w:rPrChange w:id="481" w:author="Gustavo Garcia" w:date="2026-09-09T04:58:00Z" w16du:dateUtc="2026-09-09T08:58:00Z">
              <w:rPr>
                <w:b/>
                <w:bCs/>
                <w:color w:val="777777"/>
                <w:sz w:val="19"/>
              </w:rPr>
            </w:rPrChange>
          </w:rPr>
          <w:t>a→c</w:t>
        </w:r>
        <w:proofErr w:type="spellEnd"/>
        <w:r w:rsidRPr="004F6193">
          <w:rPr>
            <w:color w:val="777777"/>
            <w:sz w:val="19"/>
            <w:rPrChange w:id="482" w:author="Gustavo Garcia" w:date="2026-09-09T04:58:00Z" w16du:dateUtc="2026-09-09T08:58:00Z">
              <w:rPr>
                <w:b/>
                <w:bCs/>
                <w:color w:val="777777"/>
                <w:sz w:val="19"/>
              </w:rPr>
            </w:rPrChange>
          </w:rPr>
          <w:t xml:space="preserve">), cardiac output increases while RAP falls. The curves are schematic and illustrate possible mechanisms rather than measured curve displacements; the </w:t>
        </w:r>
        <w:proofErr w:type="spellStart"/>
        <w:r w:rsidRPr="004F6193">
          <w:rPr>
            <w:color w:val="777777"/>
            <w:sz w:val="19"/>
            <w:rPrChange w:id="483" w:author="Gustavo Garcia" w:date="2026-09-09T04:58:00Z" w16du:dateUtc="2026-09-09T08:58:00Z">
              <w:rPr>
                <w:b/>
                <w:bCs/>
                <w:color w:val="777777"/>
                <w:sz w:val="19"/>
              </w:rPr>
            </w:rPrChange>
          </w:rPr>
          <w:t>Pms</w:t>
        </w:r>
        <w:proofErr w:type="spellEnd"/>
        <w:r w:rsidRPr="004F6193">
          <w:rPr>
            <w:color w:val="777777"/>
            <w:sz w:val="19"/>
            <w:rPrChange w:id="484" w:author="Gustavo Garcia" w:date="2026-09-09T04:58:00Z" w16du:dateUtc="2026-09-09T08:58:00Z">
              <w:rPr>
                <w:b/>
                <w:bCs/>
                <w:color w:val="777777"/>
                <w:sz w:val="19"/>
              </w:rPr>
            </w:rPrChange>
          </w:rPr>
          <w:t xml:space="preserve"> values shown are schematic intercepts, not measured values. In particular, norepinephrine may alter venous capacity, stressed volume, resistance to venous return, arterial loading and cardiac performance. The 3-mmHg rise in RAP during PLR is an observed change in right atrial pressure and should not be interpreted as a measured 3-mmHg change in mean systemic filling pressure.</w:t>
        </w:r>
      </w:ins>
      <w:del w:id="485" w:author="Gustavo Garcia" w:date="2026-09-09T04:07:00Z" w16du:dateUtc="2026-09-09T08:07:00Z">
        <w:r w:rsidR="00F93A97" w:rsidRPr="004F6193" w:rsidDel="00F93A97">
          <w:rPr>
            <w:color w:val="777777"/>
            <w:sz w:val="19"/>
          </w:rPr>
          <w:delText>The same patient, three operating points. The passive leg raise (a to b) moves the venous return curve right by about 3 mmHg of mean systemic filling pressure and buys 0.1 L/min, because the intersection lands on the flat portion of a depressed right ventricular function curve. Norepinephrine followed by dobutamine (a to c) leaves the venous return curve where it is and lifts the function curve, so filling pressure falls while flow rises. A therapy that raises right atrial pressure and a therapy that lowers it can both raise cardiac output, and which one applies is decided entirely by the shape of the curve the patient is on.</w:delText>
        </w:r>
      </w:del>
    </w:p>
    <w:p w14:paraId="2A9A3F0C" w14:textId="77777777" w:rsidR="00F93A97" w:rsidRPr="004F6193" w:rsidRDefault="00F93A97">
      <w:pPr>
        <w:rPr>
          <w:ins w:id="486" w:author="Gustavo Garcia" w:date="2026-09-09T04:07:00Z" w16du:dateUtc="2026-09-09T08:07:00Z"/>
        </w:rPr>
      </w:pPr>
    </w:p>
    <w:p w14:paraId="1068ECAB" w14:textId="77777777" w:rsidR="0063697B" w:rsidRDefault="00000000">
      <w:r>
        <w:rPr>
          <w:i/>
          <w:color w:val="C0392B"/>
          <w:sz w:val="19"/>
        </w:rPr>
        <w:t>[Layout note: figure shown small here. On the web it is currently capped at 640px wide. Say if you want it smaller/larger, moved, cropped, or replaced.]</w:t>
      </w:r>
    </w:p>
    <w:p w14:paraId="244C0DE0" w14:textId="14840E10" w:rsidR="0063697B" w:rsidRDefault="00000000">
      <w:r>
        <w:t xml:space="preserve">The remaining question is why the ventricle is failing, and the answer changes the drug order. This is not primarily a contractility problem. The load has not changed much, but the ventricle's ability to work against it has: right ventricular stroke work index, 0.0136 × (37 − 16) × 16.6, is 4.7 </w:t>
      </w:r>
      <w:proofErr w:type="spellStart"/>
      <w:r>
        <w:t>g·m</w:t>
      </w:r>
      <w:proofErr w:type="spellEnd"/>
      <w:r>
        <w:t xml:space="preserve">/m2, and the pulmonary artery </w:t>
      </w:r>
      <w:proofErr w:type="spellStart"/>
      <w:r>
        <w:t>pulsatility</w:t>
      </w:r>
      <w:proofErr w:type="spellEnd"/>
      <w:r>
        <w:t xml:space="preserve"> index, 32 ÷ 16, is 2.0. I9 traces the spiral by which a pressure-loaded right ventricle loses coronary perfusion. The right ventricular free wall normally perfuses through both systole and diastole because its cavity pressure is low. Once right ventricular systolic pressure approaches aortic systolic pressure, the systolic component of that gradient disappears and the ventricle becomes dependent on diastolic perfusion in the same way the left ventricle is, at exactly the moment its oxygen demand is highest.</w:t>
      </w:r>
      <w:ins w:id="487" w:author="Gustavo Garcia" w:date="2026-09-09T04:11:00Z" w16du:dateUtc="2026-09-09T08:11:00Z">
        <w:r w:rsidR="00F93A97">
          <w:t xml:space="preserve"> In this patient that is a plausible contributor, not a mechanism established solely by RVSWI or </w:t>
        </w:r>
        <w:proofErr w:type="spellStart"/>
        <w:r w:rsidR="00F93A97">
          <w:t>PAPi</w:t>
        </w:r>
        <w:proofErr w:type="spellEnd"/>
        <w:r w:rsidR="00F93A97">
          <w:t>.</w:t>
        </w:r>
      </w:ins>
    </w:p>
    <w:p w14:paraId="5D875B60" w14:textId="77777777" w:rsidR="00F93A97" w:rsidRDefault="00F93A97" w:rsidP="00F93A97">
      <w:pPr>
        <w:rPr>
          <w:ins w:id="488" w:author="Gustavo Garcia" w:date="2026-09-09T04:14:00Z" w16du:dateUtc="2026-09-09T08:14:00Z"/>
        </w:rPr>
      </w:pPr>
      <w:ins w:id="489" w:author="Gustavo Garcia" w:date="2026-09-09T04:14:00Z" w16du:dateUtc="2026-09-09T08:14:00Z">
        <w:r>
          <w:t>In this hypotensive patient, pressure support is established before assessing the need for additional inotropic stimulation. Norepinephrine 0.08 mcg/kg/min raises MAP from 64 to 78, with RAP 15 and CO 3.4 L/min; calculated SVR is 1482 dynes·s·cm−5. The response may reflect improved coronary perfusion, beta-1 effects and changes in venous return and loading. It cannot isolate one mechanism.</w:t>
        </w:r>
      </w:ins>
    </w:p>
    <w:p w14:paraId="2CC958D4" w14:textId="77777777" w:rsidR="00F93A97" w:rsidRDefault="00F93A97" w:rsidP="00F93A97">
      <w:pPr>
        <w:rPr>
          <w:ins w:id="490" w:author="Gustavo Garcia" w:date="2026-09-09T04:14:00Z" w16du:dateUtc="2026-09-09T08:14:00Z"/>
        </w:rPr>
      </w:pPr>
      <w:ins w:id="491" w:author="Gustavo Garcia" w:date="2026-09-09T04:14:00Z" w16du:dateUtc="2026-09-09T08:14:00Z">
        <w:r>
          <w:lastRenderedPageBreak/>
          <w:t xml:space="preserve">Dobutamine 5 mcg/kg/min is then added. MAP is 74, RAP 13, PA pressure 55/25 (mean 35), PAWP 9, CO 4.3 L/min and CI approximately 2.5 L/min/m2. Reported SVI is approximately 26 mL/m2; the contemporaneous HR should accompany it because SVI cannot be recalculated from CO and BSA alone. Using the supplied SVI, RVSWI is approximately 7.8 </w:t>
        </w:r>
        <w:proofErr w:type="spellStart"/>
        <w:r>
          <w:t>g·m</w:t>
        </w:r>
        <w:proofErr w:type="spellEnd"/>
        <w:r>
          <w:t xml:space="preserve">/m2; SVR is 1135 dynes·s·cm−5, PVR 6.0 WU, </w:t>
        </w:r>
        <w:proofErr w:type="spellStart"/>
        <w:r>
          <w:t>PAPi</w:t>
        </w:r>
        <w:proofErr w:type="spellEnd"/>
        <w:r>
          <w:t xml:space="preserve"> 2.3, SvO2 61 percent and CPO 0.71 W. These findings support improved forward </w:t>
        </w:r>
        <w:proofErr w:type="spellStart"/>
        <w:r>
          <w:t>haemodynamics</w:t>
        </w:r>
        <w:proofErr w:type="spellEnd"/>
        <w:r>
          <w:t>. The fall in calculated PVR also reflects the increased flow denominator and does not independently quantify a reduction in pulmonary vascular tone.</w:t>
        </w:r>
      </w:ins>
    </w:p>
    <w:p w14:paraId="14BD153B" w14:textId="43618685" w:rsidR="0063697B" w:rsidDel="00F93A97" w:rsidRDefault="00F93A97">
      <w:pPr>
        <w:rPr>
          <w:del w:id="492" w:author="Gustavo Garcia" w:date="2026-09-09T04:14:00Z" w16du:dateUtc="2026-09-09T08:14:00Z"/>
        </w:rPr>
      </w:pPr>
      <w:ins w:id="493" w:author="Gustavo Garcia" w:date="2026-09-09T04:14:00Z" w16du:dateUtc="2026-09-09T08:14:00Z">
        <w:r>
          <w:t xml:space="preserve">Use consistent, technically adequate CO measurements across these stages. If thermodilution and Doppler disagree, apply I16’s method-specific checks; tricuspid regurgitation alone would not automatically invalidate thermodilution. Follow tissue perfusion and congestion as well as these </w:t>
        </w:r>
        <w:proofErr w:type="spellStart"/>
        <w:r>
          <w:t>haemodynamic</w:t>
        </w:r>
        <w:proofErr w:type="spellEnd"/>
        <w:r>
          <w:t xml:space="preserve"> changes.</w:t>
        </w:r>
      </w:ins>
      <w:del w:id="494" w:author="Gustavo Garcia" w:date="2026-09-09T04:14:00Z" w16du:dateUtc="2026-09-09T08:14:00Z">
        <w:r w:rsidDel="00F93A97">
          <w:delText>That is why the sequence is to perfuse before you inotrope. Dobutamine given first to a poorly perfused, pressure-loaded right ventricle raises its oxygen demand and its rate, shortens the systolic ejection period, and can lower cardiac output. Norepinephrine at 0.08 mcg/kg/min raised the mean arterial pressure from 64 to 78 with a right atrial pressure of 15 and cardiac output of 3.4 L/min, a resistance of 1482 dynes·s·cm−5. The resistance went up, which is expected and is not the mechanism of the improvement: the ventricle was better perfused and the modest beta-1 effect lifted the curve. Dobutamine at 3 mcg/kg/min was then added, giving a mean pressure of 74, right atrial pressure 13, pulmonary artery 55/25 with a mean of 35, occlusion pressure 9, cardiac output 4.3 L/min, cardiac index 2.5, stroke volume index 26 mL/m2. Resistance 1135 dynes·s·cm−5, pulmonary vascular resistance 6.0 Wood units, right ventricular stroke work index 7.7 g·m/m2, pulmonary artery pulsatility index 2.3, mixed venous saturation 61 percent, cardiac power output 0.71 W.</w:delText>
        </w:r>
      </w:del>
    </w:p>
    <w:p w14:paraId="75912CF5" w14:textId="77777777" w:rsidR="00F93A97" w:rsidRDefault="00F93A97" w:rsidP="00F93A97">
      <w:pPr>
        <w:rPr>
          <w:ins w:id="495" w:author="Gustavo Garcia" w:date="2026-09-09T04:14:00Z" w16du:dateUtc="2026-09-09T08:14:00Z"/>
        </w:rPr>
      </w:pPr>
    </w:p>
    <w:p w14:paraId="575D080F" w14:textId="77777777" w:rsidR="00F93A97" w:rsidRDefault="00F93A97" w:rsidP="00F93A97">
      <w:pPr>
        <w:rPr>
          <w:ins w:id="496" w:author="Gustavo Garcia" w:date="2026-09-09T04:15:00Z" w16du:dateUtc="2026-09-09T08:15:00Z"/>
        </w:rPr>
      </w:pPr>
      <w:ins w:id="497" w:author="Gustavo Garcia" w:date="2026-09-09T04:15:00Z" w16du:dateUtc="2026-09-09T08:15:00Z">
        <w:r>
          <w:t xml:space="preserve">The timing of deterioration after </w:t>
        </w:r>
        <w:proofErr w:type="spellStart"/>
        <w:r>
          <w:t>treprostinil</w:t>
        </w:r>
        <w:proofErr w:type="spellEnd"/>
        <w:r>
          <w:t xml:space="preserve"> escalation requires assessment, but neither a systemic vasodilatory contribution nor worsening RV failure is established by timing alone. Treprostinil’s several-hour half-life means a dose reduction does not produce an immediate new steady state. Reducing pulmonary vasodilator support may also increase RV load. In this case, </w:t>
        </w:r>
        <w:proofErr w:type="spellStart"/>
        <w:r>
          <w:t>treprostinil</w:t>
        </w:r>
        <w:proofErr w:type="spellEnd"/>
        <w:r>
          <w:t xml:space="preserve"> is restored to 18 ng/kg/min after systemic pressure is supported, with specialist-directed reassessment of systemic pressure, RV performance and perfusion. The sequence is case-specific rather than a general instruction to reverse every prostacyclin dose reduction.</w:t>
        </w:r>
      </w:ins>
    </w:p>
    <w:p w14:paraId="34E43D85" w14:textId="446AFC47" w:rsidR="0063697B" w:rsidDel="00F93A97" w:rsidRDefault="00000000">
      <w:pPr>
        <w:rPr>
          <w:del w:id="498" w:author="Gustavo Garcia" w:date="2026-09-09T04:15:00Z" w16du:dateUtc="2026-09-09T08:15:00Z"/>
        </w:rPr>
      </w:pPr>
      <w:del w:id="499" w:author="Gustavo Garcia" w:date="2026-09-09T04:15:00Z" w16du:dateUtc="2026-09-09T08:15:00Z">
        <w:r w:rsidDel="00F93A97">
          <w:delText>The treprostinil, incidentally, was not the useful lever in either direction. Its half-life is four to six hours, so the reduction made three hours earlier had barely taken effect, and reducing a pulmonary vasodilator in a patient whose right ventricle is failing against its load raises that load further. The prostacyclin was restored to 18 ng/kg/min once the perfusion pressure was secured.</w:delText>
        </w:r>
      </w:del>
    </w:p>
    <w:p w14:paraId="3318DCED" w14:textId="1020EA87" w:rsidR="0063697B" w:rsidRDefault="00000000">
      <w:pPr>
        <w:pStyle w:val="Ttulo2"/>
      </w:pPr>
      <w:r>
        <w:t xml:space="preserve">Case 6. </w:t>
      </w:r>
      <w:ins w:id="500" w:author="Gustavo Garcia" w:date="2026-09-09T04:17:00Z" w16du:dateUtc="2026-09-09T08:17:00Z">
        <w:r w:rsidR="0086119C">
          <w:t xml:space="preserve">A </w:t>
        </w:r>
      </w:ins>
      <w:del w:id="501" w:author="Gustavo Garcia" w:date="2026-09-09T04:16:00Z" w16du:dateUtc="2026-09-09T08:16:00Z">
        <w:r w:rsidDel="0086119C">
          <w:delText xml:space="preserve">A </w:delText>
        </w:r>
      </w:del>
      <w:ins w:id="502" w:author="Gustavo Garcia" w:date="2026-09-09T04:17:00Z" w16du:dateUtc="2026-09-09T08:17:00Z">
        <w:r w:rsidR="0086119C">
          <w:t>m</w:t>
        </w:r>
      </w:ins>
      <w:ins w:id="503" w:author="Gustavo Garcia" w:date="2026-09-09T04:16:00Z" w16du:dateUtc="2026-09-09T08:16:00Z">
        <w:r w:rsidR="0086119C">
          <w:t xml:space="preserve">ean </w:t>
        </w:r>
      </w:ins>
      <w:r>
        <w:t xml:space="preserve">wedge of 26 that </w:t>
      </w:r>
      <w:del w:id="504" w:author="Gustavo Garcia" w:date="2026-09-09T04:17:00Z" w16du:dateUtc="2026-09-09T08:17:00Z">
        <w:r w:rsidDel="0086119C">
          <w:delText>is not a left ventricular filling pressure</w:delText>
        </w:r>
      </w:del>
      <w:ins w:id="505" w:author="Gustavo Garcia" w:date="2026-09-09T04:17:00Z" w16du:dateUtc="2026-09-09T08:17:00Z">
        <w:r w:rsidR="0086119C">
          <w:t>answers a different question from LVEDP</w:t>
        </w:r>
      </w:ins>
    </w:p>
    <w:p w14:paraId="5BE0401F" w14:textId="77777777" w:rsidR="0063697B" w:rsidRDefault="00000000">
      <w:r>
        <w:t>A 55-year-old man with a history of mitral valve endocarditis five years ago, intubated for seven days for what was called ARDS, on norepinephrine, not weaning, 3 L positive over the admission. He is passive on volume control at 450 mL with PEEP 10. Blood pressure 95/75 (mean 82), heart rate 120, capillary refill 5 seconds, urine output 15 mL/h, lactate 4.4 mmol/L, hemoglobin 9.4 g/dL, arterial saturation 94 percent. A faint apical systolic murmur.</w:t>
      </w:r>
    </w:p>
    <w:p w14:paraId="4508BECD" w14:textId="36CAD495" w:rsidR="0063697B" w:rsidDel="0086119C" w:rsidRDefault="0086119C">
      <w:pPr>
        <w:rPr>
          <w:del w:id="506" w:author="Gustavo Garcia" w:date="2026-09-09T04:18:00Z" w16du:dateUtc="2026-09-09T08:18:00Z"/>
        </w:rPr>
      </w:pPr>
      <w:ins w:id="507" w:author="Gustavo Garcia" w:date="2026-09-09T04:18:00Z" w16du:dateUtc="2026-09-09T08:18:00Z">
        <w:r w:rsidRPr="0086119C">
          <w:t>A pulmonary artery catheter is placed. Mean RAP is 14 mmHg and PA pressure 52/30 (mean 37). The confirmed occlusion tracing has mean PAWP 26 mmHg, an appropriately timed end-diastolic PAWP estimate of 18 and a v-wave peak of 44. Thermodilution CO, averaged over four technically satisfactory injections, is 3.4 L/min: CI 1.79 L/min/m2 at BSA 1.90 m2, SV approximately 28 mL and SVI 15 mL/m2. SvO2 is 42 percent. SVR is 80 × (82 − 14)/3.4 = 1600 dynes·s·cm−5 and CPO approximately 0.62 W.</w:t>
        </w:r>
      </w:ins>
      <w:del w:id="508" w:author="Gustavo Garcia" w:date="2026-09-09T04:18:00Z" w16du:dateUtc="2026-09-09T08:18:00Z">
        <w:r w:rsidDel="0086119C">
          <w:delText>A pulmonary artery catheter is placed. Right atrial pressure 14 mmHg. Pulmonary artery 52/30 with a mean of 37. The occlusion tracing has a mean of 26 mmHg, an a wave of 18 and a v wave peaking at 44. Cardiac output by thermodilution, averaged over four injections, 3.4 L/min, giving a cardiac index of 1.79 L/min/m2 at a body surface area of 1.90 m2, a stroke volume of 28 mL and a stroke volume index of 15 mL/m2. Mixed venous saturation 42 percent. Systemic vascular resistance is 80 × (82 − 14) ÷ 3.4, which is 1600 dynes·s·cm−5. Cardiac power output is 82 × 3.4 ÷ 451, which is 0.62 W.</w:delText>
        </w:r>
      </w:del>
    </w:p>
    <w:p w14:paraId="5FA77C02" w14:textId="77777777" w:rsidR="0086119C" w:rsidRDefault="0086119C">
      <w:pPr>
        <w:rPr>
          <w:ins w:id="509" w:author="Gustavo Garcia" w:date="2026-09-09T04:18:00Z" w16du:dateUtc="2026-09-09T08:18:00Z"/>
        </w:rPr>
      </w:pPr>
    </w:p>
    <w:p w14:paraId="7B8C9AA2" w14:textId="4245134B" w:rsidR="0063697B" w:rsidDel="0086119C" w:rsidRDefault="0086119C">
      <w:pPr>
        <w:rPr>
          <w:del w:id="510" w:author="Gustavo Garcia" w:date="2026-09-09T04:18:00Z" w16du:dateUtc="2026-09-09T08:18:00Z"/>
        </w:rPr>
      </w:pPr>
      <w:ins w:id="511" w:author="Gustavo Garcia" w:date="2026-09-09T04:18:00Z" w16du:dateUtc="2026-09-09T08:18:00Z">
        <w:r w:rsidRPr="0086119C">
          <w:t xml:space="preserve">Two shortcuts would mislead. First, MAP 82 does not exclude shock: pulse pressure 20 mmHg, proportional pulse pressure approximately 21 percent, SVI 15 mL/m2 and abnormal perfusion findings indicate inadequate forward performance despite supported pressure. The diastolic pressure reflects both the circulation and vasoactive treatment, not exogenous alpha agonism alone. Second, mean PAWP 26 cannot be equated with LVEDP or ventricular volume. It does, however, identify elevated pulmonary venous pressure when the wedge is valid. Concern about congestion is justified; the error is asking that mean pressure to identify LV volume or the entire </w:t>
        </w:r>
        <w:r w:rsidRPr="0086119C">
          <w:lastRenderedPageBreak/>
          <w:t>treatment strategy.</w:t>
        </w:r>
      </w:ins>
      <w:del w:id="512" w:author="Gustavo Garcia" w:date="2026-09-09T04:18:00Z" w16du:dateUtc="2026-09-09T08:18:00Z">
        <w:r w:rsidDel="0086119C">
          <w:delText>There are two obvious readings and both are wrong. The first is that a mean arterial pressure of 82 means this patient is not in shock. I2 takes that argument apart: a pulse pressure of 20 mmHg against a systolic of 95, a proportional pulse pressure of 21 percent, and a stroke volume index of 15 mL/m2 describe a profoundly low-output state whose diastolic pressure is being held up entirely by exogenous alpha agonism. The mean pressure is a report on the vasopressor, not on the circulation. The second wrong reading is that an occlusion pressure of 26 means the left ventricle is overfilled and should be diuresed.</w:delText>
        </w:r>
      </w:del>
    </w:p>
    <w:p w14:paraId="5C1522B9" w14:textId="789A9AA3" w:rsidR="0063697B" w:rsidRDefault="00F93A97">
      <w:ins w:id="513" w:author="Gustavo Garcia" w:date="2026-09-09T04:16:00Z" w16du:dateUtc="2026-09-09T08:16:00Z">
        <w:r>
          <w:rPr>
            <w:noProof/>
          </w:rPr>
          <w:drawing>
            <wp:inline distT="0" distB="0" distL="0" distR="0" wp14:anchorId="49448968" wp14:editId="0FB79A7A">
              <wp:extent cx="5486400" cy="3662680"/>
              <wp:effectExtent l="0" t="0" r="0" b="0"/>
              <wp:docPr id="8579325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32514" name="Imagen 857932514"/>
                      <pic:cNvPicPr/>
                    </pic:nvPicPr>
                    <pic:blipFill>
                      <a:blip r:embed="rId12"/>
                      <a:stretch>
                        <a:fillRect/>
                      </a:stretch>
                    </pic:blipFill>
                    <pic:spPr>
                      <a:xfrm>
                        <a:off x="0" y="0"/>
                        <a:ext cx="5486400" cy="3662680"/>
                      </a:xfrm>
                      <a:prstGeom prst="rect">
                        <a:avLst/>
                      </a:prstGeom>
                    </pic:spPr>
                  </pic:pic>
                </a:graphicData>
              </a:graphic>
            </wp:inline>
          </w:drawing>
        </w:r>
      </w:ins>
      <w:del w:id="514" w:author="Gustavo Garcia" w:date="2026-09-09T04:16:00Z" w16du:dateUtc="2026-09-09T08:16:00Z">
        <w:r w:rsidDel="00F93A97">
          <w:rPr>
            <w:noProof/>
          </w:rPr>
          <w:drawing>
            <wp:inline distT="0" distB="0" distL="0" distR="0" wp14:anchorId="61F3911A" wp14:editId="5E2B4B09">
              <wp:extent cx="2834640" cy="2834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5-large-v-wave.svg.png"/>
                      <pic:cNvPicPr/>
                    </pic:nvPicPr>
                    <pic:blipFill>
                      <a:blip r:embed="rId13"/>
                      <a:stretch>
                        <a:fillRect/>
                      </a:stretch>
                    </pic:blipFill>
                    <pic:spPr>
                      <a:xfrm>
                        <a:off x="0" y="0"/>
                        <a:ext cx="2834640" cy="2834640"/>
                      </a:xfrm>
                      <a:prstGeom prst="rect">
                        <a:avLst/>
                      </a:prstGeom>
                    </pic:spPr>
                  </pic:pic>
                </a:graphicData>
              </a:graphic>
            </wp:inline>
          </w:drawing>
        </w:r>
      </w:del>
    </w:p>
    <w:p w14:paraId="31E2065F" w14:textId="77777777" w:rsidR="0063697B" w:rsidRDefault="00000000">
      <w:r>
        <w:rPr>
          <w:color w:val="777777"/>
          <w:sz w:val="19"/>
        </w:rPr>
        <w:t xml:space="preserve">Reading the occlusion trace against the electrocardiogram is what separates the three possibilities here: a genuine wedge with a giant v wave, an unwedged catheter still reporting pulmonary artery pressure, and an </w:t>
      </w:r>
      <w:proofErr w:type="spellStart"/>
      <w:r>
        <w:rPr>
          <w:color w:val="777777"/>
          <w:sz w:val="19"/>
        </w:rPr>
        <w:t>overwedged</w:t>
      </w:r>
      <w:proofErr w:type="spellEnd"/>
      <w:r>
        <w:rPr>
          <w:color w:val="777777"/>
          <w:sz w:val="19"/>
        </w:rPr>
        <w:t xml:space="preserve"> trace. The timing of the peak, the presence of a dicrotic notch and the direction of pressure change at end diastole distinguish them, and I15 works through all three.</w:t>
      </w:r>
    </w:p>
    <w:p w14:paraId="471B4B52" w14:textId="77777777" w:rsidR="0063697B" w:rsidDel="0086119C" w:rsidRDefault="00000000">
      <w:pPr>
        <w:rPr>
          <w:del w:id="515" w:author="Gustavo Garcia" w:date="2026-09-09T04:19:00Z" w16du:dateUtc="2026-09-09T08:19:00Z"/>
        </w:rPr>
      </w:pPr>
      <w:r>
        <w:rPr>
          <w:i/>
          <w:color w:val="C0392B"/>
          <w:sz w:val="19"/>
        </w:rPr>
        <w:t>[Layout note: figure shown small here. On the web it is currently capped at 640px wide. Say if you want it smaller/larger, moved, cropped, or replaced.]</w:t>
      </w:r>
    </w:p>
    <w:p w14:paraId="0EB9C6D5" w14:textId="77777777" w:rsidR="0086119C" w:rsidRDefault="00000000" w:rsidP="0086119C">
      <w:pPr>
        <w:rPr>
          <w:ins w:id="516" w:author="Gustavo Garcia" w:date="2026-09-09T04:19:00Z" w16du:dateUtc="2026-09-09T08:19:00Z"/>
        </w:rPr>
      </w:pPr>
      <w:del w:id="517" w:author="Gustavo Garcia" w:date="2026-09-09T04:19:00Z" w16du:dateUtc="2026-09-09T08:19:00Z">
        <w:r w:rsidDel="0086119C">
          <w:delText>T</w:delText>
        </w:r>
      </w:del>
    </w:p>
    <w:p w14:paraId="2F28A773" w14:textId="77777777" w:rsidR="0086119C" w:rsidRDefault="0086119C" w:rsidP="0086119C">
      <w:pPr>
        <w:rPr>
          <w:ins w:id="518" w:author="Gustavo Garcia" w:date="2026-09-09T04:19:00Z" w16du:dateUtc="2026-09-09T08:19:00Z"/>
        </w:rPr>
      </w:pPr>
      <w:ins w:id="519" w:author="Gustavo Garcia" w:date="2026-09-09T04:19:00Z" w16du:dateUtc="2026-09-09T08:19:00Z">
        <w:r>
          <w:t xml:space="preserve">A valid mean PAWP of 26 describes the average pulmonary venous pressure burden and is the correct value for PVR: (37 − 26)/3.4 = 3.2 WU. The diastolic pulmonary gradient is 30 − 26 = 4 mmHg. These numbers should not be labelled purely passive pulmonary hypertension: current ESC/ERS definitions classify elevated PAWP with PVR above 2 WU as combined post- and pre-capillary PH. In an acutely unstable patient, that classification does not establish fixed pulmonary vascular </w:t>
        </w:r>
        <w:proofErr w:type="spellStart"/>
        <w:r>
          <w:t>remodelling</w:t>
        </w:r>
        <w:proofErr w:type="spellEnd"/>
        <w:r>
          <w:t xml:space="preserve">, and the </w:t>
        </w:r>
        <w:proofErr w:type="spellStart"/>
        <w:r>
          <w:t>haemodynamics</w:t>
        </w:r>
        <w:proofErr w:type="spellEnd"/>
        <w:r>
          <w:t xml:space="preserve"> require reassessment after treatment.</w:t>
        </w:r>
      </w:ins>
    </w:p>
    <w:p w14:paraId="7D255656" w14:textId="45ACBC1F" w:rsidR="0063697B" w:rsidRDefault="0086119C" w:rsidP="0086119C">
      <w:ins w:id="520" w:author="Gustavo Garcia" w:date="2026-09-09T04:19:00Z" w16du:dateUtc="2026-09-09T08:19:00Z">
        <w:r>
          <w:t xml:space="preserve">The v wave contributes to mean PAWP during ventricular systole, so mean PAWP and end-diastolic PAWP answer different questions. The end-diastolic estimate here is 18 mmHg, obtained using the waveform and ECG convention developed in I15; the right-atrial z-point rule should not be transferred uncritically to the delayed, filtered wedge signal. PEEP 10 and stiff lungs do not by themselves supply a valid 4 mmHg pleural-pressure correction. Without an appropriate measurement, no numerical transmural correction is claimed. Neither 26 nor 18 </w:t>
        </w:r>
        <w:r>
          <w:lastRenderedPageBreak/>
          <w:t>establishes LV end-diastolic volume. The case can combine high pulmonary venous pressure with low forward output.</w:t>
        </w:r>
      </w:ins>
      <w:del w:id="521" w:author="Gustavo Garcia" w:date="2026-09-09T04:19:00Z" w16du:dateUtc="2026-09-09T08:19:00Z">
        <w:r w:rsidDel="0086119C">
          <w:delText>he mean of 26 is a faithful mean left atrial pressure and it is the correct number to use in the pulmonary vascular resistance calculation, which comes to (37 − 26) ÷ 3.4, or 3.2 Wood units, with a diastolic pulmonary gradient of 30 − 26, which is 4 mmHg. That combination says the pulmonary hypertension here is post-capillary and passive, not a pulmonary vascular disease. But the mean of 26 is emphatically not the left ventricular end-diastolic pressure, because the v wave that inflates it occurs during ventricular systole, when the mitral valve is shut and the left atrium is receiving both pulmonary venous return and a regurgitant jet. The pressure that reflects left ventricular preload is the a wave, or more precisely the z point immediately after it, which is 18 mmHg. Corrected for a pleural pressure of about 4 mmHg at end expiration in a patient with stiff lungs on PEEP 10, the transmural filling pressure is nearer 14. This ventricle is not overfilled.</w:delText>
        </w:r>
      </w:del>
    </w:p>
    <w:p w14:paraId="1C6E215F" w14:textId="3B2FE8C3" w:rsidR="0063697B" w:rsidDel="0086119C" w:rsidRDefault="0086119C">
      <w:pPr>
        <w:rPr>
          <w:del w:id="522" w:author="Gustavo Garcia" w:date="2026-09-09T04:20:00Z" w16du:dateUtc="2026-09-09T08:20:00Z"/>
        </w:rPr>
      </w:pPr>
      <w:ins w:id="523" w:author="Gustavo Garcia" w:date="2026-09-09T04:20:00Z" w16du:dateUtc="2026-09-09T08:20:00Z">
        <w:r w:rsidRPr="0086119C">
          <w:t xml:space="preserve">A giant v wave raises suspicion of MR but does not establish it. Fuchs and colleagues demonstrated its limitations: atrial compliance and the amount of systolic inflow both influence its height, and severe chronic MR may have a small v wave when the atrium is compliant. Obtain echocardiographic assessment of valve structure, MR severity and ventricular function; pulmonary venous systolic flow reversal can add support. The treatment branch below applies once severe </w:t>
        </w:r>
        <w:proofErr w:type="spellStart"/>
        <w:r w:rsidRPr="0086119C">
          <w:t>haemodynamically</w:t>
        </w:r>
        <w:proofErr w:type="spellEnd"/>
        <w:r w:rsidRPr="0086119C">
          <w:t xml:space="preserve"> important MR is confirmed. A large v wave alone should not trigger that branch.</w:t>
        </w:r>
      </w:ins>
      <w:del w:id="524" w:author="Gustavo Garcia" w:date="2026-09-09T04:20:00Z" w16du:dateUtc="2026-09-09T08:20:00Z">
        <w:r w:rsidDel="0086119C">
          <w:delText>One caution that keeps this from becoming a rule. Fuchs and colleagues showed in 1982 that the v wave is a poor diagnostic test for mitral regurgitation in both directions. Its height depends on left atrial compliance and on the volume entering the atrium during systole from any source, so a large v wave appears in ventricular septal defect and in any cause of a stiff, volume-loaded left atrium, and a patient with severe chronic mitral regurgitation and a dilated compliant atrium can have almost no v wave at all. The v wave here raises the question. Colour Doppler and systolic flow reversal in the pulmonary veins answer it.</w:delText>
        </w:r>
      </w:del>
    </w:p>
    <w:p w14:paraId="74580731" w14:textId="77777777" w:rsidR="0086119C" w:rsidRDefault="0086119C">
      <w:pPr>
        <w:rPr>
          <w:ins w:id="525" w:author="Gustavo Garcia" w:date="2026-09-09T04:20:00Z" w16du:dateUtc="2026-09-09T08:20:00Z"/>
        </w:rPr>
      </w:pPr>
    </w:p>
    <w:p w14:paraId="4803045D" w14:textId="5EC0D002" w:rsidR="0063697B" w:rsidDel="0086119C" w:rsidRDefault="0086119C">
      <w:pPr>
        <w:rPr>
          <w:del w:id="526" w:author="Gustavo Garcia" w:date="2026-09-09T04:20:00Z" w16du:dateUtc="2026-09-09T08:20:00Z"/>
        </w:rPr>
      </w:pPr>
      <w:ins w:id="527" w:author="Gustavo Garcia" w:date="2026-09-09T04:20:00Z" w16du:dateUtc="2026-09-09T08:20:00Z">
        <w:r w:rsidRPr="0086119C">
          <w:t>With severe MR confirmed, systemic loading conditions can influence the balance between forward and regurgitant flow, together with the regurgitant orifice, pressure gradients and ventricular function. Excessive systemic vasoconstriction may worsen forward performance, but calculated SVR alone does not prove that norepinephrine caused progressive regurgitation. Carefully reducing excessive afterload and adding inotropic support when needed may improve forward output through several mechanisms.</w:t>
        </w:r>
      </w:ins>
      <w:ins w:id="528" w:author="Gustavo Garcia" w:date="2026-09-09T04:21:00Z" w16du:dateUtc="2026-09-09T08:21:00Z">
        <w:r w:rsidRPr="0086119C">
          <w:t xml:space="preserve"> Venous effects and myocardial stimulation can contribute; this cannot be represented as an isolated change in one curve.</w:t>
        </w:r>
      </w:ins>
      <w:del w:id="529" w:author="Gustavo Garcia" w:date="2026-09-09T04:20:00Z" w16du:dateUtc="2026-09-09T08:20:00Z">
        <w:r w:rsidDel="0086119C">
          <w:delText>Which curve does the intervention move? The regurgitant fraction is set by the ratio of the impedance the ventricle sees through the mitral valve to the impedance it sees through the aortic valve. Norepinephrine, by driving the systemic vascular resistance to 1600, had been steadily increasing the share of each stroke going backwards. Reducing it and adding an inodilator moves the effective cardiac function curve up not by making the myocardium stronger but by redirecting the stroke volume forwards.</w:delText>
        </w:r>
      </w:del>
    </w:p>
    <w:p w14:paraId="7989ECB0" w14:textId="77777777" w:rsidR="0086119C" w:rsidRDefault="0086119C">
      <w:pPr>
        <w:rPr>
          <w:ins w:id="530" w:author="Gustavo Garcia" w:date="2026-09-09T04:20:00Z" w16du:dateUtc="2026-09-09T08:20:00Z"/>
        </w:rPr>
      </w:pPr>
    </w:p>
    <w:p w14:paraId="36CB4F3C" w14:textId="46102D69" w:rsidR="0063697B" w:rsidDel="0086119C" w:rsidRDefault="0086119C">
      <w:pPr>
        <w:rPr>
          <w:del w:id="531" w:author="Gustavo Garcia" w:date="2026-09-09T04:21:00Z" w16du:dateUtc="2026-09-09T08:21:00Z"/>
        </w:rPr>
      </w:pPr>
      <w:ins w:id="532" w:author="Gustavo Garcia" w:date="2026-09-09T04:21:00Z" w16du:dateUtc="2026-09-09T08:21:00Z">
        <w:r w:rsidRPr="0086119C">
          <w:t xml:space="preserve">In this case, norepinephrine is cautiously reduced, dobutamine started at 5 mcg/kg/min, and nitroprusside titrated only while systemic pressure and perfusion permit. Subsequent blood pressure is 92/58 (mean 69), HR 108, RAP 11, PA pressure 44/24 (mean 31), mean PAWP 19 with v-wave peak 28, CO 4.9 L/min, CI 2.6 L/min/m2, SV 45 mL, SVI 24 mL/m2 and SvO2 58 percent. SVR is 947 dynes·s·cm−5 and CPO 0.75 W. This is a monitored </w:t>
        </w:r>
        <w:proofErr w:type="spellStart"/>
        <w:r w:rsidRPr="0086119C">
          <w:t>stabilisation</w:t>
        </w:r>
        <w:proofErr w:type="spellEnd"/>
        <w:r w:rsidRPr="0086119C">
          <w:t xml:space="preserve"> strategy, not a universal prescription for hypotensive MR. Address pulmonary congestion as tolerated and arrange prompt specialist assessment for definitive valve treatment; pharmacological improvement does not resolve the structural lesion.</w:t>
        </w:r>
      </w:ins>
      <w:del w:id="533" w:author="Gustavo Garcia" w:date="2026-09-09T04:21:00Z" w16du:dateUtc="2026-09-09T08:21:00Z">
        <w:r w:rsidDel="0086119C">
          <w:delText>Norepinephrine was weaned, dobutamine started at 5 mcg/kg/min, and nitroprusside titrated. Blood pressure 92/58 (mean 69), heart rate 108, right atrial pressure 11, pulmonary artery 44/24 with a mean of 31, occlusion mean 19 with the v wave down to 28, cardiac output 4.9 L/min, cardiac index 2.6, stroke volume 45 mL, stroke volume index 24 mL/m2, mixed venous saturation 58 percent. Resistance is 80 × (69 − 11) ÷ 4.9, which is 947 dynes·s·cm−5. Cardiac power output is 69 × 4.9 ÷ 451, which is 0.75 W.</w:delText>
        </w:r>
      </w:del>
    </w:p>
    <w:p w14:paraId="6C99C26A" w14:textId="77777777" w:rsidR="0086119C" w:rsidRDefault="0086119C">
      <w:pPr>
        <w:rPr>
          <w:ins w:id="534" w:author="Gustavo Garcia" w:date="2026-09-09T04:21:00Z" w16du:dateUtc="2026-09-09T08:21:00Z"/>
        </w:rPr>
      </w:pPr>
    </w:p>
    <w:p w14:paraId="30AB7668" w14:textId="50F40EE7" w:rsidR="0063697B" w:rsidDel="0086119C" w:rsidRDefault="0086119C">
      <w:pPr>
        <w:pStyle w:val="Ttulo2"/>
        <w:rPr>
          <w:del w:id="535" w:author="Gustavo Garcia" w:date="2026-09-09T04:22:00Z" w16du:dateUtc="2026-09-09T08:22:00Z"/>
          <w:rFonts w:ascii="Calibri" w:eastAsiaTheme="minorEastAsia" w:hAnsi="Calibri" w:cstheme="minorBidi"/>
          <w:b w:val="0"/>
          <w:bCs w:val="0"/>
          <w:color w:val="auto"/>
          <w:sz w:val="22"/>
          <w:szCs w:val="22"/>
        </w:rPr>
      </w:pPr>
      <w:ins w:id="536" w:author="Gustavo Garcia" w:date="2026-09-09T04:22:00Z" w16du:dateUtc="2026-09-09T08:22:00Z">
        <w:r w:rsidRPr="0086119C">
          <w:rPr>
            <w:rFonts w:ascii="Calibri" w:eastAsiaTheme="minorEastAsia" w:hAnsi="Calibri" w:cstheme="minorBidi"/>
            <w:b w:val="0"/>
            <w:bCs w:val="0"/>
            <w:color w:val="auto"/>
            <w:sz w:val="22"/>
            <w:szCs w:val="22"/>
          </w:rPr>
          <w:t xml:space="preserve">MAP falls by 13 mmHg while measured forward flow, SvO2 and CPO improve and mean PAWP falls. These are </w:t>
        </w:r>
        <w:proofErr w:type="spellStart"/>
        <w:r w:rsidRPr="0086119C">
          <w:rPr>
            <w:rFonts w:ascii="Calibri" w:eastAsiaTheme="minorEastAsia" w:hAnsi="Calibri" w:cstheme="minorBidi"/>
            <w:b w:val="0"/>
            <w:bCs w:val="0"/>
            <w:color w:val="auto"/>
            <w:sz w:val="22"/>
            <w:szCs w:val="22"/>
          </w:rPr>
          <w:t>favourable</w:t>
        </w:r>
        <w:proofErr w:type="spellEnd"/>
        <w:r w:rsidRPr="0086119C">
          <w:rPr>
            <w:rFonts w:ascii="Calibri" w:eastAsiaTheme="minorEastAsia" w:hAnsi="Calibri" w:cstheme="minorBidi"/>
            <w:b w:val="0"/>
            <w:bCs w:val="0"/>
            <w:color w:val="auto"/>
            <w:sz w:val="22"/>
            <w:szCs w:val="22"/>
          </w:rPr>
          <w:t xml:space="preserve"> </w:t>
        </w:r>
        <w:proofErr w:type="spellStart"/>
        <w:r w:rsidRPr="0086119C">
          <w:rPr>
            <w:rFonts w:ascii="Calibri" w:eastAsiaTheme="minorEastAsia" w:hAnsi="Calibri" w:cstheme="minorBidi"/>
            <w:b w:val="0"/>
            <w:bCs w:val="0"/>
            <w:color w:val="auto"/>
            <w:sz w:val="22"/>
            <w:szCs w:val="22"/>
          </w:rPr>
          <w:t>haemodynamic</w:t>
        </w:r>
        <w:proofErr w:type="spellEnd"/>
        <w:r w:rsidRPr="0086119C">
          <w:rPr>
            <w:rFonts w:ascii="Calibri" w:eastAsiaTheme="minorEastAsia" w:hAnsi="Calibri" w:cstheme="minorBidi"/>
            <w:b w:val="0"/>
            <w:bCs w:val="0"/>
            <w:color w:val="auto"/>
            <w:sz w:val="22"/>
            <w:szCs w:val="22"/>
          </w:rPr>
          <w:t xml:space="preserve"> changes, but follow-up CRT, urine output and lactate are not supplied, so improved tissue perfusion still needs confirmation. I5’s principle is that pressure support should be </w:t>
        </w:r>
        <w:proofErr w:type="spellStart"/>
        <w:r w:rsidRPr="0086119C">
          <w:rPr>
            <w:rFonts w:ascii="Calibri" w:eastAsiaTheme="minorEastAsia" w:hAnsi="Calibri" w:cstheme="minorBidi"/>
            <w:b w:val="0"/>
            <w:bCs w:val="0"/>
            <w:color w:val="auto"/>
            <w:sz w:val="22"/>
            <w:szCs w:val="22"/>
          </w:rPr>
          <w:t>individualised</w:t>
        </w:r>
        <w:proofErr w:type="spellEnd"/>
        <w:r w:rsidRPr="0086119C">
          <w:rPr>
            <w:rFonts w:ascii="Calibri" w:eastAsiaTheme="minorEastAsia" w:hAnsi="Calibri" w:cstheme="minorBidi"/>
            <w:b w:val="0"/>
            <w:bCs w:val="0"/>
            <w:color w:val="auto"/>
            <w:sz w:val="22"/>
            <w:szCs w:val="22"/>
          </w:rPr>
          <w:t xml:space="preserve"> to perfusion, not </w:t>
        </w:r>
        <w:proofErr w:type="spellStart"/>
        <w:r w:rsidRPr="0086119C">
          <w:rPr>
            <w:rFonts w:ascii="Calibri" w:eastAsiaTheme="minorEastAsia" w:hAnsi="Calibri" w:cstheme="minorBidi"/>
            <w:b w:val="0"/>
            <w:bCs w:val="0"/>
            <w:color w:val="auto"/>
            <w:sz w:val="22"/>
            <w:szCs w:val="22"/>
          </w:rPr>
          <w:t>minimised</w:t>
        </w:r>
        <w:proofErr w:type="spellEnd"/>
        <w:r w:rsidRPr="0086119C">
          <w:rPr>
            <w:rFonts w:ascii="Calibri" w:eastAsiaTheme="minorEastAsia" w:hAnsi="Calibri" w:cstheme="minorBidi"/>
            <w:b w:val="0"/>
            <w:bCs w:val="0"/>
            <w:color w:val="auto"/>
            <w:sz w:val="22"/>
            <w:szCs w:val="22"/>
          </w:rPr>
          <w:t xml:space="preserve"> or </w:t>
        </w:r>
        <w:proofErr w:type="spellStart"/>
        <w:r w:rsidRPr="0086119C">
          <w:rPr>
            <w:rFonts w:ascii="Calibri" w:eastAsiaTheme="minorEastAsia" w:hAnsi="Calibri" w:cstheme="minorBidi"/>
            <w:b w:val="0"/>
            <w:bCs w:val="0"/>
            <w:color w:val="auto"/>
            <w:sz w:val="22"/>
            <w:szCs w:val="22"/>
          </w:rPr>
          <w:t>maximised</w:t>
        </w:r>
        <w:proofErr w:type="spellEnd"/>
        <w:r w:rsidRPr="0086119C">
          <w:rPr>
            <w:rFonts w:ascii="Calibri" w:eastAsiaTheme="minorEastAsia" w:hAnsi="Calibri" w:cstheme="minorBidi"/>
            <w:b w:val="0"/>
            <w:bCs w:val="0"/>
            <w:color w:val="auto"/>
            <w:sz w:val="22"/>
            <w:szCs w:val="22"/>
          </w:rPr>
          <w:t xml:space="preserve"> in isolation. CPO combines pressure and flow but does not replace assessment of pulmonary congestion or tissue perfusion.</w:t>
        </w:r>
      </w:ins>
      <w:del w:id="537" w:author="Gustavo Garcia" w:date="2026-09-09T04:22:00Z" w16du:dateUtc="2026-09-09T08:22:00Z">
        <w:r w:rsidDel="0086119C">
          <w:delText>The mean arterial pressure fell by 13 mmHg and every measure of perfusion improved. Cardiac power output, the one variable that combines the pressure and the flow, rose by more than a fifth. A clinician managing to a mean arterial pressure target would have read the first move as a deterioration and reversed it, which is one of the reasons I5 insists that the target belongs to the patient rather than to the protocol.</w:delText>
        </w:r>
      </w:del>
    </w:p>
    <w:p w14:paraId="5DFDE07F" w14:textId="77777777" w:rsidR="0086119C" w:rsidRPr="0086119C" w:rsidRDefault="0086119C" w:rsidP="0086119C">
      <w:pPr>
        <w:rPr>
          <w:ins w:id="538" w:author="Gustavo Garcia" w:date="2026-09-09T04:22:00Z" w16du:dateUtc="2026-09-09T08:22:00Z"/>
        </w:rPr>
      </w:pPr>
    </w:p>
    <w:p w14:paraId="3CEA43CE" w14:textId="77777777" w:rsidR="0063697B" w:rsidRDefault="00000000">
      <w:pPr>
        <w:pStyle w:val="Ttulo2"/>
      </w:pPr>
      <w:r>
        <w:t>The six cases side by side</w:t>
      </w:r>
    </w:p>
    <w:p w14:paraId="02380F61" w14:textId="77777777" w:rsidR="0063697B" w:rsidRDefault="00000000">
      <w:r>
        <w:t>Set out together, the presenting numbers make a point that no individual case can. The six patients occupy six different regions of the same six-variable space, and in four of the six the variable that everyone looks at first is the one that misleads.</w:t>
      </w:r>
    </w:p>
    <w:tbl>
      <w:tblPr>
        <w:tblStyle w:val="Cuadrculaclara-nfasis1"/>
        <w:tblW w:w="0" w:type="auto"/>
        <w:tblLook w:val="04A0" w:firstRow="1" w:lastRow="0" w:firstColumn="1" w:lastColumn="0" w:noHBand="0" w:noVBand="1"/>
      </w:tblPr>
      <w:tblGrid>
        <w:gridCol w:w="1255"/>
        <w:gridCol w:w="1234"/>
        <w:gridCol w:w="1234"/>
        <w:gridCol w:w="1234"/>
        <w:gridCol w:w="1234"/>
        <w:gridCol w:w="1234"/>
        <w:gridCol w:w="1234"/>
      </w:tblGrid>
      <w:tr w:rsidR="0063697B" w14:paraId="6620A733" w14:textId="77777777" w:rsidTr="00861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3BB2B20A" w14:textId="77777777" w:rsidR="0063697B" w:rsidRDefault="0063697B"/>
        </w:tc>
        <w:tc>
          <w:tcPr>
            <w:tcW w:w="1234" w:type="dxa"/>
          </w:tcPr>
          <w:p w14:paraId="5164ED25" w14:textId="77777777" w:rsidR="0063697B" w:rsidRDefault="00000000">
            <w:pPr>
              <w:cnfStyle w:val="100000000000" w:firstRow="1" w:lastRow="0" w:firstColumn="0" w:lastColumn="0" w:oddVBand="0" w:evenVBand="0" w:oddHBand="0" w:evenHBand="0" w:firstRowFirstColumn="0" w:firstRowLastColumn="0" w:lastRowFirstColumn="0" w:lastRowLastColumn="0"/>
            </w:pPr>
            <w:r>
              <w:rPr>
                <w:sz w:val="18"/>
              </w:rPr>
              <w:t>MAP</w:t>
            </w:r>
          </w:p>
        </w:tc>
        <w:tc>
          <w:tcPr>
            <w:tcW w:w="1234" w:type="dxa"/>
          </w:tcPr>
          <w:p w14:paraId="27EA882C" w14:textId="77777777" w:rsidR="0063697B" w:rsidRDefault="00000000">
            <w:pPr>
              <w:cnfStyle w:val="100000000000" w:firstRow="1" w:lastRow="0" w:firstColumn="0" w:lastColumn="0" w:oddVBand="0" w:evenVBand="0" w:oddHBand="0" w:evenHBand="0" w:firstRowFirstColumn="0" w:firstRowLastColumn="0" w:lastRowFirstColumn="0" w:lastRowLastColumn="0"/>
            </w:pPr>
            <w:r>
              <w:rPr>
                <w:sz w:val="18"/>
              </w:rPr>
              <w:t>Cardiac output</w:t>
            </w:r>
          </w:p>
        </w:tc>
        <w:tc>
          <w:tcPr>
            <w:tcW w:w="1234" w:type="dxa"/>
          </w:tcPr>
          <w:p w14:paraId="6B76D0C1" w14:textId="77777777" w:rsidR="0063697B" w:rsidRDefault="00000000">
            <w:pPr>
              <w:cnfStyle w:val="100000000000" w:firstRow="1" w:lastRow="0" w:firstColumn="0" w:lastColumn="0" w:oddVBand="0" w:evenVBand="0" w:oddHBand="0" w:evenHBand="0" w:firstRowFirstColumn="0" w:firstRowLastColumn="0" w:lastRowFirstColumn="0" w:lastRowLastColumn="0"/>
            </w:pPr>
            <w:r>
              <w:rPr>
                <w:sz w:val="18"/>
              </w:rPr>
              <w:t>RAP</w:t>
            </w:r>
          </w:p>
        </w:tc>
        <w:tc>
          <w:tcPr>
            <w:tcW w:w="1234" w:type="dxa"/>
          </w:tcPr>
          <w:p w14:paraId="483374F9" w14:textId="77777777" w:rsidR="0063697B" w:rsidRDefault="00000000">
            <w:pPr>
              <w:cnfStyle w:val="100000000000" w:firstRow="1" w:lastRow="0" w:firstColumn="0" w:lastColumn="0" w:oddVBand="0" w:evenVBand="0" w:oddHBand="0" w:evenHBand="0" w:firstRowFirstColumn="0" w:firstRowLastColumn="0" w:lastRowFirstColumn="0" w:lastRowLastColumn="0"/>
            </w:pPr>
            <w:proofErr w:type="spellStart"/>
            <w:r>
              <w:rPr>
                <w:sz w:val="18"/>
              </w:rPr>
              <w:t>PAPm</w:t>
            </w:r>
            <w:proofErr w:type="spellEnd"/>
          </w:p>
        </w:tc>
        <w:tc>
          <w:tcPr>
            <w:tcW w:w="1234" w:type="dxa"/>
          </w:tcPr>
          <w:p w14:paraId="791B4DD8" w14:textId="77777777" w:rsidR="0063697B" w:rsidRDefault="00000000">
            <w:pPr>
              <w:cnfStyle w:val="100000000000" w:firstRow="1" w:lastRow="0" w:firstColumn="0" w:lastColumn="0" w:oddVBand="0" w:evenVBand="0" w:oddHBand="0" w:evenHBand="0" w:firstRowFirstColumn="0" w:firstRowLastColumn="0" w:lastRowFirstColumn="0" w:lastRowLastColumn="0"/>
            </w:pPr>
            <w:r>
              <w:rPr>
                <w:sz w:val="18"/>
              </w:rPr>
              <w:t>PAOP</w:t>
            </w:r>
          </w:p>
        </w:tc>
        <w:tc>
          <w:tcPr>
            <w:tcW w:w="1234" w:type="dxa"/>
          </w:tcPr>
          <w:p w14:paraId="27864C0F" w14:textId="77777777" w:rsidR="0063697B" w:rsidRDefault="00000000">
            <w:pPr>
              <w:cnfStyle w:val="100000000000" w:firstRow="1" w:lastRow="0" w:firstColumn="0" w:lastColumn="0" w:oddVBand="0" w:evenVBand="0" w:oddHBand="0" w:evenHBand="0" w:firstRowFirstColumn="0" w:firstRowLastColumn="0" w:lastRowFirstColumn="0" w:lastRowLastColumn="0"/>
            </w:pPr>
            <w:r>
              <w:rPr>
                <w:sz w:val="18"/>
              </w:rPr>
              <w:t>SVR</w:t>
            </w:r>
          </w:p>
        </w:tc>
      </w:tr>
      <w:tr w:rsidR="0063697B" w14:paraId="5A1475F8" w14:textId="77777777" w:rsidTr="00861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0DBB41DF" w14:textId="77777777" w:rsidR="0063697B" w:rsidRDefault="00000000">
            <w:r>
              <w:rPr>
                <w:sz w:val="18"/>
              </w:rPr>
              <w:t>1. ARDS, obese, PEEP 16</w:t>
            </w:r>
          </w:p>
        </w:tc>
        <w:tc>
          <w:tcPr>
            <w:tcW w:w="1234" w:type="dxa"/>
          </w:tcPr>
          <w:p w14:paraId="63DAC287"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58</w:t>
            </w:r>
          </w:p>
        </w:tc>
        <w:tc>
          <w:tcPr>
            <w:tcW w:w="1234" w:type="dxa"/>
          </w:tcPr>
          <w:p w14:paraId="5A65AFED"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3.9</w:t>
            </w:r>
          </w:p>
        </w:tc>
        <w:tc>
          <w:tcPr>
            <w:tcW w:w="1234" w:type="dxa"/>
          </w:tcPr>
          <w:p w14:paraId="0A1AECBF"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18</w:t>
            </w:r>
          </w:p>
        </w:tc>
        <w:tc>
          <w:tcPr>
            <w:tcW w:w="1234" w:type="dxa"/>
          </w:tcPr>
          <w:p w14:paraId="45F9001A"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not measured</w:t>
            </w:r>
          </w:p>
        </w:tc>
        <w:tc>
          <w:tcPr>
            <w:tcW w:w="1234" w:type="dxa"/>
          </w:tcPr>
          <w:p w14:paraId="7C85BF6E"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not measured</w:t>
            </w:r>
          </w:p>
        </w:tc>
        <w:tc>
          <w:tcPr>
            <w:tcW w:w="1234" w:type="dxa"/>
          </w:tcPr>
          <w:p w14:paraId="320DE4EF"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821</w:t>
            </w:r>
          </w:p>
        </w:tc>
      </w:tr>
      <w:tr w:rsidR="0063697B" w14:paraId="781C0CFD" w14:textId="77777777" w:rsidTr="008611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DFEA06E" w14:textId="77777777" w:rsidR="0063697B" w:rsidRDefault="00000000">
            <w:r>
              <w:rPr>
                <w:sz w:val="18"/>
              </w:rPr>
              <w:lastRenderedPageBreak/>
              <w:t xml:space="preserve">2. Sepsis with acute </w:t>
            </w:r>
            <w:proofErr w:type="spellStart"/>
            <w:r>
              <w:rPr>
                <w:sz w:val="18"/>
              </w:rPr>
              <w:t>cor</w:t>
            </w:r>
            <w:proofErr w:type="spellEnd"/>
            <w:r>
              <w:rPr>
                <w:sz w:val="18"/>
              </w:rPr>
              <w:t xml:space="preserve"> pulmonale</w:t>
            </w:r>
          </w:p>
        </w:tc>
        <w:tc>
          <w:tcPr>
            <w:tcW w:w="1234" w:type="dxa"/>
          </w:tcPr>
          <w:p w14:paraId="0C5D8709"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t>60</w:t>
            </w:r>
          </w:p>
        </w:tc>
        <w:tc>
          <w:tcPr>
            <w:tcW w:w="1234" w:type="dxa"/>
          </w:tcPr>
          <w:p w14:paraId="7B122D65"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t>5.6</w:t>
            </w:r>
          </w:p>
        </w:tc>
        <w:tc>
          <w:tcPr>
            <w:tcW w:w="1234" w:type="dxa"/>
          </w:tcPr>
          <w:p w14:paraId="036486B0"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t>18</w:t>
            </w:r>
          </w:p>
        </w:tc>
        <w:tc>
          <w:tcPr>
            <w:tcW w:w="1234" w:type="dxa"/>
          </w:tcPr>
          <w:p w14:paraId="428FBF51"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t>32</w:t>
            </w:r>
          </w:p>
        </w:tc>
        <w:tc>
          <w:tcPr>
            <w:tcW w:w="1234" w:type="dxa"/>
          </w:tcPr>
          <w:p w14:paraId="1FAB54CE"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t>9</w:t>
            </w:r>
          </w:p>
        </w:tc>
        <w:tc>
          <w:tcPr>
            <w:tcW w:w="1234" w:type="dxa"/>
          </w:tcPr>
          <w:p w14:paraId="0AE1162A"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t>600</w:t>
            </w:r>
          </w:p>
        </w:tc>
      </w:tr>
      <w:tr w:rsidR="0063697B" w14:paraId="5B5F4825" w14:textId="77777777" w:rsidTr="00861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672B4DE7" w14:textId="77777777" w:rsidR="0063697B" w:rsidRDefault="00000000">
            <w:r>
              <w:rPr>
                <w:sz w:val="18"/>
              </w:rPr>
              <w:t>3. Laparotomy, abdominal hypertension</w:t>
            </w:r>
          </w:p>
        </w:tc>
        <w:tc>
          <w:tcPr>
            <w:tcW w:w="1234" w:type="dxa"/>
          </w:tcPr>
          <w:p w14:paraId="03588AD6"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62</w:t>
            </w:r>
          </w:p>
        </w:tc>
        <w:tc>
          <w:tcPr>
            <w:tcW w:w="1234" w:type="dxa"/>
          </w:tcPr>
          <w:p w14:paraId="76D2E724"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4.4</w:t>
            </w:r>
          </w:p>
        </w:tc>
        <w:tc>
          <w:tcPr>
            <w:tcW w:w="1234" w:type="dxa"/>
          </w:tcPr>
          <w:p w14:paraId="13FA4126"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11</w:t>
            </w:r>
          </w:p>
        </w:tc>
        <w:tc>
          <w:tcPr>
            <w:tcW w:w="1234" w:type="dxa"/>
          </w:tcPr>
          <w:p w14:paraId="02A20608"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not measured</w:t>
            </w:r>
          </w:p>
        </w:tc>
        <w:tc>
          <w:tcPr>
            <w:tcW w:w="1234" w:type="dxa"/>
          </w:tcPr>
          <w:p w14:paraId="1CCE0F5D"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not measured</w:t>
            </w:r>
          </w:p>
        </w:tc>
        <w:tc>
          <w:tcPr>
            <w:tcW w:w="1234" w:type="dxa"/>
          </w:tcPr>
          <w:p w14:paraId="28302DF1"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927</w:t>
            </w:r>
          </w:p>
        </w:tc>
      </w:tr>
      <w:tr w:rsidR="0063697B" w14:paraId="36B10FD5" w14:textId="77777777" w:rsidTr="008611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715FAC39" w14:textId="77777777" w:rsidR="0063697B" w:rsidRDefault="00000000">
            <w:r>
              <w:rPr>
                <w:sz w:val="18"/>
              </w:rPr>
              <w:t>4. Cirrhosis with sepsis</w:t>
            </w:r>
          </w:p>
        </w:tc>
        <w:tc>
          <w:tcPr>
            <w:tcW w:w="1234" w:type="dxa"/>
          </w:tcPr>
          <w:p w14:paraId="7E5EFF6A"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t>64</w:t>
            </w:r>
          </w:p>
        </w:tc>
        <w:tc>
          <w:tcPr>
            <w:tcW w:w="1234" w:type="dxa"/>
          </w:tcPr>
          <w:p w14:paraId="1D797754"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t>8.7</w:t>
            </w:r>
          </w:p>
        </w:tc>
        <w:tc>
          <w:tcPr>
            <w:tcW w:w="1234" w:type="dxa"/>
          </w:tcPr>
          <w:p w14:paraId="57E381B2"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t>10</w:t>
            </w:r>
          </w:p>
        </w:tc>
        <w:tc>
          <w:tcPr>
            <w:tcW w:w="1234" w:type="dxa"/>
          </w:tcPr>
          <w:p w14:paraId="4DF35BA3"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t>not measured</w:t>
            </w:r>
          </w:p>
        </w:tc>
        <w:tc>
          <w:tcPr>
            <w:tcW w:w="1234" w:type="dxa"/>
          </w:tcPr>
          <w:p w14:paraId="0C0F4B1E"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t>not measured</w:t>
            </w:r>
          </w:p>
        </w:tc>
        <w:tc>
          <w:tcPr>
            <w:tcW w:w="1234" w:type="dxa"/>
          </w:tcPr>
          <w:p w14:paraId="41C17BA4"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t>497</w:t>
            </w:r>
          </w:p>
        </w:tc>
      </w:tr>
      <w:tr w:rsidR="0063697B" w14:paraId="7930F176" w14:textId="77777777" w:rsidTr="00861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41B91C45" w14:textId="77777777" w:rsidR="0063697B" w:rsidRDefault="00000000">
            <w:r>
              <w:rPr>
                <w:sz w:val="18"/>
              </w:rPr>
              <w:t>5. Pulmonary hypertension, RV failure</w:t>
            </w:r>
          </w:p>
        </w:tc>
        <w:tc>
          <w:tcPr>
            <w:tcW w:w="1234" w:type="dxa"/>
          </w:tcPr>
          <w:p w14:paraId="757E5E40"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64</w:t>
            </w:r>
          </w:p>
        </w:tc>
        <w:tc>
          <w:tcPr>
            <w:tcW w:w="1234" w:type="dxa"/>
          </w:tcPr>
          <w:p w14:paraId="0BF2BFA1"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2.9</w:t>
            </w:r>
          </w:p>
        </w:tc>
        <w:tc>
          <w:tcPr>
            <w:tcW w:w="1234" w:type="dxa"/>
          </w:tcPr>
          <w:p w14:paraId="7AAE390F"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16</w:t>
            </w:r>
          </w:p>
        </w:tc>
        <w:tc>
          <w:tcPr>
            <w:tcW w:w="1234" w:type="dxa"/>
          </w:tcPr>
          <w:p w14:paraId="08CFEFC9"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37</w:t>
            </w:r>
          </w:p>
        </w:tc>
        <w:tc>
          <w:tcPr>
            <w:tcW w:w="1234" w:type="dxa"/>
          </w:tcPr>
          <w:p w14:paraId="2C2EA4E6"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9</w:t>
            </w:r>
          </w:p>
        </w:tc>
        <w:tc>
          <w:tcPr>
            <w:tcW w:w="1234" w:type="dxa"/>
          </w:tcPr>
          <w:p w14:paraId="1478CBD9"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1324</w:t>
            </w:r>
          </w:p>
        </w:tc>
      </w:tr>
      <w:tr w:rsidR="0063697B" w14:paraId="18F64115" w14:textId="77777777" w:rsidTr="008611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65AC2D75" w14:textId="77777777" w:rsidR="0063697B" w:rsidRDefault="00000000">
            <w:r>
              <w:rPr>
                <w:sz w:val="18"/>
              </w:rPr>
              <w:t>6. Severe mitral regurgitation</w:t>
            </w:r>
          </w:p>
        </w:tc>
        <w:tc>
          <w:tcPr>
            <w:tcW w:w="1234" w:type="dxa"/>
          </w:tcPr>
          <w:p w14:paraId="1958C96F"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t>82</w:t>
            </w:r>
          </w:p>
        </w:tc>
        <w:tc>
          <w:tcPr>
            <w:tcW w:w="1234" w:type="dxa"/>
          </w:tcPr>
          <w:p w14:paraId="7E345853"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t>3.4</w:t>
            </w:r>
          </w:p>
        </w:tc>
        <w:tc>
          <w:tcPr>
            <w:tcW w:w="1234" w:type="dxa"/>
          </w:tcPr>
          <w:p w14:paraId="392D606A"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t>14</w:t>
            </w:r>
          </w:p>
        </w:tc>
        <w:tc>
          <w:tcPr>
            <w:tcW w:w="1234" w:type="dxa"/>
          </w:tcPr>
          <w:p w14:paraId="1CD88A84"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t>37</w:t>
            </w:r>
          </w:p>
        </w:tc>
        <w:tc>
          <w:tcPr>
            <w:tcW w:w="1234" w:type="dxa"/>
          </w:tcPr>
          <w:p w14:paraId="3A46B2C9"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t>26</w:t>
            </w:r>
          </w:p>
        </w:tc>
        <w:tc>
          <w:tcPr>
            <w:tcW w:w="1234" w:type="dxa"/>
          </w:tcPr>
          <w:p w14:paraId="454591C6"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t>1600</w:t>
            </w:r>
          </w:p>
        </w:tc>
      </w:tr>
    </w:tbl>
    <w:p w14:paraId="3A2B888A" w14:textId="0F3B23D7" w:rsidR="0063697B" w:rsidRDefault="0086119C">
      <w:ins w:id="539" w:author="Gustavo Garcia" w:date="2026-09-09T04:23:00Z" w16du:dateUtc="2026-09-09T08:23:00Z">
        <w:r w:rsidRPr="0086119C">
          <w:t>Cases 1, 3 and 4 begin with useful physiological information obtained without a pulmonary artery catheter. In Cases 2, 5 and 6, pulmonary pressures add information about RV loading and pulmonary venous pressure burden. Echocardiography remains essential to the interpretation. The choice of monitoring should follow the unresolved question and whether the measurement is likely to change management.</w:t>
        </w:r>
      </w:ins>
      <w:del w:id="540" w:author="Gustavo Garcia" w:date="2026-09-09T04:23:00Z" w16du:dateUtc="2026-09-09T08:23:00Z">
        <w:r w:rsidDel="0086119C">
          <w:delText>Three of the six phenotypes were settled without a pulmonary artery catheter, which is worth noticing before reaching for one. Cases 2, 5 and 6 needed the pulmonary pressures because the question in each was about the right ventricle or the left atrium specifically, and no other tool answers those questions with numbers you can compute with.</w:delText>
        </w:r>
      </w:del>
    </w:p>
    <w:tbl>
      <w:tblPr>
        <w:tblStyle w:val="Cuadrculaclara-nfasis1"/>
        <w:tblW w:w="0" w:type="auto"/>
        <w:tblLook w:val="04A0" w:firstRow="1" w:lastRow="0" w:firstColumn="1" w:lastColumn="0" w:noHBand="0" w:noVBand="1"/>
      </w:tblPr>
      <w:tblGrid>
        <w:gridCol w:w="2160"/>
        <w:gridCol w:w="2160"/>
        <w:gridCol w:w="2160"/>
        <w:gridCol w:w="2160"/>
      </w:tblGrid>
      <w:tr w:rsidR="0063697B" w14:paraId="55F26AFC" w14:textId="77777777" w:rsidTr="006369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21DBAB" w14:textId="77777777" w:rsidR="0063697B" w:rsidRDefault="00000000">
            <w:r>
              <w:rPr>
                <w:sz w:val="18"/>
              </w:rPr>
              <w:t>Case</w:t>
            </w:r>
          </w:p>
        </w:tc>
        <w:tc>
          <w:tcPr>
            <w:tcW w:w="2160" w:type="dxa"/>
          </w:tcPr>
          <w:p w14:paraId="34F4F82D" w14:textId="5268F0D9" w:rsidR="0063697B" w:rsidRDefault="00000000">
            <w:pPr>
              <w:cnfStyle w:val="100000000000" w:firstRow="1" w:lastRow="0" w:firstColumn="0" w:lastColumn="0" w:oddVBand="0" w:evenVBand="0" w:oddHBand="0" w:evenHBand="0" w:firstRowFirstColumn="0" w:firstRowLastColumn="0" w:lastRowFirstColumn="0" w:lastRowLastColumn="0"/>
            </w:pPr>
            <w:r>
              <w:rPr>
                <w:sz w:val="18"/>
              </w:rPr>
              <w:t xml:space="preserve">The </w:t>
            </w:r>
            <w:ins w:id="541" w:author="Gustavo Garcia" w:date="2026-09-09T04:24:00Z" w16du:dateUtc="2026-09-09T08:24:00Z">
              <w:r w:rsidR="0086119C">
                <w:rPr>
                  <w:sz w:val="18"/>
                </w:rPr>
                <w:t>tempting shortcut</w:t>
              </w:r>
            </w:ins>
            <w:del w:id="542" w:author="Gustavo Garcia" w:date="2026-09-09T04:24:00Z" w16du:dateUtc="2026-09-09T08:24:00Z">
              <w:r w:rsidDel="0086119C">
                <w:rPr>
                  <w:sz w:val="18"/>
                </w:rPr>
                <w:delText>obvious reading</w:delText>
              </w:r>
            </w:del>
          </w:p>
        </w:tc>
        <w:tc>
          <w:tcPr>
            <w:tcW w:w="2160" w:type="dxa"/>
          </w:tcPr>
          <w:p w14:paraId="34E1B402" w14:textId="5D6F857F" w:rsidR="0063697B" w:rsidRDefault="00000000">
            <w:pPr>
              <w:cnfStyle w:val="100000000000" w:firstRow="1" w:lastRow="0" w:firstColumn="0" w:lastColumn="0" w:oddVBand="0" w:evenVBand="0" w:oddHBand="0" w:evenHBand="0" w:firstRowFirstColumn="0" w:firstRowLastColumn="0" w:lastRowFirstColumn="0" w:lastRowLastColumn="0"/>
            </w:pPr>
            <w:r>
              <w:rPr>
                <w:sz w:val="18"/>
              </w:rPr>
              <w:t xml:space="preserve">What the data </w:t>
            </w:r>
            <w:ins w:id="543" w:author="Gustavo Garcia" w:date="2026-09-09T04:24:00Z" w16du:dateUtc="2026-09-09T08:24:00Z">
              <w:r w:rsidR="0086119C">
                <w:rPr>
                  <w:sz w:val="18"/>
                </w:rPr>
                <w:t>support</w:t>
              </w:r>
            </w:ins>
            <w:del w:id="544" w:author="Gustavo Garcia" w:date="2026-09-09T04:24:00Z" w16du:dateUtc="2026-09-09T08:24:00Z">
              <w:r w:rsidDel="0086119C">
                <w:rPr>
                  <w:sz w:val="18"/>
                </w:rPr>
                <w:delText>actually licensed</w:delText>
              </w:r>
            </w:del>
          </w:p>
        </w:tc>
        <w:tc>
          <w:tcPr>
            <w:tcW w:w="2160" w:type="dxa"/>
          </w:tcPr>
          <w:p w14:paraId="51C38C83" w14:textId="780F7CD3" w:rsidR="0063697B" w:rsidRDefault="00000000">
            <w:pPr>
              <w:cnfStyle w:val="100000000000" w:firstRow="1" w:lastRow="0" w:firstColumn="0" w:lastColumn="0" w:oddVBand="0" w:evenVBand="0" w:oddHBand="0" w:evenHBand="0" w:firstRowFirstColumn="0" w:firstRowLastColumn="0" w:lastRowFirstColumn="0" w:lastRowLastColumn="0"/>
            </w:pPr>
            <w:del w:id="545" w:author="Gustavo Garcia" w:date="2026-09-09T04:24:00Z" w16du:dateUtc="2026-09-09T08:24:00Z">
              <w:r w:rsidDel="0086119C">
                <w:rPr>
                  <w:sz w:val="18"/>
                </w:rPr>
                <w:delText>Which curve moved</w:delText>
              </w:r>
            </w:del>
            <w:ins w:id="546" w:author="Gustavo Garcia" w:date="2026-09-09T04:24:00Z" w16du:dateUtc="2026-09-09T08:24:00Z">
              <w:r w:rsidR="0086119C">
                <w:rPr>
                  <w:sz w:val="18"/>
                </w:rPr>
                <w:t>Intervention and interpretation</w:t>
              </w:r>
            </w:ins>
          </w:p>
        </w:tc>
      </w:tr>
      <w:tr w:rsidR="0063697B" w14:paraId="11F1E46D" w14:textId="77777777" w:rsidTr="006369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FF26E1" w14:textId="77777777" w:rsidR="0063697B" w:rsidRDefault="00000000">
            <w:r>
              <w:rPr>
                <w:sz w:val="18"/>
              </w:rPr>
              <w:t>1</w:t>
            </w:r>
          </w:p>
        </w:tc>
        <w:tc>
          <w:tcPr>
            <w:tcW w:w="2160" w:type="dxa"/>
          </w:tcPr>
          <w:p w14:paraId="0A835DB5"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RAP 18, congested, </w:t>
            </w:r>
            <w:proofErr w:type="spellStart"/>
            <w:r>
              <w:rPr>
                <w:sz w:val="18"/>
              </w:rPr>
              <w:t>diurese</w:t>
            </w:r>
            <w:proofErr w:type="spellEnd"/>
          </w:p>
        </w:tc>
        <w:tc>
          <w:tcPr>
            <w:tcW w:w="2160" w:type="dxa"/>
          </w:tcPr>
          <w:p w14:paraId="6CAEA5AB" w14:textId="2E260AC9" w:rsidR="0063697B" w:rsidRDefault="003E269A">
            <w:pPr>
              <w:cnfStyle w:val="000000100000" w:firstRow="0" w:lastRow="0" w:firstColumn="0" w:lastColumn="0" w:oddVBand="0" w:evenVBand="0" w:oddHBand="1" w:evenHBand="0" w:firstRowFirstColumn="0" w:firstRowLastColumn="0" w:lastRowFirstColumn="0" w:lastRowLastColumn="0"/>
            </w:pPr>
            <w:ins w:id="547" w:author="Gustavo Garcia" w:date="2026-09-09T04:56:00Z" w16du:dateUtc="2026-09-09T08:56:00Z">
              <w:r w:rsidRPr="003E269A">
                <w:rPr>
                  <w:sz w:val="18"/>
                </w:rPr>
                <w:t>Estimated end-diastolic transmural RAP ≈8 mmHg; the atmospheric-reference RAP overstates chamber-distending pressure.</w:t>
              </w:r>
            </w:ins>
            <w:del w:id="548" w:author="Gustavo Garcia" w:date="2026-09-09T04:56:00Z" w16du:dateUtc="2026-09-09T08:56:00Z">
              <w:r w:rsidR="00000000" w:rsidDel="003E269A">
                <w:rPr>
                  <w:sz w:val="18"/>
                </w:rPr>
                <w:delText>Transmural RAP 8, the ventricle is underfilled behind a raised pleural pressure</w:delText>
              </w:r>
            </w:del>
          </w:p>
        </w:tc>
        <w:tc>
          <w:tcPr>
            <w:tcW w:w="2160" w:type="dxa"/>
          </w:tcPr>
          <w:p w14:paraId="031684D0"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Lower the pressure surrounding the vessels, which restores the usable part of the venous return curve</w:t>
            </w:r>
          </w:p>
        </w:tc>
      </w:tr>
      <w:tr w:rsidR="0063697B" w14:paraId="1D347DCF" w14:textId="77777777" w:rsidTr="006369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D4DA4F" w14:textId="77777777" w:rsidR="0063697B" w:rsidRDefault="00000000">
            <w:r>
              <w:rPr>
                <w:sz w:val="18"/>
              </w:rPr>
              <w:t>2</w:t>
            </w:r>
          </w:p>
        </w:tc>
        <w:tc>
          <w:tcPr>
            <w:tcW w:w="2160" w:type="dxa"/>
          </w:tcPr>
          <w:p w14:paraId="0BC7AF5E"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t>PPV 18 percent, give fluid</w:t>
            </w:r>
          </w:p>
        </w:tc>
        <w:tc>
          <w:tcPr>
            <w:tcW w:w="2160" w:type="dxa"/>
          </w:tcPr>
          <w:p w14:paraId="069F5223"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RAP above PAOP, </w:t>
            </w:r>
            <w:proofErr w:type="spellStart"/>
            <w:r>
              <w:rPr>
                <w:sz w:val="18"/>
              </w:rPr>
              <w:t>PAPi</w:t>
            </w:r>
            <w:proofErr w:type="spellEnd"/>
            <w:r>
              <w:rPr>
                <w:sz w:val="18"/>
              </w:rPr>
              <w:t xml:space="preserve"> 1.33, tricuspid annular velocity 0.11 m/s: a false positive from an afterload-limited RV</w:t>
            </w:r>
          </w:p>
        </w:tc>
        <w:tc>
          <w:tcPr>
            <w:tcW w:w="2160" w:type="dxa"/>
          </w:tcPr>
          <w:p w14:paraId="291EC9E7"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t>Unload the right ventricle, raising the cardiac function curve</w:t>
            </w:r>
          </w:p>
        </w:tc>
      </w:tr>
      <w:tr w:rsidR="0063697B" w14:paraId="79780D97" w14:textId="77777777" w:rsidTr="006369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CB2E58" w14:textId="77777777" w:rsidR="0063697B" w:rsidRDefault="00000000">
            <w:r>
              <w:rPr>
                <w:sz w:val="18"/>
              </w:rPr>
              <w:t>3</w:t>
            </w:r>
          </w:p>
        </w:tc>
        <w:tc>
          <w:tcPr>
            <w:tcW w:w="2160" w:type="dxa"/>
          </w:tcPr>
          <w:p w14:paraId="6ABD85A9"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PPV 21 percent, give fluid</w:t>
            </w:r>
          </w:p>
        </w:tc>
        <w:tc>
          <w:tcPr>
            <w:tcW w:w="2160" w:type="dxa"/>
          </w:tcPr>
          <w:p w14:paraId="03BD9E3C"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Three validity conditions violated, so no measurement at all. Not responsive on leg raise or challenge</w:t>
            </w:r>
          </w:p>
        </w:tc>
        <w:tc>
          <w:tcPr>
            <w:tcW w:w="2160" w:type="dxa"/>
          </w:tcPr>
          <w:p w14:paraId="1C6C1541"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Decompress the abdomen. Resistance unchanged at 930, flow up 25 percent</w:t>
            </w:r>
          </w:p>
        </w:tc>
      </w:tr>
      <w:tr w:rsidR="0063697B" w14:paraId="30164A0F" w14:textId="77777777" w:rsidTr="006369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AE55CA" w14:textId="77777777" w:rsidR="0063697B" w:rsidRDefault="00000000">
            <w:r>
              <w:rPr>
                <w:sz w:val="18"/>
              </w:rPr>
              <w:t>4</w:t>
            </w:r>
          </w:p>
        </w:tc>
        <w:tc>
          <w:tcPr>
            <w:tcW w:w="2160" w:type="dxa"/>
          </w:tcPr>
          <w:p w14:paraId="741DEAA4"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t>CI 4.6 and ScvO2 79 percent, flow is adequate</w:t>
            </w:r>
          </w:p>
        </w:tc>
        <w:tc>
          <w:tcPr>
            <w:tcW w:w="2160" w:type="dxa"/>
          </w:tcPr>
          <w:p w14:paraId="3ABF81A0" w14:textId="1D7C7C98" w:rsidR="0063697B" w:rsidRDefault="0086119C">
            <w:pPr>
              <w:cnfStyle w:val="000000010000" w:firstRow="0" w:lastRow="0" w:firstColumn="0" w:lastColumn="0" w:oddVBand="0" w:evenVBand="0" w:oddHBand="0" w:evenHBand="1" w:firstRowFirstColumn="0" w:firstRowLastColumn="0" w:lastRowFirstColumn="0" w:lastRowLastColumn="0"/>
            </w:pPr>
            <w:ins w:id="549" w:author="Gustavo Garcia" w:date="2026-09-09T04:25:00Z" w16du:dateUtc="2026-09-09T08:25:00Z">
              <w:r w:rsidRPr="0086119C">
                <w:rPr>
                  <w:sz w:val="18"/>
                </w:rPr>
                <w:t xml:space="preserve">Persistent </w:t>
              </w:r>
              <w:proofErr w:type="spellStart"/>
              <w:r w:rsidRPr="0086119C">
                <w:rPr>
                  <w:sz w:val="18"/>
                </w:rPr>
                <w:t>vasoplegia</w:t>
              </w:r>
              <w:proofErr w:type="spellEnd"/>
              <w:r w:rsidRPr="0086119C">
                <w:rPr>
                  <w:sz w:val="18"/>
                </w:rPr>
                <w:t>, reduced oxygen content and suspected regional maldistribution despite high CO.</w:t>
              </w:r>
            </w:ins>
            <w:del w:id="550" w:author="Gustavo Garcia" w:date="2026-09-09T04:25:00Z" w16du:dateUtc="2026-09-09T08:25:00Z">
              <w:r w:rsidDel="0086119C">
                <w:rPr>
                  <w:sz w:val="18"/>
                </w:rPr>
                <w:delText>Delivery only 480 mL/min/m2, extraction ratio 18 percent, CO2 gap 9: incoherent microcirculation</w:delText>
              </w:r>
            </w:del>
          </w:p>
        </w:tc>
        <w:tc>
          <w:tcPr>
            <w:tcW w:w="2160" w:type="dxa"/>
          </w:tcPr>
          <w:p w14:paraId="5FDCAE44" w14:textId="71CD89A4" w:rsidR="0063697B" w:rsidRDefault="0086119C">
            <w:pPr>
              <w:cnfStyle w:val="000000010000" w:firstRow="0" w:lastRow="0" w:firstColumn="0" w:lastColumn="0" w:oddVBand="0" w:evenVBand="0" w:oddHBand="0" w:evenHBand="1" w:firstRowFirstColumn="0" w:firstRowLastColumn="0" w:lastRowFirstColumn="0" w:lastRowLastColumn="0"/>
            </w:pPr>
            <w:ins w:id="551" w:author="Gustavo Garcia" w:date="2026-09-09T04:26:00Z" w16du:dateUtc="2026-09-09T08:26:00Z">
              <w:r w:rsidRPr="0086119C">
                <w:rPr>
                  <w:sz w:val="18"/>
                </w:rPr>
                <w:t>Treat infection, test norepinephrine adjustment, reassess responsiveness, and consider transfusion individually. Follow perfusion and tolerance.</w:t>
              </w:r>
            </w:ins>
            <w:del w:id="552" w:author="Gustavo Garcia" w:date="2026-09-09T04:26:00Z" w16du:dateUtc="2026-09-09T08:26:00Z">
              <w:r w:rsidDel="0086119C">
                <w:rPr>
                  <w:sz w:val="18"/>
                </w:rPr>
                <w:delText>Neither. Correct the content term and the source, and stop titrating flow</w:delText>
              </w:r>
            </w:del>
          </w:p>
        </w:tc>
      </w:tr>
      <w:tr w:rsidR="0063697B" w14:paraId="4D90FACF" w14:textId="77777777" w:rsidTr="006369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23F5BE" w14:textId="77777777" w:rsidR="0063697B" w:rsidRDefault="00000000">
            <w:r>
              <w:rPr>
                <w:sz w:val="18"/>
              </w:rPr>
              <w:t>5</w:t>
            </w:r>
          </w:p>
        </w:tc>
        <w:tc>
          <w:tcPr>
            <w:tcW w:w="2160" w:type="dxa"/>
          </w:tcPr>
          <w:p w14:paraId="18976121"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Low CI with a high RAP after diuresis, give fluid back</w:t>
            </w:r>
          </w:p>
        </w:tc>
        <w:tc>
          <w:tcPr>
            <w:tcW w:w="2160" w:type="dxa"/>
          </w:tcPr>
          <w:p w14:paraId="0275E012"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Leg raise raised RAP by 3 with no flow response: the flat part of a depressed RV curve</w:t>
            </w:r>
          </w:p>
        </w:tc>
        <w:tc>
          <w:tcPr>
            <w:tcW w:w="2160" w:type="dxa"/>
          </w:tcPr>
          <w:p w14:paraId="7F21C50A" w14:textId="77777777" w:rsidR="0063697B" w:rsidRDefault="00000000">
            <w:pPr>
              <w:cnfStyle w:val="000000100000" w:firstRow="0" w:lastRow="0" w:firstColumn="0" w:lastColumn="0" w:oddVBand="0" w:evenVBand="0" w:oddHBand="1" w:evenHBand="0" w:firstRowFirstColumn="0" w:firstRowLastColumn="0" w:lastRowFirstColumn="0" w:lastRowLastColumn="0"/>
            </w:pPr>
            <w:r>
              <w:rPr>
                <w:sz w:val="18"/>
              </w:rPr>
              <w:t>Perfuse, then inotrope. The function curve rises and RAP falls</w:t>
            </w:r>
          </w:p>
        </w:tc>
      </w:tr>
      <w:tr w:rsidR="0063697B" w14:paraId="49EE02C8" w14:textId="77777777" w:rsidTr="006369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F2B070" w14:textId="77777777" w:rsidR="0063697B" w:rsidRDefault="00000000">
            <w:r>
              <w:rPr>
                <w:sz w:val="18"/>
              </w:rPr>
              <w:t>6</w:t>
            </w:r>
          </w:p>
        </w:tc>
        <w:tc>
          <w:tcPr>
            <w:tcW w:w="2160" w:type="dxa"/>
          </w:tcPr>
          <w:p w14:paraId="72679F56"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t>MAP 82 is adequate, PAOP 26 is congested</w:t>
            </w:r>
          </w:p>
        </w:tc>
        <w:tc>
          <w:tcPr>
            <w:tcW w:w="2160" w:type="dxa"/>
          </w:tcPr>
          <w:p w14:paraId="0C58A09B" w14:textId="5BFD3A3B" w:rsidR="0063697B" w:rsidRDefault="003E269A">
            <w:pPr>
              <w:cnfStyle w:val="000000010000" w:firstRow="0" w:lastRow="0" w:firstColumn="0" w:lastColumn="0" w:oddVBand="0" w:evenVBand="0" w:oddHBand="0" w:evenHBand="1" w:firstRowFirstColumn="0" w:firstRowLastColumn="0" w:lastRowFirstColumn="0" w:lastRowLastColumn="0"/>
            </w:pPr>
            <w:ins w:id="553" w:author="Gustavo Garcia" w:date="2026-09-09T04:56:00Z" w16du:dateUtc="2026-09-09T08:56:00Z">
              <w:r w:rsidRPr="003E269A">
                <w:rPr>
                  <w:sz w:val="18"/>
                </w:rPr>
                <w:t xml:space="preserve">SVI 15 despite vasopressor-supported pressure. The v wave inflates mean PAWP; end-diastolic PAWP ≈18 </w:t>
              </w:r>
              <w:r w:rsidRPr="003E269A">
                <w:rPr>
                  <w:sz w:val="18"/>
                </w:rPr>
                <w:lastRenderedPageBreak/>
                <w:t>mmHg.</w:t>
              </w:r>
            </w:ins>
            <w:del w:id="554" w:author="Gustavo Garcia" w:date="2026-09-09T04:56:00Z" w16du:dateUtc="2026-09-09T08:56:00Z">
              <w:r w:rsidR="00000000" w:rsidDel="003E269A">
                <w:rPr>
                  <w:sz w:val="18"/>
                </w:rPr>
                <w:delText>Stroke volume index 15 behind vasopressor-supported diastole. The v wave inflates the mean, the a wave is 18</w:delText>
              </w:r>
            </w:del>
          </w:p>
        </w:tc>
        <w:tc>
          <w:tcPr>
            <w:tcW w:w="2160" w:type="dxa"/>
          </w:tcPr>
          <w:p w14:paraId="3F15FF40" w14:textId="77777777" w:rsidR="0063697B"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Reduce systemic impedance, redirecting stroke volume forwards</w:t>
            </w:r>
          </w:p>
        </w:tc>
      </w:tr>
    </w:tbl>
    <w:p w14:paraId="4AED85E7" w14:textId="400F35A8" w:rsidR="0063697B" w:rsidDel="008C0A94" w:rsidRDefault="008C0A94">
      <w:pPr>
        <w:rPr>
          <w:del w:id="555" w:author="Gustavo Garcia" w:date="2026-09-09T04:27:00Z" w16du:dateUtc="2026-09-09T08:27:00Z"/>
        </w:rPr>
      </w:pPr>
      <w:ins w:id="556" w:author="Gustavo Garcia" w:date="2026-09-09T04:27:00Z" w16du:dateUtc="2026-09-09T08:27:00Z">
        <w:r w:rsidRPr="008C0A94">
          <w:t>Two habits recur across the cases. First, specify the measurement and its reference frame before interpreting it. Second, reassess the assumptions of a dynamic test whenever rhythm, ventilation, vascular tone or ventricular loading changes. Case 4 adds a third: distinguish the effects of treatment on pressure, flow, oxygen content and regional perfusion. These variables may improve together, but one cannot stand in for all the others.</w:t>
        </w:r>
      </w:ins>
      <w:del w:id="557" w:author="Gustavo Garcia" w:date="2026-09-09T04:27:00Z" w16du:dateUtc="2026-09-09T08:27:00Z">
        <w:r w:rsidDel="008C0A94">
          <w:delText>Two patterns recur. The first is that a pressure was being read without its reference frame, in cases 1, 5 and 6. The second is that a monitor was displaying a derived index whose preconditions had not been checked, in cases 2 and 3. Neither error is a failure of physiologic knowledge. Both are failures to ask the first question before the third one.</w:delText>
        </w:r>
      </w:del>
    </w:p>
    <w:p w14:paraId="08543AB4" w14:textId="77777777" w:rsidR="008C0A94" w:rsidRDefault="008C0A94">
      <w:pPr>
        <w:rPr>
          <w:ins w:id="558" w:author="Gustavo Garcia" w:date="2026-09-09T04:27:00Z" w16du:dateUtc="2026-09-09T08:27:00Z"/>
        </w:rPr>
      </w:pPr>
    </w:p>
    <w:p w14:paraId="1536C131" w14:textId="72E7B182" w:rsidR="0063697B" w:rsidDel="008C0A94" w:rsidRDefault="008C0A94">
      <w:pPr>
        <w:rPr>
          <w:del w:id="559" w:author="Gustavo Garcia" w:date="2026-09-09T04:27:00Z" w16du:dateUtc="2026-09-09T08:27:00Z"/>
        </w:rPr>
      </w:pPr>
      <w:ins w:id="560" w:author="Gustavo Garcia" w:date="2026-09-09T04:27:00Z" w16du:dateUtc="2026-09-09T08:27:00Z">
        <w:r w:rsidRPr="008C0A94">
          <w:t xml:space="preserve">Some interventions improve circulation while lowering a pressure, as in the respiratory, abdominal and MR examples. Others appropriately raise pressure, as in support of persistent </w:t>
        </w:r>
        <w:proofErr w:type="spellStart"/>
        <w:r w:rsidRPr="008C0A94">
          <w:t>vasoplegia</w:t>
        </w:r>
        <w:proofErr w:type="spellEnd"/>
        <w:r w:rsidRPr="008C0A94">
          <w:t xml:space="preserve"> or a hypotensive pressure-loaded RV. I10’s closed-loop framework explains why both patterns are possible: a measured pressure reflects interacting pump, vascular and surrounding-pressure conditions. Choose the intervention from the physiological problem and judge it by the observed balance of perfusion benefit and harm.</w:t>
        </w:r>
      </w:ins>
      <w:del w:id="561" w:author="Gustavo Garcia" w:date="2026-09-09T04:27:00Z" w16du:dateUtc="2026-09-09T08:27:00Z">
        <w:r w:rsidDel="008C0A94">
          <w:delText>The other recurrence is more encouraging. In four of the six cases the correct intervention lowered a pressure: pleural pressure in case 1, pulmonary artery pressure in case 2, abdominal pressure in case 3, systemic arterial pressure in case 6. Funk and colleagues make the general version of this argument across their two-part review of venous return in critical illness, which is that the circulation is a closed loop in which the pressure at any point is a consequence of the interaction between a pump and a reservoir rather than a quantity you set. Raising a pressure to treat a low pressure is the intervention that most often looks right and most often is not.</w:delText>
        </w:r>
      </w:del>
    </w:p>
    <w:p w14:paraId="3814AF58" w14:textId="77777777" w:rsidR="008C0A94" w:rsidRDefault="008C0A94">
      <w:pPr>
        <w:rPr>
          <w:ins w:id="562" w:author="Gustavo Garcia" w:date="2026-09-09T04:27:00Z" w16du:dateUtc="2026-09-09T08:27:00Z"/>
        </w:rPr>
      </w:pPr>
    </w:p>
    <w:p w14:paraId="709E3935" w14:textId="3B75693A" w:rsidR="0063697B" w:rsidDel="008C0A94" w:rsidRDefault="008C0A94">
      <w:pPr>
        <w:rPr>
          <w:del w:id="563" w:author="Gustavo Garcia" w:date="2026-09-09T04:28:00Z" w16du:dateUtc="2026-09-09T08:28:00Z"/>
        </w:rPr>
      </w:pPr>
      <w:ins w:id="564" w:author="Gustavo Garcia" w:date="2026-09-09T04:28:00Z" w16du:dateUtc="2026-09-09T08:28:00Z">
        <w:r w:rsidRPr="008C0A94">
          <w:rPr>
            <w:i/>
          </w:rPr>
          <w:t>The next case will not reproduce these numbers. The transferable method is to verify the signal, name the physiological quantity, distinguish observation from inference, and choose a test that can resolve the remaining uncertainty. Predict the intervention’s effects on pressure, flow, oxygen content and congestion, then check tissue perfusion over an appropriate interval. A mismatch calls for reassessment of the hypothesis, the measurement and competing mechanisms. The Expert pathway extends this reasoning to integrated heart–lung interactions, ventricular–arterial coupling and the regional consequences of circulatory failure.</w:t>
        </w:r>
      </w:ins>
      <w:del w:id="565" w:author="Gustavo Garcia" w:date="2026-09-09T04:28:00Z" w16du:dateUtc="2026-09-09T08:28:00Z">
        <w:r w:rsidDel="008C0A94">
          <w:rPr>
            <w:i/>
          </w:rPr>
          <w:delText>There is no seventh case here, because the seventh case is on your unit. The habit the six are meant to install is small and portable: establish that the number is a number, name what it is a measurement of, decide what would discriminate between the states still standing, and predict what your intervention will do to which curve before you give it. Do that and the treatment becomes a test, which means a wrong hypothesis announces itself within minutes instead of hours. The Expert pathway takes several of these situations further, into the full integration of the heart and the lung, into right ventricular to pulmonary arterial coupling at the level of impedance rather than resistance, and into the advanced shock models that unify what the six cases here approach one at a time.</w:delText>
        </w:r>
      </w:del>
    </w:p>
    <w:p w14:paraId="0105A03E" w14:textId="77777777" w:rsidR="0063697B" w:rsidRDefault="0063697B"/>
    <w:p w14:paraId="4FE112E9" w14:textId="77777777" w:rsidR="0063697B" w:rsidRDefault="00000000">
      <w:pPr>
        <w:pStyle w:val="Ttulo2"/>
      </w:pPr>
      <w:r>
        <w:t>References</w:t>
      </w:r>
    </w:p>
    <w:p w14:paraId="089F4AD1" w14:textId="77777777" w:rsidR="0063697B" w:rsidRDefault="00000000">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14:paraId="6205EE85" w14:textId="77777777" w:rsidR="0063697B" w:rsidRDefault="00000000">
      <w:r>
        <w:rPr>
          <w:color w:val="444444"/>
          <w:sz w:val="19"/>
        </w:rPr>
        <w:t xml:space="preserve">1. </w:t>
      </w:r>
      <w:proofErr w:type="spellStart"/>
      <w:r>
        <w:rPr>
          <w:color w:val="444444"/>
          <w:sz w:val="19"/>
        </w:rPr>
        <w:t>Magder</w:t>
      </w:r>
      <w:proofErr w:type="spellEnd"/>
      <w:r>
        <w:rPr>
          <w:color w:val="444444"/>
          <w:sz w:val="19"/>
        </w:rPr>
        <w:t xml:space="preserve"> S, </w:t>
      </w:r>
      <w:proofErr w:type="spellStart"/>
      <w:r>
        <w:rPr>
          <w:color w:val="444444"/>
          <w:sz w:val="19"/>
        </w:rPr>
        <w:t>Bafaqeeh</w:t>
      </w:r>
      <w:proofErr w:type="spellEnd"/>
      <w:r>
        <w:rPr>
          <w:color w:val="444444"/>
          <w:sz w:val="19"/>
        </w:rPr>
        <w:t xml:space="preserve"> F. The clinical role of central venous pressure measurements. J Intensive Care Med. 2007;22(1):44-51. doi:10.1177/0885066606295303.</w:t>
      </w:r>
    </w:p>
    <w:p w14:paraId="189C3FCE" w14:textId="77777777" w:rsidR="0063697B" w:rsidRDefault="00000000">
      <w:r>
        <w:rPr>
          <w:color w:val="444444"/>
          <w:sz w:val="19"/>
        </w:rPr>
        <w:t xml:space="preserve">2. </w:t>
      </w:r>
      <w:proofErr w:type="spellStart"/>
      <w:r>
        <w:rPr>
          <w:color w:val="444444"/>
          <w:sz w:val="19"/>
        </w:rPr>
        <w:t>Magder</w:t>
      </w:r>
      <w:proofErr w:type="spellEnd"/>
      <w:r>
        <w:rPr>
          <w:color w:val="444444"/>
          <w:sz w:val="19"/>
        </w:rPr>
        <w:t xml:space="preserve"> S. Fluid status and fluid responsiveness. Curr </w:t>
      </w:r>
      <w:proofErr w:type="spellStart"/>
      <w:r>
        <w:rPr>
          <w:color w:val="444444"/>
          <w:sz w:val="19"/>
        </w:rPr>
        <w:t>Opin</w:t>
      </w:r>
      <w:proofErr w:type="spellEnd"/>
      <w:r>
        <w:rPr>
          <w:color w:val="444444"/>
          <w:sz w:val="19"/>
        </w:rPr>
        <w:t xml:space="preserve"> Crit Care. 2010;16(4):289-296. doi:10.1097/MCC.0b013e32833b6bab.</w:t>
      </w:r>
    </w:p>
    <w:p w14:paraId="3D48935C" w14:textId="77777777" w:rsidR="0063697B" w:rsidRDefault="00000000">
      <w:r>
        <w:rPr>
          <w:color w:val="444444"/>
          <w:sz w:val="19"/>
        </w:rPr>
        <w:t>3. Talmor D, Sarge T, Malhotra A, O'Donnell CR, Ritz R, Lisbon A, Novack V, Loring SH. Mechanical ventilation guided by esophageal pressure in acute lung injury. N Engl J Med. 2008;359(20):2095-2104. doi:10.1056/NEJMoa0708638. Free full text.</w:t>
      </w:r>
    </w:p>
    <w:p w14:paraId="2449FBE0" w14:textId="77777777" w:rsidR="0063697B" w:rsidRDefault="00000000">
      <w:r>
        <w:rPr>
          <w:color w:val="444444"/>
          <w:sz w:val="19"/>
        </w:rPr>
        <w:t xml:space="preserve">4. Pinsky MR. Cardiopulmonary interactions: physiologic basis and clinical applications. Ann Am </w:t>
      </w:r>
      <w:proofErr w:type="spellStart"/>
      <w:r>
        <w:rPr>
          <w:color w:val="444444"/>
          <w:sz w:val="19"/>
        </w:rPr>
        <w:t>Thorac</w:t>
      </w:r>
      <w:proofErr w:type="spellEnd"/>
      <w:r>
        <w:rPr>
          <w:color w:val="444444"/>
          <w:sz w:val="19"/>
        </w:rPr>
        <w:t xml:space="preserve"> Soc. 2018;15(Suppl 1):S45-S48. doi:10.1513/AnnalsATS.201704-339FR. Free full text.</w:t>
      </w:r>
    </w:p>
    <w:p w14:paraId="455096D8" w14:textId="77777777" w:rsidR="0063697B" w:rsidRDefault="00000000">
      <w:r>
        <w:rPr>
          <w:color w:val="444444"/>
          <w:sz w:val="19"/>
        </w:rPr>
        <w:t xml:space="preserve">5. Michard F, </w:t>
      </w:r>
      <w:proofErr w:type="spellStart"/>
      <w:r>
        <w:rPr>
          <w:color w:val="444444"/>
          <w:sz w:val="19"/>
        </w:rPr>
        <w:t>Boussat</w:t>
      </w:r>
      <w:proofErr w:type="spellEnd"/>
      <w:r>
        <w:rPr>
          <w:color w:val="444444"/>
          <w:sz w:val="19"/>
        </w:rPr>
        <w:t xml:space="preserve"> S, </w:t>
      </w:r>
      <w:proofErr w:type="spellStart"/>
      <w:r>
        <w:rPr>
          <w:color w:val="444444"/>
          <w:sz w:val="19"/>
        </w:rPr>
        <w:t>Chemla</w:t>
      </w:r>
      <w:proofErr w:type="spellEnd"/>
      <w:r>
        <w:rPr>
          <w:color w:val="444444"/>
          <w:sz w:val="19"/>
        </w:rPr>
        <w:t xml:space="preserve"> D, Anguel N, Mercat A, </w:t>
      </w:r>
      <w:proofErr w:type="spellStart"/>
      <w:r>
        <w:rPr>
          <w:color w:val="444444"/>
          <w:sz w:val="19"/>
        </w:rPr>
        <w:t>Lecarpentier</w:t>
      </w:r>
      <w:proofErr w:type="spellEnd"/>
      <w:r>
        <w:rPr>
          <w:color w:val="444444"/>
          <w:sz w:val="19"/>
        </w:rPr>
        <w:t xml:space="preserve"> Y, Richard C, Pinsky MR, Teboul JL. Relation between respiratory changes in arterial pulse pressure and fluid responsiveness in septic patients with acute circulatory failure. Am J Respir Crit Care Med. 2000;162(1):134-138. doi:10.1164/ajrccm.162.1.9903035.</w:t>
      </w:r>
    </w:p>
    <w:p w14:paraId="3FB7A779" w14:textId="77777777" w:rsidR="0063697B" w:rsidRDefault="00000000">
      <w:r>
        <w:rPr>
          <w:color w:val="444444"/>
          <w:sz w:val="19"/>
        </w:rPr>
        <w:lastRenderedPageBreak/>
        <w:t xml:space="preserve">6. De Backer D, </w:t>
      </w:r>
      <w:proofErr w:type="spellStart"/>
      <w:r>
        <w:rPr>
          <w:color w:val="444444"/>
          <w:sz w:val="19"/>
        </w:rPr>
        <w:t>Heenen</w:t>
      </w:r>
      <w:proofErr w:type="spellEnd"/>
      <w:r>
        <w:rPr>
          <w:color w:val="444444"/>
          <w:sz w:val="19"/>
        </w:rPr>
        <w:t xml:space="preserve"> S, </w:t>
      </w:r>
      <w:proofErr w:type="spellStart"/>
      <w:r>
        <w:rPr>
          <w:color w:val="444444"/>
          <w:sz w:val="19"/>
        </w:rPr>
        <w:t>Piagnerelli</w:t>
      </w:r>
      <w:proofErr w:type="spellEnd"/>
      <w:r>
        <w:rPr>
          <w:color w:val="444444"/>
          <w:sz w:val="19"/>
        </w:rPr>
        <w:t xml:space="preserve"> M, Koch M, Vincent JL. Pulse pressure variations to predict fluid responsiveness: influence of tidal volume. Intensive Care Med. 2005;31(4):517-523. doi:10.1007/s00134-005-2586-4.</w:t>
      </w:r>
    </w:p>
    <w:p w14:paraId="03A09FFB" w14:textId="77777777" w:rsidR="0063697B" w:rsidRDefault="00000000">
      <w:r>
        <w:rPr>
          <w:color w:val="444444"/>
          <w:sz w:val="19"/>
        </w:rPr>
        <w:t xml:space="preserve">7. Mahjoub Y, Pila C, </w:t>
      </w:r>
      <w:proofErr w:type="spellStart"/>
      <w:r>
        <w:rPr>
          <w:color w:val="444444"/>
          <w:sz w:val="19"/>
        </w:rPr>
        <w:t>Friggeri</w:t>
      </w:r>
      <w:proofErr w:type="spellEnd"/>
      <w:r>
        <w:rPr>
          <w:color w:val="444444"/>
          <w:sz w:val="19"/>
        </w:rPr>
        <w:t xml:space="preserve"> A, Zogheib E, </w:t>
      </w:r>
      <w:proofErr w:type="spellStart"/>
      <w:r>
        <w:rPr>
          <w:color w:val="444444"/>
          <w:sz w:val="19"/>
        </w:rPr>
        <w:t>Lobjoie</w:t>
      </w:r>
      <w:proofErr w:type="spellEnd"/>
      <w:r>
        <w:rPr>
          <w:color w:val="444444"/>
          <w:sz w:val="19"/>
        </w:rPr>
        <w:t xml:space="preserve"> E, </w:t>
      </w:r>
      <w:proofErr w:type="spellStart"/>
      <w:r>
        <w:rPr>
          <w:color w:val="444444"/>
          <w:sz w:val="19"/>
        </w:rPr>
        <w:t>Tinturier</w:t>
      </w:r>
      <w:proofErr w:type="spellEnd"/>
      <w:r>
        <w:rPr>
          <w:color w:val="444444"/>
          <w:sz w:val="19"/>
        </w:rPr>
        <w:t xml:space="preserve"> F, Galy C, Slama M, Dupont H. Assessing fluid responsiveness in critically ill patients: false-positive pulse pressure variation is detected by Doppler echocardiographic evaluation of the right ventricle. Crit Care Med. 2009;37(9):2570-2575. doi:10.1097/CCM.0b013e3181a380a3.</w:t>
      </w:r>
    </w:p>
    <w:p w14:paraId="44261D8D" w14:textId="77777777" w:rsidR="0063697B" w:rsidRDefault="00000000">
      <w:r>
        <w:rPr>
          <w:color w:val="444444"/>
          <w:sz w:val="19"/>
        </w:rPr>
        <w:t xml:space="preserve">8. Mahjoub Y, Lejeune V, Muller L, </w:t>
      </w:r>
      <w:proofErr w:type="spellStart"/>
      <w:r>
        <w:rPr>
          <w:color w:val="444444"/>
          <w:sz w:val="19"/>
        </w:rPr>
        <w:t>Perbet</w:t>
      </w:r>
      <w:proofErr w:type="spellEnd"/>
      <w:r>
        <w:rPr>
          <w:color w:val="444444"/>
          <w:sz w:val="19"/>
        </w:rPr>
        <w:t xml:space="preserve"> S, </w:t>
      </w:r>
      <w:proofErr w:type="spellStart"/>
      <w:r>
        <w:rPr>
          <w:color w:val="444444"/>
          <w:sz w:val="19"/>
        </w:rPr>
        <w:t>Zieleskiewicz</w:t>
      </w:r>
      <w:proofErr w:type="spellEnd"/>
      <w:r>
        <w:rPr>
          <w:color w:val="444444"/>
          <w:sz w:val="19"/>
        </w:rPr>
        <w:t xml:space="preserve"> L, Bart F, et al. Evaluation of pulse pressure variation validity criteria in critically ill patients: a prospective observational </w:t>
      </w:r>
      <w:proofErr w:type="spellStart"/>
      <w:r>
        <w:rPr>
          <w:color w:val="444444"/>
          <w:sz w:val="19"/>
        </w:rPr>
        <w:t>multicentre</w:t>
      </w:r>
      <w:proofErr w:type="spellEnd"/>
      <w:r>
        <w:rPr>
          <w:color w:val="444444"/>
          <w:sz w:val="19"/>
        </w:rPr>
        <w:t xml:space="preserve"> point-prevalence study. Br J Anaesth. 2014;112(4):681-685. doi:10.1093/</w:t>
      </w:r>
      <w:proofErr w:type="spellStart"/>
      <w:r>
        <w:rPr>
          <w:color w:val="444444"/>
          <w:sz w:val="19"/>
        </w:rPr>
        <w:t>bja</w:t>
      </w:r>
      <w:proofErr w:type="spellEnd"/>
      <w:r>
        <w:rPr>
          <w:color w:val="444444"/>
          <w:sz w:val="19"/>
        </w:rPr>
        <w:t>/aet442.</w:t>
      </w:r>
    </w:p>
    <w:p w14:paraId="05487B00" w14:textId="77777777" w:rsidR="0063697B" w:rsidRDefault="00000000">
      <w:r>
        <w:rPr>
          <w:color w:val="444444"/>
          <w:sz w:val="19"/>
        </w:rPr>
        <w:t xml:space="preserve">9. </w:t>
      </w:r>
      <w:proofErr w:type="spellStart"/>
      <w:r>
        <w:rPr>
          <w:color w:val="444444"/>
          <w:sz w:val="19"/>
        </w:rPr>
        <w:t>Mekontso</w:t>
      </w:r>
      <w:proofErr w:type="spellEnd"/>
      <w:r>
        <w:rPr>
          <w:color w:val="444444"/>
          <w:sz w:val="19"/>
        </w:rPr>
        <w:t xml:space="preserve"> </w:t>
      </w:r>
      <w:proofErr w:type="spellStart"/>
      <w:r>
        <w:rPr>
          <w:color w:val="444444"/>
          <w:sz w:val="19"/>
        </w:rPr>
        <w:t>Dessap</w:t>
      </w:r>
      <w:proofErr w:type="spellEnd"/>
      <w:r>
        <w:rPr>
          <w:color w:val="444444"/>
          <w:sz w:val="19"/>
        </w:rPr>
        <w:t xml:space="preserve"> A, </w:t>
      </w:r>
      <w:proofErr w:type="spellStart"/>
      <w:r>
        <w:rPr>
          <w:color w:val="444444"/>
          <w:sz w:val="19"/>
        </w:rPr>
        <w:t>Boissier</w:t>
      </w:r>
      <w:proofErr w:type="spellEnd"/>
      <w:r>
        <w:rPr>
          <w:color w:val="444444"/>
          <w:sz w:val="19"/>
        </w:rPr>
        <w:t xml:space="preserve"> F, Charron C, </w:t>
      </w:r>
      <w:proofErr w:type="spellStart"/>
      <w:r>
        <w:rPr>
          <w:color w:val="444444"/>
          <w:sz w:val="19"/>
        </w:rPr>
        <w:t>Bégot</w:t>
      </w:r>
      <w:proofErr w:type="spellEnd"/>
      <w:r>
        <w:rPr>
          <w:color w:val="444444"/>
          <w:sz w:val="19"/>
        </w:rPr>
        <w:t xml:space="preserve"> E, </w:t>
      </w:r>
      <w:proofErr w:type="spellStart"/>
      <w:r>
        <w:rPr>
          <w:color w:val="444444"/>
          <w:sz w:val="19"/>
        </w:rPr>
        <w:t>Repessé</w:t>
      </w:r>
      <w:proofErr w:type="spellEnd"/>
      <w:r>
        <w:rPr>
          <w:color w:val="444444"/>
          <w:sz w:val="19"/>
        </w:rPr>
        <w:t xml:space="preserve"> X, </w:t>
      </w:r>
      <w:proofErr w:type="spellStart"/>
      <w:r>
        <w:rPr>
          <w:color w:val="444444"/>
          <w:sz w:val="19"/>
        </w:rPr>
        <w:t>Legras</w:t>
      </w:r>
      <w:proofErr w:type="spellEnd"/>
      <w:r>
        <w:rPr>
          <w:color w:val="444444"/>
          <w:sz w:val="19"/>
        </w:rPr>
        <w:t xml:space="preserve"> A, Brun-Buisson C, Vignon P, </w:t>
      </w:r>
      <w:proofErr w:type="spellStart"/>
      <w:r>
        <w:rPr>
          <w:color w:val="444444"/>
          <w:sz w:val="19"/>
        </w:rPr>
        <w:t>Vieillard</w:t>
      </w:r>
      <w:proofErr w:type="spellEnd"/>
      <w:r>
        <w:rPr>
          <w:color w:val="444444"/>
          <w:sz w:val="19"/>
        </w:rPr>
        <w:t xml:space="preserve">-Baron A. Acute </w:t>
      </w:r>
      <w:proofErr w:type="spellStart"/>
      <w:r>
        <w:rPr>
          <w:color w:val="444444"/>
          <w:sz w:val="19"/>
        </w:rPr>
        <w:t>cor</w:t>
      </w:r>
      <w:proofErr w:type="spellEnd"/>
      <w:r>
        <w:rPr>
          <w:color w:val="444444"/>
          <w:sz w:val="19"/>
        </w:rPr>
        <w:t xml:space="preserve"> pulmonale during protective ventilation for acute respiratory distress syndrome: prevalence, predictors, and clinical impact. Intensive Care Med. 2016;42(5):862-870. doi:10.1007/s00134-015-4141-2.</w:t>
      </w:r>
    </w:p>
    <w:p w14:paraId="48A35B22" w14:textId="77777777" w:rsidR="0063697B" w:rsidRDefault="00000000">
      <w:r>
        <w:rPr>
          <w:color w:val="444444"/>
          <w:sz w:val="19"/>
        </w:rPr>
        <w:t>10. Monnet X, Marik P, Teboul JL. Passive leg raising for predicting fluid responsiveness: a systematic review and meta-analysis. Intensive Care Med. 2016;42(12):1935-1947. doi:10.1007/s00134-015-4134-1.</w:t>
      </w:r>
    </w:p>
    <w:p w14:paraId="3DEC00AB" w14:textId="77777777" w:rsidR="0063697B" w:rsidRDefault="00000000">
      <w:r>
        <w:rPr>
          <w:color w:val="444444"/>
          <w:sz w:val="19"/>
        </w:rPr>
        <w:t xml:space="preserve">11. Kirkpatrick AW, Roberts DJ, De </w:t>
      </w:r>
      <w:proofErr w:type="spellStart"/>
      <w:r>
        <w:rPr>
          <w:color w:val="444444"/>
          <w:sz w:val="19"/>
        </w:rPr>
        <w:t>Waele</w:t>
      </w:r>
      <w:proofErr w:type="spellEnd"/>
      <w:r>
        <w:rPr>
          <w:color w:val="444444"/>
          <w:sz w:val="19"/>
        </w:rPr>
        <w:t xml:space="preserve"> J, Jaeschke R, </w:t>
      </w:r>
      <w:proofErr w:type="spellStart"/>
      <w:r>
        <w:rPr>
          <w:color w:val="444444"/>
          <w:sz w:val="19"/>
        </w:rPr>
        <w:t>Malbrain</w:t>
      </w:r>
      <w:proofErr w:type="spellEnd"/>
      <w:r>
        <w:rPr>
          <w:color w:val="444444"/>
          <w:sz w:val="19"/>
        </w:rPr>
        <w:t xml:space="preserve"> ML, De </w:t>
      </w:r>
      <w:proofErr w:type="spellStart"/>
      <w:r>
        <w:rPr>
          <w:color w:val="444444"/>
          <w:sz w:val="19"/>
        </w:rPr>
        <w:t>Keulenaer</w:t>
      </w:r>
      <w:proofErr w:type="spellEnd"/>
      <w:r>
        <w:rPr>
          <w:color w:val="444444"/>
          <w:sz w:val="19"/>
        </w:rPr>
        <w:t xml:space="preserve"> B, et al. Intra-abdominal hypertension and the abdominal compartment syndrome: updated consensus definitions and clinical practice guidelines from the World Society of the Abdominal Compartment Syndrome. Intensive Care Med. 2013;39(7):1190-1206. doi:10.1007/s00134-013-2906-z. Free full text.</w:t>
      </w:r>
    </w:p>
    <w:p w14:paraId="21E26761" w14:textId="77777777" w:rsidR="0063697B" w:rsidRDefault="00000000">
      <w:r>
        <w:rPr>
          <w:color w:val="444444"/>
          <w:sz w:val="19"/>
        </w:rPr>
        <w:t>12. Ospina-</w:t>
      </w:r>
      <w:proofErr w:type="spellStart"/>
      <w:r>
        <w:rPr>
          <w:color w:val="444444"/>
          <w:sz w:val="19"/>
        </w:rPr>
        <w:t>Tascón</w:t>
      </w:r>
      <w:proofErr w:type="spellEnd"/>
      <w:r>
        <w:rPr>
          <w:color w:val="444444"/>
          <w:sz w:val="19"/>
        </w:rPr>
        <w:t xml:space="preserve"> GA, Umaña M, Bermúdez W, Bautista-Rincón DF, Hernandez G, Bruhn A, Granados M, Salazar B, Arango-Dávila C, De Backer D. Combination of arterial lactate levels and venous-arterial CO2 to arterial-venous O2 content difference ratio as markers of resuscitation in patients with septic shock. Intensive Care Med. 2015;41(5):796-805. doi:10.1007/s00134-015-3720-6. Free full text.</w:t>
      </w:r>
    </w:p>
    <w:p w14:paraId="05A4C41E" w14:textId="77777777" w:rsidR="0063697B" w:rsidRDefault="00000000">
      <w:r>
        <w:rPr>
          <w:color w:val="444444"/>
          <w:sz w:val="19"/>
        </w:rPr>
        <w:t>13. Ince C. Hemodynamic coherence and the rationale for monitoring the microcirculation. Crit Care. 2015;19(Suppl 3):S8. doi:10.1186/cc14726. Free full text.</w:t>
      </w:r>
    </w:p>
    <w:p w14:paraId="1D045824" w14:textId="77777777" w:rsidR="0063697B" w:rsidRDefault="00000000">
      <w:r>
        <w:rPr>
          <w:color w:val="444444"/>
          <w:sz w:val="19"/>
        </w:rPr>
        <w:t>14. Hayes MA, Timmins AC, Yau EH, Palazzo M, Hinds CJ, Watson D. Elevation of systemic oxygen delivery in the treatment of critically ill patients. N Engl J Med. 1994;330(24):1717-1722. doi:10.1056/NEJM199406163302404.</w:t>
      </w:r>
    </w:p>
    <w:p w14:paraId="4AB61B1E" w14:textId="77777777" w:rsidR="0063697B" w:rsidRDefault="00000000">
      <w:r>
        <w:rPr>
          <w:color w:val="444444"/>
          <w:sz w:val="19"/>
        </w:rPr>
        <w:t>15. Hernández G, Ospina-</w:t>
      </w:r>
      <w:proofErr w:type="spellStart"/>
      <w:r>
        <w:rPr>
          <w:color w:val="444444"/>
          <w:sz w:val="19"/>
        </w:rPr>
        <w:t>Tascón</w:t>
      </w:r>
      <w:proofErr w:type="spellEnd"/>
      <w:r>
        <w:rPr>
          <w:color w:val="444444"/>
          <w:sz w:val="19"/>
        </w:rPr>
        <w:t xml:space="preserve"> GA, Damiani LP, Estenssoro E, Dubin A, Hurtado J, et al. Effect of a resuscitation strategy targeting peripheral perfusion status vs serum lactate levels on 28-day mortality among patients with septic shock: the ANDROMEDA-SHOCK randomized clinical trial. JAMA. 2019;321(7):654-664. doi:10.1001/jama.2019.0071. Free full text.</w:t>
      </w:r>
    </w:p>
    <w:p w14:paraId="473B3706" w14:textId="77777777" w:rsidR="0063697B" w:rsidRDefault="00000000">
      <w:r>
        <w:rPr>
          <w:color w:val="444444"/>
          <w:sz w:val="19"/>
        </w:rPr>
        <w:t>16. Kattan E, Ospina-</w:t>
      </w:r>
      <w:proofErr w:type="spellStart"/>
      <w:r>
        <w:rPr>
          <w:color w:val="444444"/>
          <w:sz w:val="19"/>
        </w:rPr>
        <w:t>Tascón</w:t>
      </w:r>
      <w:proofErr w:type="spellEnd"/>
      <w:r>
        <w:rPr>
          <w:color w:val="444444"/>
          <w:sz w:val="19"/>
        </w:rPr>
        <w:t xml:space="preserve"> GA, Teboul JL, Castro R, Cecconi M, Ferri G, Bakker J, Hernández G. Systematic assessment of fluid responsiveness during early septic shock resuscitation: secondary analysis of the ANDROMEDA-SHOCK trial. Crit Care. 2020;24(1):23. doi:10.1186/s13054-020-2732-y. Free full text.</w:t>
      </w:r>
    </w:p>
    <w:p w14:paraId="45BAB4F3" w14:textId="77777777" w:rsidR="0063697B" w:rsidRDefault="00000000">
      <w:r>
        <w:rPr>
          <w:color w:val="444444"/>
          <w:sz w:val="19"/>
        </w:rPr>
        <w:t>17. Kattan E, Hernández G, Ospina-</w:t>
      </w:r>
      <w:proofErr w:type="spellStart"/>
      <w:r>
        <w:rPr>
          <w:color w:val="444444"/>
          <w:sz w:val="19"/>
        </w:rPr>
        <w:t>Tascón</w:t>
      </w:r>
      <w:proofErr w:type="spellEnd"/>
      <w:r>
        <w:rPr>
          <w:color w:val="444444"/>
          <w:sz w:val="19"/>
        </w:rPr>
        <w:t xml:space="preserve"> G, Valenzuela ED, Bakker J, Castro R. A lactate-targeted resuscitation strategy may be associated with higher mortality in patients with septic shock and normal capillary refill time: a post hoc analysis of the ANDROMEDA-SHOCK study. Ann Intensive Care. 2020;10(1):114. doi:10.1186/s13613-020-00732-1. Free full text.</w:t>
      </w:r>
    </w:p>
    <w:p w14:paraId="26BCAAF7" w14:textId="77777777" w:rsidR="0063697B" w:rsidRDefault="00000000">
      <w:r>
        <w:rPr>
          <w:color w:val="444444"/>
          <w:sz w:val="19"/>
        </w:rPr>
        <w:lastRenderedPageBreak/>
        <w:t xml:space="preserve">18. </w:t>
      </w:r>
      <w:proofErr w:type="spellStart"/>
      <w:r>
        <w:rPr>
          <w:color w:val="444444"/>
          <w:sz w:val="19"/>
        </w:rPr>
        <w:t>Korabathina</w:t>
      </w:r>
      <w:proofErr w:type="spellEnd"/>
      <w:r>
        <w:rPr>
          <w:color w:val="444444"/>
          <w:sz w:val="19"/>
        </w:rPr>
        <w:t xml:space="preserve"> R, Heffernan KS, Paruchuri V, Patel AR, Mudd JO, </w:t>
      </w:r>
      <w:proofErr w:type="spellStart"/>
      <w:r>
        <w:rPr>
          <w:color w:val="444444"/>
          <w:sz w:val="19"/>
        </w:rPr>
        <w:t>Prutkin</w:t>
      </w:r>
      <w:proofErr w:type="spellEnd"/>
      <w:r>
        <w:rPr>
          <w:color w:val="444444"/>
          <w:sz w:val="19"/>
        </w:rPr>
        <w:t xml:space="preserve"> JM, Orr NM, Weintraub A, </w:t>
      </w:r>
      <w:proofErr w:type="spellStart"/>
      <w:r>
        <w:rPr>
          <w:color w:val="444444"/>
          <w:sz w:val="19"/>
        </w:rPr>
        <w:t>Kimmelstiel</w:t>
      </w:r>
      <w:proofErr w:type="spellEnd"/>
      <w:r>
        <w:rPr>
          <w:color w:val="444444"/>
          <w:sz w:val="19"/>
        </w:rPr>
        <w:t xml:space="preserve"> CD, Kapur NK. The pulmonary artery </w:t>
      </w:r>
      <w:proofErr w:type="spellStart"/>
      <w:r>
        <w:rPr>
          <w:color w:val="444444"/>
          <w:sz w:val="19"/>
        </w:rPr>
        <w:t>pulsatility</w:t>
      </w:r>
      <w:proofErr w:type="spellEnd"/>
      <w:r>
        <w:rPr>
          <w:color w:val="444444"/>
          <w:sz w:val="19"/>
        </w:rPr>
        <w:t xml:space="preserve"> index identifies severe right ventricular dysfunction in acute inferior myocardial infarction. Catheter Cardiovasc </w:t>
      </w:r>
      <w:proofErr w:type="spellStart"/>
      <w:r>
        <w:rPr>
          <w:color w:val="444444"/>
          <w:sz w:val="19"/>
        </w:rPr>
        <w:t>Interv</w:t>
      </w:r>
      <w:proofErr w:type="spellEnd"/>
      <w:r>
        <w:rPr>
          <w:color w:val="444444"/>
          <w:sz w:val="19"/>
        </w:rPr>
        <w:t>. 2012;80(4):593-600. doi:10.1002/ccd.23309.</w:t>
      </w:r>
    </w:p>
    <w:p w14:paraId="2EF793A8" w14:textId="77777777" w:rsidR="0063697B" w:rsidRDefault="00000000">
      <w:r>
        <w:rPr>
          <w:color w:val="444444"/>
          <w:sz w:val="19"/>
        </w:rPr>
        <w:t xml:space="preserve">19. Fincke R, Hochman JS, Lowe AM, Menon V, Slater JN, Webb JG, </w:t>
      </w:r>
      <w:proofErr w:type="spellStart"/>
      <w:r>
        <w:rPr>
          <w:color w:val="444444"/>
          <w:sz w:val="19"/>
        </w:rPr>
        <w:t>LeJemtel</w:t>
      </w:r>
      <w:proofErr w:type="spellEnd"/>
      <w:r>
        <w:rPr>
          <w:color w:val="444444"/>
          <w:sz w:val="19"/>
        </w:rPr>
        <w:t xml:space="preserve"> TH, Cotter G. Cardiac power is the strongest hemodynamic correlate of mortality in cardiogenic shock: a report from the SHOCK trial registry. J Am Coll </w:t>
      </w:r>
      <w:proofErr w:type="spellStart"/>
      <w:r>
        <w:rPr>
          <w:color w:val="444444"/>
          <w:sz w:val="19"/>
        </w:rPr>
        <w:t>Cardiol</w:t>
      </w:r>
      <w:proofErr w:type="spellEnd"/>
      <w:r>
        <w:rPr>
          <w:color w:val="444444"/>
          <w:sz w:val="19"/>
        </w:rPr>
        <w:t>. 2004;44(2):340-348. doi:10.1016/j.jacc.2004.03.060.</w:t>
      </w:r>
    </w:p>
    <w:p w14:paraId="6AE86A45" w14:textId="77777777" w:rsidR="0063697B" w:rsidRDefault="00000000">
      <w:r>
        <w:rPr>
          <w:color w:val="444444"/>
          <w:sz w:val="19"/>
        </w:rPr>
        <w:t xml:space="preserve">20. Fuchs RM, Heuser RR, Yin FC, Brinker JA. Limitations of pulmonary wedge V waves in diagnosing mitral regurgitation. Am J </w:t>
      </w:r>
      <w:proofErr w:type="spellStart"/>
      <w:r>
        <w:rPr>
          <w:color w:val="444444"/>
          <w:sz w:val="19"/>
        </w:rPr>
        <w:t>Cardiol</w:t>
      </w:r>
      <w:proofErr w:type="spellEnd"/>
      <w:r>
        <w:rPr>
          <w:color w:val="444444"/>
          <w:sz w:val="19"/>
        </w:rPr>
        <w:t>. 1982;49(4):849-854. doi:10.1016/0002-9149(82)91968-3.</w:t>
      </w:r>
    </w:p>
    <w:p w14:paraId="7141DBE3" w14:textId="77777777" w:rsidR="0063697B" w:rsidRDefault="00000000">
      <w:r>
        <w:rPr>
          <w:color w:val="444444"/>
          <w:sz w:val="19"/>
        </w:rPr>
        <w:t>21. Funk DJ, Jacobsohn E, Kumar A. The role of venous return in critical illness and shock, part I: physiology. Crit Care Med. 2013;41(1):255-262. doi:10.1097/CCM.0b013e3182772ab6.</w:t>
      </w:r>
    </w:p>
    <w:p w14:paraId="069D995E" w14:textId="77777777" w:rsidR="0063697B" w:rsidRDefault="00000000">
      <w:pPr>
        <w:rPr>
          <w:ins w:id="566" w:author="Gustavo Garcia" w:date="2026-09-09T04:28:00Z" w16du:dateUtc="2026-09-09T08:28:00Z"/>
          <w:color w:val="444444"/>
          <w:sz w:val="19"/>
        </w:rPr>
      </w:pPr>
      <w:r>
        <w:rPr>
          <w:color w:val="444444"/>
          <w:sz w:val="19"/>
        </w:rPr>
        <w:t>22. Funk DJ, Jacobsohn E, Kumar A. Role of the venous return in critical illness and shock, part II: shock and mechanical ventilation. Crit Care Med. 2013;41(2):573-579. doi:10.1097/CCM.0b013e31827bfc25.</w:t>
      </w:r>
    </w:p>
    <w:p w14:paraId="4E3B5D28" w14:textId="77777777" w:rsidR="008C0A94" w:rsidRDefault="008C0A94" w:rsidP="008C0A94">
      <w:pPr>
        <w:rPr>
          <w:ins w:id="567" w:author="Gustavo Garcia" w:date="2026-09-09T04:28:00Z" w16du:dateUtc="2026-09-09T08:28:00Z"/>
        </w:rPr>
      </w:pPr>
      <w:ins w:id="568" w:author="Gustavo Garcia" w:date="2026-09-09T04:28:00Z" w16du:dateUtc="2026-09-09T08:28:00Z">
        <w:r>
          <w:t>[add: Beitler JR et al., 2019, JAMA — EPVent-2 trial of esophageal-pressure-guided versus empirical high-PEEP ventilation; primary clinical outcome did not differ. PMID 30776290.]</w:t>
        </w:r>
      </w:ins>
    </w:p>
    <w:p w14:paraId="5671AC75" w14:textId="77777777" w:rsidR="008C0A94" w:rsidRDefault="008C0A94" w:rsidP="008C0A94">
      <w:pPr>
        <w:rPr>
          <w:ins w:id="569" w:author="Gustavo Garcia" w:date="2026-09-09T04:28:00Z" w16du:dateUtc="2026-09-09T08:28:00Z"/>
        </w:rPr>
      </w:pPr>
      <w:ins w:id="570" w:author="Gustavo Garcia" w:date="2026-09-09T04:28:00Z" w16du:dateUtc="2026-09-09T08:28:00Z">
        <w:r>
          <w:t>[add: Beurton A et al., 2019, Critical Care Medicine — intra-abdominal hypertension can cause false-negative passive-leg-raising tests. PMID 31306258.]</w:t>
        </w:r>
      </w:ins>
    </w:p>
    <w:p w14:paraId="61F1F80B" w14:textId="77777777" w:rsidR="008C0A94" w:rsidRDefault="008C0A94" w:rsidP="008C0A94">
      <w:pPr>
        <w:rPr>
          <w:ins w:id="571" w:author="Gustavo Garcia" w:date="2026-09-09T04:28:00Z" w16du:dateUtc="2026-09-09T08:28:00Z"/>
        </w:rPr>
      </w:pPr>
      <w:ins w:id="572" w:author="Gustavo Garcia" w:date="2026-09-09T04:28:00Z" w16du:dateUtc="2026-09-09T08:28:00Z">
        <w:r>
          <w:t>[add: Ospina-</w:t>
        </w:r>
        <w:proofErr w:type="spellStart"/>
        <w:r>
          <w:t>Tascón</w:t>
        </w:r>
        <w:proofErr w:type="spellEnd"/>
        <w:r>
          <w:t xml:space="preserve"> GA et al., 2020, Critical Care — diastolic shock index and outcomes in septic shock; a prognostic signal rather than a validated dose target. PMID 32296976.]</w:t>
        </w:r>
      </w:ins>
    </w:p>
    <w:p w14:paraId="1AC59B49" w14:textId="77777777" w:rsidR="008C0A94" w:rsidRDefault="008C0A94" w:rsidP="008C0A94">
      <w:pPr>
        <w:rPr>
          <w:ins w:id="573" w:author="Gustavo Garcia" w:date="2026-09-09T04:28:00Z" w16du:dateUtc="2026-09-09T08:28:00Z"/>
        </w:rPr>
      </w:pPr>
      <w:ins w:id="574" w:author="Gustavo Garcia" w:date="2026-09-09T04:28:00Z" w16du:dateUtc="2026-09-09T08:28:00Z">
        <w:r>
          <w:t xml:space="preserve">[add: Adda I, Lai C, Teboul JL, Guerin L, </w:t>
        </w:r>
        <w:proofErr w:type="spellStart"/>
        <w:r>
          <w:t>Gavelli</w:t>
        </w:r>
        <w:proofErr w:type="spellEnd"/>
        <w:r>
          <w:t xml:space="preserve"> F, Monnet X, 2021, Critical Care — norepinephrine potentiates the PLR-induced increase in mean systemic pressure; not an RBC-transfusion trial. DOI 10.1186/s13054-021-03711-5.]</w:t>
        </w:r>
      </w:ins>
    </w:p>
    <w:p w14:paraId="29E2F877" w14:textId="77777777" w:rsidR="008C0A94" w:rsidRDefault="008C0A94" w:rsidP="008C0A94">
      <w:pPr>
        <w:rPr>
          <w:ins w:id="575" w:author="Gustavo Garcia" w:date="2026-09-09T04:28:00Z" w16du:dateUtc="2026-09-09T08:28:00Z"/>
        </w:rPr>
      </w:pPr>
      <w:ins w:id="576" w:author="Gustavo Garcia" w:date="2026-09-09T04:28:00Z" w16du:dateUtc="2026-09-09T08:28:00Z">
        <w:r>
          <w:t>[add: Guinot PG et al., 2015, Critical Care — EaDyn and MAP response to norepinephrine reduction in selected resuscitated septic-shock patients. PMID 25598221.]</w:t>
        </w:r>
      </w:ins>
    </w:p>
    <w:p w14:paraId="0362C8DF" w14:textId="77777777" w:rsidR="008C0A94" w:rsidRDefault="008C0A94" w:rsidP="008C0A94">
      <w:pPr>
        <w:rPr>
          <w:ins w:id="577" w:author="Gustavo Garcia" w:date="2026-09-09T04:28:00Z" w16du:dateUtc="2026-09-09T08:28:00Z"/>
        </w:rPr>
      </w:pPr>
      <w:ins w:id="578" w:author="Gustavo Garcia" w:date="2026-09-09T04:28:00Z" w16du:dateUtc="2026-09-09T08:28:00Z">
        <w:r>
          <w:t xml:space="preserve">[add: Nagai Y et al., 2025, Critical Care — real-world evaluation of EaDyn for vasopressor weaning; negative </w:t>
        </w:r>
        <w:proofErr w:type="spellStart"/>
        <w:r>
          <w:t>FloTrac</w:t>
        </w:r>
        <w:proofErr w:type="spellEnd"/>
        <w:r>
          <w:t xml:space="preserve"> discrimination and platform dependence. Full text: https://pmc.ncbi.nlm.nih.gov/articles/PMC12333162/]</w:t>
        </w:r>
      </w:ins>
    </w:p>
    <w:p w14:paraId="7FC0CC1A" w14:textId="77777777" w:rsidR="008C0A94" w:rsidRDefault="008C0A94" w:rsidP="008C0A94">
      <w:pPr>
        <w:rPr>
          <w:ins w:id="579" w:author="Gustavo Garcia" w:date="2026-09-09T04:28:00Z" w16du:dateUtc="2026-09-09T08:28:00Z"/>
        </w:rPr>
      </w:pPr>
      <w:ins w:id="580" w:author="Gustavo Garcia" w:date="2026-09-09T04:28:00Z" w16du:dateUtc="2026-09-09T08:28:00Z">
        <w:r>
          <w:t xml:space="preserve">[add: Hernández G et al., 2025, JAMA — ANDROMEDA-SHOCK-2, CRT-targeted </w:t>
        </w:r>
        <w:proofErr w:type="spellStart"/>
        <w:r>
          <w:t>personalised</w:t>
        </w:r>
        <w:proofErr w:type="spellEnd"/>
        <w:r>
          <w:t xml:space="preserve"> </w:t>
        </w:r>
        <w:proofErr w:type="spellStart"/>
        <w:r>
          <w:t>haemodynamic</w:t>
        </w:r>
        <w:proofErr w:type="spellEnd"/>
        <w:r>
          <w:t xml:space="preserve"> resuscitation; hierarchical composite benefit without demonstrated mortality benefit alone. PMID 41159835.]</w:t>
        </w:r>
      </w:ins>
    </w:p>
    <w:p w14:paraId="22631162" w14:textId="77777777" w:rsidR="008C0A94" w:rsidRDefault="008C0A94" w:rsidP="008C0A94">
      <w:pPr>
        <w:rPr>
          <w:ins w:id="581" w:author="Gustavo Garcia" w:date="2026-09-09T04:28:00Z" w16du:dateUtc="2026-09-09T08:28:00Z"/>
        </w:rPr>
      </w:pPr>
      <w:ins w:id="582" w:author="Gustavo Garcia" w:date="2026-09-09T04:28:00Z" w16du:dateUtc="2026-09-09T08:28:00Z">
        <w:r>
          <w:t>[add: Douglas AR, Jones NL, Reed JW, 1988, Journal of Applied Physiology — calculation of whole-blood CO2 content; include if retaining the methods distinction in Case 4.]</w:t>
        </w:r>
      </w:ins>
    </w:p>
    <w:p w14:paraId="4D9EB3E4" w14:textId="77777777" w:rsidR="008C0A94" w:rsidRDefault="008C0A94" w:rsidP="008C0A94">
      <w:pPr>
        <w:rPr>
          <w:ins w:id="583" w:author="Gustavo Garcia" w:date="2026-09-09T04:28:00Z" w16du:dateUtc="2026-09-09T08:28:00Z"/>
        </w:rPr>
      </w:pPr>
      <w:ins w:id="584" w:author="Gustavo Garcia" w:date="2026-09-09T04:28:00Z" w16du:dateUtc="2026-09-09T08:28:00Z">
        <w:r>
          <w:t>[add: Humbert M et al., 2022, European Heart Journal — ESC/ERS pulmonary-hypertension definitions, including PVR above 2 WU for a pre-capillary component in post-capillary PH. DOI 10.1093/</w:t>
        </w:r>
        <w:proofErr w:type="spellStart"/>
        <w:r>
          <w:t>eurheartj</w:t>
        </w:r>
        <w:proofErr w:type="spellEnd"/>
        <w:r>
          <w:t>/ehac237.]</w:t>
        </w:r>
      </w:ins>
    </w:p>
    <w:p w14:paraId="5C68231E" w14:textId="77777777" w:rsidR="008C0A94" w:rsidRDefault="008C0A94" w:rsidP="008C0A94">
      <w:pPr>
        <w:rPr>
          <w:ins w:id="585" w:author="Gustavo Garcia" w:date="2026-09-09T04:28:00Z" w16du:dateUtc="2026-09-09T08:28:00Z"/>
        </w:rPr>
      </w:pPr>
      <w:ins w:id="586" w:author="Gustavo Garcia" w:date="2026-09-09T04:28:00Z" w16du:dateUtc="2026-09-09T08:28:00Z">
        <w:r>
          <w:lastRenderedPageBreak/>
          <w:t xml:space="preserve">[add: </w:t>
        </w:r>
        <w:proofErr w:type="spellStart"/>
        <w:r>
          <w:t>Praz</w:t>
        </w:r>
        <w:proofErr w:type="spellEnd"/>
        <w:r>
          <w:t xml:space="preserve"> F et al., 2025, European Heart Journal — ESC/EACTS valvular-heart-disease guideline, acute/severe MR </w:t>
        </w:r>
        <w:proofErr w:type="spellStart"/>
        <w:r>
          <w:t>stabilisation</w:t>
        </w:r>
        <w:proofErr w:type="spellEnd"/>
        <w:r>
          <w:t xml:space="preserve"> and definitive intervention assessment.]</w:t>
        </w:r>
      </w:ins>
    </w:p>
    <w:p w14:paraId="50155B08" w14:textId="22182851" w:rsidR="008C0A94" w:rsidRDefault="008C0A94" w:rsidP="008C0A94">
      <w:ins w:id="587" w:author="Gustavo Garcia" w:date="2026-09-09T04:28:00Z" w16du:dateUtc="2026-09-09T08:28:00Z">
        <w:r>
          <w:t>[add: Prescott HC et al., 2026, Intensive Care Medicine — Surviving Sepsis Campaign; restrictive transfusion strategy with clinical assessment. DOI 10.1007/s00134-026-08361-1.]</w:t>
        </w:r>
      </w:ins>
    </w:p>
    <w:sectPr w:rsidR="008C0A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3154425">
    <w:abstractNumId w:val="8"/>
  </w:num>
  <w:num w:numId="2" w16cid:durableId="1251350362">
    <w:abstractNumId w:val="6"/>
  </w:num>
  <w:num w:numId="3" w16cid:durableId="906306583">
    <w:abstractNumId w:val="5"/>
  </w:num>
  <w:num w:numId="4" w16cid:durableId="545022751">
    <w:abstractNumId w:val="4"/>
  </w:num>
  <w:num w:numId="5" w16cid:durableId="1277252913">
    <w:abstractNumId w:val="7"/>
  </w:num>
  <w:num w:numId="6" w16cid:durableId="1336764684">
    <w:abstractNumId w:val="3"/>
  </w:num>
  <w:num w:numId="7" w16cid:durableId="1312366404">
    <w:abstractNumId w:val="2"/>
  </w:num>
  <w:num w:numId="8" w16cid:durableId="1784956211">
    <w:abstractNumId w:val="1"/>
  </w:num>
  <w:num w:numId="9" w16cid:durableId="130608004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stavo Garcia">
    <w15:presenceInfo w15:providerId="Windows Live" w15:userId="a3c6d055a2f2e7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trackRevision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2B5"/>
    <w:rsid w:val="00136086"/>
    <w:rsid w:val="0015074B"/>
    <w:rsid w:val="00185312"/>
    <w:rsid w:val="001E4B5A"/>
    <w:rsid w:val="0029639D"/>
    <w:rsid w:val="002B0E5A"/>
    <w:rsid w:val="002F3A9D"/>
    <w:rsid w:val="00326F90"/>
    <w:rsid w:val="003A20DE"/>
    <w:rsid w:val="003D34CC"/>
    <w:rsid w:val="003E269A"/>
    <w:rsid w:val="004804C6"/>
    <w:rsid w:val="004F6193"/>
    <w:rsid w:val="00527DA5"/>
    <w:rsid w:val="005D41E0"/>
    <w:rsid w:val="0063697B"/>
    <w:rsid w:val="006663D5"/>
    <w:rsid w:val="00694A83"/>
    <w:rsid w:val="00742041"/>
    <w:rsid w:val="0077782D"/>
    <w:rsid w:val="007D5622"/>
    <w:rsid w:val="0086119C"/>
    <w:rsid w:val="008C0A94"/>
    <w:rsid w:val="008C2EC7"/>
    <w:rsid w:val="009D4B4C"/>
    <w:rsid w:val="009E7E2D"/>
    <w:rsid w:val="00A628AC"/>
    <w:rsid w:val="00AA1D8D"/>
    <w:rsid w:val="00B27DB1"/>
    <w:rsid w:val="00B47730"/>
    <w:rsid w:val="00BD4CAC"/>
    <w:rsid w:val="00CB0664"/>
    <w:rsid w:val="00CF379A"/>
    <w:rsid w:val="00E11E47"/>
    <w:rsid w:val="00E92EE8"/>
    <w:rsid w:val="00EE5230"/>
    <w:rsid w:val="00EF3F1A"/>
    <w:rsid w:val="00F93A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0AD95D"/>
  <w14:defaultImageDpi w14:val="300"/>
  <w15:docId w15:val="{45B2CEBC-4A3A-974B-8517-D1C61C6AE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n">
    <w:name w:val="Revision"/>
    <w:hidden/>
    <w:uiPriority w:val="99"/>
    <w:semiHidden/>
    <w:rsid w:val="00EE5230"/>
    <w:pPr>
      <w:spacing w:after="0" w:line="240" w:lineRule="auto"/>
    </w:pPr>
    <w:rPr>
      <w:rFonts w:ascii="Calibri" w:hAnsi="Calibri"/>
    </w:rPr>
  </w:style>
  <w:style w:type="character" w:customStyle="1" w:styleId="mord">
    <w:name w:val="mord"/>
    <w:basedOn w:val="Fuentedeprrafopredeter"/>
    <w:rsid w:val="007D5622"/>
  </w:style>
  <w:style w:type="character" w:customStyle="1" w:styleId="vlist-s">
    <w:name w:val="vlist-s"/>
    <w:basedOn w:val="Fuentedeprrafopredeter"/>
    <w:rsid w:val="007D5622"/>
  </w:style>
  <w:style w:type="character" w:customStyle="1" w:styleId="mrel">
    <w:name w:val="mrel"/>
    <w:basedOn w:val="Fuentedeprrafopredeter"/>
    <w:rsid w:val="007D5622"/>
  </w:style>
  <w:style w:type="character" w:customStyle="1" w:styleId="mbin">
    <w:name w:val="mbin"/>
    <w:basedOn w:val="Fuentedeprrafopredeter"/>
    <w:rsid w:val="007D5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24</Pages>
  <Words>13752</Words>
  <Characters>75637</Characters>
  <Application>Microsoft Office Word</Application>
  <DocSecurity>0</DocSecurity>
  <Lines>630</Lines>
  <Paragraphs>178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89211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Garcia</cp:lastModifiedBy>
  <cp:revision>13</cp:revision>
  <dcterms:created xsi:type="dcterms:W3CDTF">2013-12-23T23:15:00Z</dcterms:created>
  <dcterms:modified xsi:type="dcterms:W3CDTF">2026-09-09T08:58:00Z</dcterms:modified>
  <cp:category/>
</cp:coreProperties>
</file>