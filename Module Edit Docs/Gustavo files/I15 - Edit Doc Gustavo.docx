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1E3C" w14:textId="77777777" w:rsidR="00A45261" w:rsidRDefault="00000000">
      <w:pPr>
        <w:pStyle w:val="Ttulo"/>
      </w:pPr>
      <w:r>
        <w:t>HemoSim edit doc - I15</w:t>
      </w:r>
    </w:p>
    <w:p w14:paraId="1593A450" w14:textId="77777777" w:rsidR="00A45261"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5C135399" w14:textId="77777777" w:rsidR="00A45261" w:rsidRDefault="00A45261"/>
    <w:p w14:paraId="6C7AF9CF" w14:textId="77777777" w:rsidR="00A45261" w:rsidRDefault="00000000">
      <w:r>
        <w:rPr>
          <w:b/>
          <w:color w:val="B00000"/>
          <w:sz w:val="21"/>
        </w:rPr>
        <w:t>ISSUES FLAGGED FOR THIS MODULE (5)</w:t>
      </w:r>
    </w:p>
    <w:p w14:paraId="44CE6340" w14:textId="77777777" w:rsidR="00A45261"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3CC25B34" w14:textId="77777777" w:rsidR="00A45261" w:rsidRDefault="00000000">
      <w:r>
        <w:rPr>
          <w:i/>
          <w:color w:val="5A5A5A"/>
          <w:sz w:val="19"/>
        </w:rPr>
        <w:t>[NOTE: A teaching error was corrected on 2026-08-16. The page asserted that a wedge above the pulmonary artery diastolic pressure "is not a physiological finding" and could only mean overwedging or a tip outside zone 3. A giant v wave in acute mitral regurgitation routinely lifts the mean wedge above PADP with the measurement working correctly, which the page argued two sections earlier and which our own topic-3 Q4 states as "PADP greater than wedge (without tall v-waves)". Also corrected: a claim that the overwedging mechanism is the pulmonary artery rupture mechanism, and Cope 1986's postcapillary result, which is dog data.]</w:t>
      </w:r>
    </w:p>
    <w:p w14:paraId="0731A246" w14:textId="77777777" w:rsidR="00A45261" w:rsidRDefault="00000000">
      <w:pPr>
        <w:rPr>
          <w:ins w:id="0" w:author="Gustavo Adolfo Garcia Chavez" w:date="2026-09-01T20:07:00Z" w16du:dateUtc="2026-09-02T01:07:00Z"/>
          <w:i/>
          <w:color w:val="0050A0"/>
          <w:sz w:val="19"/>
        </w:rPr>
      </w:pPr>
      <w:r>
        <w:rPr>
          <w:i/>
          <w:color w:val="0050A0"/>
          <w:sz w:val="19"/>
        </w:rPr>
        <w:t>[DECISION: Where to read a right atrial pressure. This page says "the peak of the a wave is what should be measured" and then "read the a wave, averaging its top and its bottom", which are two different instructions. I14 and Magder say the z point, the base of the c wave, and argue that the a wave peak overstates filling pressure in a stiff ventricle. n7-t3 says average the a wave. Needs a curriculum-level answer. Every location is marked in the HTML with TODO-CVPREAD.]</w:t>
      </w:r>
    </w:p>
    <w:p w14:paraId="3E718419" w14:textId="0065EF3E" w:rsidR="000A49DA" w:rsidRDefault="000A49DA">
      <w:ins w:id="1" w:author="Gustavo Adolfo Garcia Chavez" w:date="2026-09-01T20:07:00Z">
        <w:r w:rsidRPr="000A49DA">
          <w:t>[Gustavo</w:t>
        </w:r>
      </w:ins>
      <w:ins w:id="2" w:author="Gustavo Adolfo Garcia Chavez" w:date="2026-09-01T20:08:00Z" w16du:dateUtc="2026-09-02T01:08:00Z">
        <w:r>
          <w:t>’s comment</w:t>
        </w:r>
      </w:ins>
      <w:ins w:id="3" w:author="Gustavo Adolfo Garcia Chavez" w:date="2026-09-01T20:07:00Z">
        <w:r w:rsidRPr="000A49DA">
          <w:t>: For I14 we chose the z point/base of the c wave when the specific question is end-diastolic right-heart filling pressure. I am less comfortable imposing an equivalent single convention on the wedge because the literature is considerably less uniform and, importantly, different portions of the PAWP waveform answer different physiologic questions. Contemporary hemodynamic reviews distinguish end-diastolic PAWP, used when PAWP is intended to approximate LVEDP, from mean PAWP, which represents the average pressure imposed on the pulmonary venous circulation and is generally the value used for calculations such as PVR. I would therefore preserve the PAC convention used in this module but make explicit which pressure is being measured and why, rather than calling one waveform value universally correct. Please correct me if you prefer a different curriculum convention.]</w:t>
        </w:r>
      </w:ins>
    </w:p>
    <w:p w14:paraId="162B1CBE" w14:textId="77777777" w:rsidR="00A45261" w:rsidRDefault="00000000">
      <w:r>
        <w:rPr>
          <w:i/>
          <w:color w:val="0050A0"/>
          <w:sz w:val="19"/>
        </w:rPr>
        <w:t>[DECISION: The Halpern insight callout draws an inference the abstract does not state. Al-Kharrat's "twice the disagreement" belongs to a substudy rather than the 147 tracings. Komadina's agreement figure drops its "within 4 mmHg" qualifier.]</w:t>
      </w:r>
    </w:p>
    <w:p w14:paraId="0EFA592D" w14:textId="77777777" w:rsidR="00A45261" w:rsidRDefault="00000000">
      <w:r>
        <w:rPr>
          <w:i/>
          <w:color w:val="5A5A5A"/>
          <w:sz w:val="19"/>
        </w:rPr>
        <w:t>[NOTE: Swan and Nadeau are in the reference list but never cited in the text.]</w:t>
      </w:r>
    </w:p>
    <w:p w14:paraId="353BD702" w14:textId="77777777" w:rsidR="00A45261" w:rsidRDefault="00000000">
      <w:r>
        <w:rPr>
          <w:i/>
          <w:color w:val="0050A0"/>
          <w:sz w:val="19"/>
        </w:rPr>
        <w:lastRenderedPageBreak/>
        <w:t>[DECISION: Topic-3 Q12, the catheter whip artifact, is covered only in I3. Q13's normal ranges, mPAP under 20 and PAWP 6 to 12, appear nowhere in this module. Confirm that is intended.]</w:t>
      </w:r>
    </w:p>
    <w:p w14:paraId="53B44264" w14:textId="77777777" w:rsidR="00A45261" w:rsidRDefault="00A45261"/>
    <w:p w14:paraId="4563C7ED" w14:textId="77777777" w:rsidR="00A45261" w:rsidRDefault="00000000">
      <w:pPr>
        <w:pStyle w:val="Ttulo1"/>
      </w:pPr>
      <w:r>
        <w:t>PA catheter interpretation beyond the Novice basics</w:t>
      </w:r>
    </w:p>
    <w:p w14:paraId="1FF9A185" w14:textId="77777777" w:rsidR="00A45261" w:rsidRDefault="00000000">
      <w:r>
        <w:t>Module N7 and its four topic pages taught the catheter as a procedure. What the lumens do, how to zero and level the transducer, how to read depth against waveform from right atrium to right ventricle to pulmonary artery to wedge, how long the balloon may stay up and why. All of that is assumed here. This module begins one step later, at the moment the balloon is inflated, a venous-looking trace has replaced the pulmonary artery trace, and somebody has to decide what the number means.</w:t>
      </w:r>
    </w:p>
    <w:p w14:paraId="46B63DAA" w14:textId="77777777" w:rsidR="00A45261" w:rsidRDefault="00000000">
      <w:r>
        <w:t>That decision is the harder half. A wedge pressure is not a measurement of anything a clinician wants to know. What is wanted is the filling of the left ventricle. What is measured is a pressure in an occluded branch of the pulmonary artery, one capillary bed away, arrived at through a saline column, a balloon, and a set of conditions in the lung that nobody has verified. Between the two sits a chain of separate assumptions, each independently true or false in a given patient, each failing for a different reason, and some of them failing in opposite directions. The number on the screen carries no information about which of them are holding.</w:t>
      </w:r>
    </w:p>
    <w:p w14:paraId="58686E22" w14:textId="77777777" w:rsidR="00A45261" w:rsidRDefault="00000000">
      <w:r>
        <w:t>The Informed skill is therefore not reading the wedge but knowing, for this patient, which links in the chain are intact. This module takes the chain apart, then works through the four situations in which the trace itself announces that the measurement has failed: the tip that has left West zone 3, the giant v wave, the overwedged catheter and the partially occluded one. It closes with the pulmonary artery diastolic pressure, the surrogate that lets you stop wedging, and the conditions under which it holds.</w:t>
      </w:r>
    </w:p>
    <w:p w14:paraId="39560437" w14:textId="77777777" w:rsidR="00A45261" w:rsidRDefault="00000000">
      <w:pPr>
        <w:pStyle w:val="Ttulo2"/>
      </w:pPr>
      <w:r>
        <w:t>What the balloon actually measures</w:t>
      </w:r>
    </w:p>
    <w:p w14:paraId="33EC811B" w14:textId="77777777" w:rsidR="00A45261" w:rsidRDefault="00000000">
      <w:r>
        <w:t>Inflating the balloon stops flow in the branch it occludes. That single fact is the whole basis of the measurement, and its consequence follows from the resistance equation in the form used throughout this pathway. Across any vascular segment, the pressure drop is the product of flow and resistance. Set the flow to zero and the pressure drop goes to zero with it, no matter how large the resistance is.</w:t>
      </w:r>
    </w:p>
    <w:p w14:paraId="1321BB75" w14:textId="77777777" w:rsidR="00A45261" w:rsidRDefault="00000000">
      <w:r>
        <w:rPr>
          <w:rFonts w:ascii="Consolas" w:hAnsi="Consolas"/>
          <w:sz w:val="21"/>
        </w:rPr>
        <w:t>ΔP = Q × R, so if Q = 0 then ΔP = 0ΔP, pressure difference across a vascular segment; Q, flow through it; R, its resistance. With flow arrested by the balloon, the occluded segment carries no pressure gradient, and the catheter tip therefore reports the pressure at the far end of the static column rather than the pressure where the tip sits.</w:t>
      </w:r>
    </w:p>
    <w:p w14:paraId="10213865" w14:textId="77777777" w:rsidR="00A45261" w:rsidRDefault="00000000">
      <w:r>
        <w:t xml:space="preserve">What the tip now sees is a continuous, motionless column of blood running forward from the balloon, through the arteriole, across the capillary bed and into the pulmonary venule. That </w:t>
      </w:r>
      <w:r>
        <w:lastRenderedPageBreak/>
        <w:t>column behaves as a hydraulic extension of the fluid-filled catheter itself. Pressure changes generated in the left atrium travel backward along it and arrive at the transducer.</w:t>
      </w:r>
    </w:p>
    <w:p w14:paraId="657D39B4" w14:textId="77777777" w:rsidR="00A45261" w:rsidRDefault="00000000">
      <w:r>
        <w:rPr>
          <w:noProof/>
        </w:rPr>
        <w:drawing>
          <wp:inline distT="0" distB="0" distL="0" distR="0" wp14:anchorId="395F4E06" wp14:editId="184107A3">
            <wp:extent cx="2834640" cy="1230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7-t2-wedge-static-column.png"/>
                    <pic:cNvPicPr/>
                  </pic:nvPicPr>
                  <pic:blipFill>
                    <a:blip r:embed="rId6"/>
                    <a:stretch>
                      <a:fillRect/>
                    </a:stretch>
                  </pic:blipFill>
                  <pic:spPr>
                    <a:xfrm>
                      <a:off x="0" y="0"/>
                      <a:ext cx="2834640" cy="1230127"/>
                    </a:xfrm>
                    <a:prstGeom prst="rect">
                      <a:avLst/>
                    </a:prstGeom>
                  </pic:spPr>
                </pic:pic>
              </a:graphicData>
            </a:graphic>
          </wp:inline>
        </w:drawing>
      </w:r>
    </w:p>
    <w:p w14:paraId="101BA561" w14:textId="77777777" w:rsidR="00A45261" w:rsidRDefault="00000000">
      <w:r>
        <w:rPr>
          <w:color w:val="777777"/>
          <w:sz w:val="19"/>
        </w:rPr>
        <w:t>The balloon arrests flow in one branch. The stationary blood between the tip and the point where the occluded vessel rejoins the flowing circulation is a hydraulic extension of the catheter, and it is what allows left atrial pressure changes to reach the transducer.Source: HemoSim hemodynamics module (v2022), slide 268.</w:t>
      </w:r>
    </w:p>
    <w:p w14:paraId="0FA43ECD" w14:textId="77777777" w:rsidR="00A45261" w:rsidRDefault="00000000">
      <w:r>
        <w:rPr>
          <w:i/>
          <w:color w:val="C0392B"/>
          <w:sz w:val="19"/>
        </w:rPr>
        <w:t>[Layout note: figure shown small here. On the web it is currently capped at 640px wide. Say if you want it smaller/larger, moved, cropped, or replaced.]</w:t>
      </w:r>
    </w:p>
    <w:p w14:paraId="2B09F9AB" w14:textId="77777777" w:rsidR="00A45261" w:rsidRDefault="00000000">
      <w:r>
        <w:t>Notice where the column ends. It ends not at the left atrium but at the junction point, the place where the occluded vessel rejoins blood that is still moving. Everything upstream of that point is at one pressure. Everything downstream is subject to the ordinary pressure drops of a flowing circulation. The wedge therefore reports the pressure in a pulmonary vein of roughly the same calibre as the artery that was occluded, and it equals left atrial pressure only to the extent that there is no meaningful resistance between that vein and the atrium.</w:t>
      </w:r>
    </w:p>
    <w:p w14:paraId="38BBDBA1" w14:textId="77777777" w:rsidR="00A45261" w:rsidRDefault="00000000">
      <w:r>
        <w:t>Two consequences follow, and both are easy to miss.</w:t>
      </w:r>
    </w:p>
    <w:p w14:paraId="19E58668" w14:textId="77777777" w:rsidR="00A45261" w:rsidRDefault="00000000">
      <w:r>
        <w:t>The wedge is not the capillary pressure. The pressure that drives fluid across the pulmonary capillary wall lies upstream of the junction point, higher than the wedge by the drop across the pulmonary venous resistance. Cope and colleagues, reading effective capillary pressure off the inflection between the fast and slow components of the post-occlusion decay curve, showed in dogs that agents acting on postcapillary resistance raise it substantially while leaving the wedge unchanged. A wedge of 12 is therefore compatible with a capillary pressure well above the threshold for oedema formation. The Starling forces belong to Module I7. What matters here is that the wedge sits on the wrong side of them.</w:t>
      </w:r>
    </w:p>
    <w:p w14:paraId="1562123C" w14:textId="77777777" w:rsidR="00A45261" w:rsidRDefault="00000000">
      <w:r>
        <w:t>The size of the occluded vessel changes the answer. A balloon occluding a large branch puts the junction point in a large pulmonary vein. Impaction of a bare tip in a small vessel puts it further upstream, with more venous resistance still to cross, and reads higher.</w:t>
      </w:r>
    </w:p>
    <w:p w14:paraId="6E624217" w14:textId="77777777" w:rsidR="00A45261" w:rsidRDefault="00000000">
      <w:r>
        <w:rPr>
          <w:noProof/>
        </w:rPr>
        <w:lastRenderedPageBreak/>
        <w:drawing>
          <wp:inline distT="0" distB="0" distL="0" distR="0" wp14:anchorId="11CEA852" wp14:editId="401C1CCB">
            <wp:extent cx="2834640" cy="3432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274_ec1b05fc.jpeg"/>
                    <pic:cNvPicPr/>
                  </pic:nvPicPr>
                  <pic:blipFill>
                    <a:blip r:embed="rId7"/>
                    <a:stretch>
                      <a:fillRect/>
                    </a:stretch>
                  </pic:blipFill>
                  <pic:spPr>
                    <a:xfrm>
                      <a:off x="0" y="0"/>
                      <a:ext cx="2834640" cy="3432440"/>
                    </a:xfrm>
                    <a:prstGeom prst="rect">
                      <a:avLst/>
                    </a:prstGeom>
                  </pic:spPr>
                </pic:pic>
              </a:graphicData>
            </a:graphic>
          </wp:inline>
        </w:drawing>
      </w:r>
    </w:p>
    <w:p w14:paraId="4A8E5255" w14:textId="77777777" w:rsidR="00A45261" w:rsidRDefault="00000000">
      <w:r>
        <w:rPr>
          <w:color w:val="777777"/>
          <w:sz w:val="19"/>
        </w:rPr>
        <w:t>Above: the junction point moves with the size of the occluded vessel, so the same left atrial pressure of 10 mmHg reads as 10 by balloon occlusion of a large branch and as 15 by tip impaction in a small one. Below: the wedge carries two peaks where the central venous trace carries three, and both of its peaks arrive later against the electrocardiogram.Source: HemoSim hemodynamics module (v2022), slide 274, after Mark JB.</w:t>
      </w:r>
    </w:p>
    <w:p w14:paraId="50F968F6" w14:textId="77777777" w:rsidR="00A45261" w:rsidRDefault="00000000">
      <w:r>
        <w:rPr>
          <w:i/>
          <w:color w:val="C0392B"/>
          <w:sz w:val="19"/>
        </w:rPr>
        <w:t>[Layout note: figure shown small here. On the web it is currently full column width, about 750px. Say if you want it smaller/larger, moved, cropped, or replaced.]</w:t>
      </w:r>
    </w:p>
    <w:p w14:paraId="0B3C764B" w14:textId="77777777" w:rsidR="00A45261" w:rsidRDefault="00000000">
      <w:r>
        <w:t>The lower panel of that figure carries the two features that identify a wedge trace as a wedge trace, and both follow from the route the signal has taken.</w:t>
      </w:r>
    </w:p>
    <w:p w14:paraId="2992D551" w14:textId="77777777" w:rsidR="00A45261" w:rsidRDefault="00000000">
      <w:r>
        <w:t>The pressure wave from left atrial contraction travels backward through the pulmonary veins, across the capillary bed and up the pulmonary arterial tree before reaching the tip, while the right atrium sits a few centimetres from the proximal port. A right atrial a wave therefore follows closely behind the P wave, while a wedge a wave is delayed until it sits within or just after the QRS. Module I3 established that electromechanical delay alone puts every pressure event 120 to 200 milliseconds behind its electrical trigger, and the wedge adds transit time on top of that. Given two unlabelled tracings, the timing against the electrocardiogram separates them faster than the pressure scale does.</w:t>
      </w:r>
    </w:p>
    <w:p w14:paraId="010E5581" w14:textId="77777777" w:rsidR="00A45261" w:rsidRDefault="00000000">
      <w:r>
        <w:t xml:space="preserve">The same journey costs the trace its c wave, a small sharp deflection produced by the atrioventricular valve bulging into the atrium during isovolumetric contraction. Module I3 showed that fine waveform features live in the high harmonics and that anything adding compliance to the transmission path attenuates them first. The capillary bed adds a great deal of compliance, so the c wave is damped out, the lower-frequency a and v waves survive, and the </w:t>
      </w:r>
      <w:r>
        <w:lastRenderedPageBreak/>
        <w:t>wedge presents two peaks against the right atrial trace's three. Module I14 takes the right atrial waveform in full.</w:t>
      </w:r>
    </w:p>
    <w:p w14:paraId="1DF2D782" w14:textId="77777777" w:rsidR="00A45261" w:rsidRDefault="00000000">
      <w:pPr>
        <w:pStyle w:val="Ttulo2"/>
      </w:pPr>
      <w:r>
        <w:t>The assumption chain</w:t>
      </w:r>
    </w:p>
    <w:p w14:paraId="08425F10" w14:textId="77777777" w:rsidR="00A45261" w:rsidRDefault="00000000">
      <w:r>
        <w:t>The claim being made when a wedge pressure is written in the chart is not one claim but five in series: the wedge equals left atrial pressure, left atrial pressure equals left ventricular end-diastolic pressure, that pressure reflects end-diastolic volume, that volume reflects preload, and preload is worth targeting. A chain is only as good as its weakest link, and a clinician who has met it only as the single equivalence wedge equals preload has no way to work out which link has failed in a particular patient.</w:t>
      </w:r>
    </w:p>
    <w:tbl>
      <w:tblPr>
        <w:tblStyle w:val="Cuadrculaclara-nfasis1"/>
        <w:tblW w:w="0" w:type="auto"/>
        <w:tblLook w:val="04A0" w:firstRow="1" w:lastRow="0" w:firstColumn="1" w:lastColumn="0" w:noHBand="0" w:noVBand="1"/>
      </w:tblPr>
      <w:tblGrid>
        <w:gridCol w:w="2160"/>
        <w:gridCol w:w="2160"/>
        <w:gridCol w:w="2160"/>
        <w:gridCol w:w="2160"/>
      </w:tblGrid>
      <w:tr w:rsidR="00A45261" w14:paraId="479F3511" w14:textId="77777777" w:rsidTr="00A45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4596B4" w14:textId="77777777" w:rsidR="00A45261" w:rsidRDefault="00000000">
            <w:r>
              <w:rPr>
                <w:sz w:val="18"/>
              </w:rPr>
              <w:t>Link</w:t>
            </w:r>
          </w:p>
        </w:tc>
        <w:tc>
          <w:tcPr>
            <w:tcW w:w="2160" w:type="dxa"/>
          </w:tcPr>
          <w:p w14:paraId="09B36E31"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What has to be true</w:t>
            </w:r>
          </w:p>
        </w:tc>
        <w:tc>
          <w:tcPr>
            <w:tcW w:w="2160" w:type="dxa"/>
          </w:tcPr>
          <w:p w14:paraId="43971429"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What breaks it</w:t>
            </w:r>
          </w:p>
        </w:tc>
        <w:tc>
          <w:tcPr>
            <w:tcW w:w="2160" w:type="dxa"/>
          </w:tcPr>
          <w:p w14:paraId="15ED31E1"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Direction of the error</w:t>
            </w:r>
          </w:p>
        </w:tc>
      </w:tr>
      <w:tr w:rsidR="00A45261" w14:paraId="64A669ED"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3AD16" w14:textId="77777777" w:rsidR="00A45261" w:rsidRDefault="00000000">
            <w:r>
              <w:rPr>
                <w:sz w:val="18"/>
              </w:rPr>
              <w:t>PAOP = LAP</w:t>
            </w:r>
          </w:p>
        </w:tc>
        <w:tc>
          <w:tcPr>
            <w:tcW w:w="2160" w:type="dxa"/>
          </w:tcPr>
          <w:p w14:paraId="0AD3EBA7"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Continuous static column from tip to a large pulmonary vein, and no resistance between that vein and the atrium</w:t>
            </w:r>
          </w:p>
        </w:tc>
        <w:tc>
          <w:tcPr>
            <w:tcW w:w="2160" w:type="dxa"/>
          </w:tcPr>
          <w:p w14:paraId="7F042428"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Tip outside zone 3, partial occlusion, pulmonary venous obstruction, stiff or obstructed left atrium</w:t>
            </w:r>
          </w:p>
        </w:tc>
        <w:tc>
          <w:tcPr>
            <w:tcW w:w="2160" w:type="dxa"/>
          </w:tcPr>
          <w:p w14:paraId="5CEBFF1A"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Both directions, and the trace usually shows which</w:t>
            </w:r>
          </w:p>
        </w:tc>
      </w:tr>
      <w:tr w:rsidR="00A45261" w14:paraId="6AEF370B"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3A8F00" w14:textId="77777777" w:rsidR="00A45261" w:rsidRDefault="00000000">
            <w:r>
              <w:rPr>
                <w:sz w:val="18"/>
              </w:rPr>
              <w:t>LAP = LVEDP</w:t>
            </w:r>
          </w:p>
        </w:tc>
        <w:tc>
          <w:tcPr>
            <w:tcW w:w="2160" w:type="dxa"/>
          </w:tcPr>
          <w:p w14:paraId="648CCE09"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An open, unobstructed mitral valve and no other source of left ventricular filling</w:t>
            </w:r>
          </w:p>
        </w:tc>
        <w:tc>
          <w:tcPr>
            <w:tcW w:w="2160" w:type="dxa"/>
          </w:tcPr>
          <w:p w14:paraId="08C923B6"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Mitral stenosis, acute mitral regurgitation, aortic regurgitation, tachycardia short enough to prevent equilibration</w:t>
            </w:r>
          </w:p>
        </w:tc>
        <w:tc>
          <w:tcPr>
            <w:tcW w:w="2160" w:type="dxa"/>
          </w:tcPr>
          <w:p w14:paraId="276BBAEF"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Stenosis and regurgitation raise LAP above LVEDP, aortic regurgitation raises LVEDP above LAP</w:t>
            </w:r>
          </w:p>
        </w:tc>
      </w:tr>
      <w:tr w:rsidR="00A45261" w14:paraId="2E8D1680"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1F8120" w14:textId="77777777" w:rsidR="00A45261" w:rsidRDefault="00000000">
            <w:r>
              <w:rPr>
                <w:sz w:val="18"/>
              </w:rPr>
              <w:t>LVEDP reflects LVEDV</w:t>
            </w:r>
          </w:p>
        </w:tc>
        <w:tc>
          <w:tcPr>
            <w:tcW w:w="2160" w:type="dxa"/>
          </w:tcPr>
          <w:p w14:paraId="31A9AAA0"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A known and stable ventricular diastolic compliance, and no external constraint</w:t>
            </w:r>
          </w:p>
        </w:tc>
        <w:tc>
          <w:tcPr>
            <w:tcW w:w="2160" w:type="dxa"/>
          </w:tcPr>
          <w:p w14:paraId="55039BA8"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Ischaemia, hypertrophy, infiltrative disease, tamponade, pericardial constraint, ventricular interdependence from a dilated right ventricle</w:t>
            </w:r>
          </w:p>
        </w:tc>
        <w:tc>
          <w:tcPr>
            <w:tcW w:w="2160" w:type="dxa"/>
          </w:tcPr>
          <w:p w14:paraId="06776C94"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A stiff or constrained ventricle gives a high pressure at a normal or low volume</w:t>
            </w:r>
          </w:p>
        </w:tc>
      </w:tr>
      <w:tr w:rsidR="00A45261" w14:paraId="2FF073B7"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A4F0D5" w14:textId="77777777" w:rsidR="00A45261" w:rsidRDefault="00000000">
            <w:r>
              <w:rPr>
                <w:sz w:val="18"/>
              </w:rPr>
              <w:t>LVEDV reflects preload</w:t>
            </w:r>
          </w:p>
        </w:tc>
        <w:tc>
          <w:tcPr>
            <w:tcW w:w="2160" w:type="dxa"/>
          </w:tcPr>
          <w:p w14:paraId="53B80E65"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Fibre stretch tracks chamber volume</w:t>
            </w:r>
          </w:p>
        </w:tc>
        <w:tc>
          <w:tcPr>
            <w:tcW w:w="2160" w:type="dxa"/>
          </w:tcPr>
          <w:p w14:paraId="570D0BA3"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Chamber geometry, wall thickness, and the fact that the pressure is intracavitary rather than transmural</w:t>
            </w:r>
          </w:p>
        </w:tc>
        <w:tc>
          <w:tcPr>
            <w:tcW w:w="2160" w:type="dxa"/>
          </w:tcPr>
          <w:p w14:paraId="2A8448FA"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Positive pleural pressure inflates the measured pressure while the true distending pressure falls</w:t>
            </w:r>
          </w:p>
        </w:tc>
      </w:tr>
      <w:tr w:rsidR="00A45261" w14:paraId="191885A4"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94059A" w14:textId="77777777" w:rsidR="00A45261" w:rsidRDefault="00000000">
            <w:r>
              <w:rPr>
                <w:sz w:val="18"/>
              </w:rPr>
              <w:t>Preload is the target</w:t>
            </w:r>
          </w:p>
        </w:tc>
        <w:tc>
          <w:tcPr>
            <w:tcW w:w="2160" w:type="dxa"/>
          </w:tcPr>
          <w:p w14:paraId="67A7C1C8"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The patient sits on the steep part of the Frank-Starling relationship</w:t>
            </w:r>
          </w:p>
        </w:tc>
        <w:tc>
          <w:tcPr>
            <w:tcW w:w="2160" w:type="dxa"/>
          </w:tcPr>
          <w:p w14:paraId="29C1F185"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A flat cardiac function curve, where more filling buys no flow</w:t>
            </w:r>
          </w:p>
        </w:tc>
        <w:tc>
          <w:tcPr>
            <w:tcW w:w="2160" w:type="dxa"/>
          </w:tcPr>
          <w:p w14:paraId="105B4952"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Fluid given for a low number produces congestion with no rise in output</w:t>
            </w:r>
          </w:p>
        </w:tc>
      </w:tr>
    </w:tbl>
    <w:p w14:paraId="5CCB968E" w14:textId="77777777" w:rsidR="00A45261" w:rsidRDefault="00000000">
      <w:r>
        <w:t>The last three links are not this module's. That a filling pressure is not a filling volume, and that a filling volume is not the same question as fluid responsiveness, are argued in Module I11. That the measured pressure is referenced to atmosphere while the ventricle responds to transmural pressure closes Module I3. What follows here is the first two links, which belong to the catheter itself.</w:t>
      </w:r>
    </w:p>
    <w:p w14:paraId="095BA559" w14:textId="77777777" w:rsidR="00A45261" w:rsidRDefault="00000000">
      <w:r>
        <w:t>Group the failures by direction, because the direction decides whether the error prompts a fluid bolus or a diuretic.</w:t>
      </w:r>
    </w:p>
    <w:p w14:paraId="1BE3000E" w14:textId="77777777" w:rsidR="00A45261" w:rsidRDefault="00000000">
      <w:r>
        <w:t xml:space="preserve">The wedge reads higher than left atrial pressure whenever something between the junction point and the atrium adds resistance to flow, and whenever the occlusion is incomplete. Poor left atrial compliance from radiotherapy scarring or a Cox-Maze procedure, mechanical obstruction from an atrial myxoma, and pulmonary venous obstruction from tumour, fibrosis or </w:t>
      </w:r>
      <w:r>
        <w:lastRenderedPageBreak/>
        <w:t>veno-occlusive disease all belong to the first category. They are uncommon, and they matter chiefly because they are invisible on the trace: the waveform looks normal and only the clinical context gives them away.</w:t>
      </w:r>
    </w:p>
    <w:p w14:paraId="6E85DFD1" w14:textId="77777777" w:rsidR="00A45261" w:rsidRDefault="00000000">
      <w:r>
        <w:t>Partial occlusion belongs to the second category and is neither uncommon nor invisible. Leatherman and Shapiro studied fourteen patients with pulmonary hypertension in whom the gap between pulmonary artery diastolic pressure and the wedge was 10 mmHg or more, recording the wedge during partial occlusion and again after repositioning to obtain a lower and more accurate value. The error was 13 plus or minus 5 mmHg, range 6 to 21. That is the difference between a diagnosis of pulmonary arterial hypertension and a diagnosis of left heart failure. The tell is relational rather than absolute: partial occlusion raises the wedge without raising the pulmonary artery diastolic pressure, so a previously wide gap between the two suddenly narrows. If the diastolic pressure has been running 15 mmHg above the wedge and today's wedge is within 2 mmHg of it, suspect the catheter rather than the physiology.</w:t>
      </w:r>
    </w:p>
    <w:p w14:paraId="20E840C0" w14:textId="77777777" w:rsidR="00A45261" w:rsidRDefault="00000000">
      <w:r>
        <w:t>The wedge reads lower than left atrial pressure, or stops reporting it at all, when the static column is broken. That is the zone problem, and it has a section to itself below. Hypovolaemia and high intrathoracic pressure act by the same route, shrinking the region of lung in which the capillaries stay open.</w:t>
      </w:r>
    </w:p>
    <w:p w14:paraId="0908C7EA" w14:textId="77777777" w:rsidR="00A45261" w:rsidRDefault="00000000">
      <w:r>
        <w:t>This link assumes that at end diastole the mitral valve is open, the chambers are in free communication, and enough time has passed for their pressures to equalise. Each clause can fail.</w:t>
      </w:r>
    </w:p>
    <w:p w14:paraId="30EA1E65" w14:textId="77777777" w:rsidR="00A45261" w:rsidRDefault="00000000">
      <w:r>
        <w:t>Mitral stenosis is the clean case: a gradient across a narrowed valve persists to the end of diastole, so left atrial pressure sits above end-diastolic pressure by that gradient, and a wedge of 24 in mitral stenosis is not evidence of a failing ventricle. Acute mitral regurgitation raises mean left atrial pressure above end-diastolic pressure because a regurgitant volume delivered during systole has to be accommodated before the valve reopens. Aortic regurgitation reverses the direction, since the ventricle keeps filling from the aorta throughout diastole, and in severe cases the mitral valve closes early so the chambers are not in communication at end diastole at all. Tachycardia shortens diastole below the time needed for equilibration, which is why a wedge taken at a heart rate of 140 deserves less confidence than the same number at 80.</w:t>
      </w:r>
    </w:p>
    <w:p w14:paraId="209CDFFC" w14:textId="77777777" w:rsidR="00A45261" w:rsidRDefault="00000000">
      <w:r>
        <w:t xml:space="preserve">The size of the resulting discrepancy is larger than most clinicians assume. Halpern and Taichman examined 11,523 patients who underwent simultaneous right and left heart catheterisation at one academic centre over nine years. Among the 3,926 with pulmonary hypertension and complete data, 580 met the haemodynamic criteria for pulmonary arterial hypertension on the strength of a wedge of 15 mmHg or less, and of those, 310, or 53.5 percent, had a directly measured left ventricular end-diastolic pressure above 15 mmHg. The wedge discriminated high from normal end-diastolic pressure moderately well, with an area under the receiver operating characteristic curve of 0.84, but calibrated poorly, with limits of agreement </w:t>
      </w:r>
      <w:r>
        <w:lastRenderedPageBreak/>
        <w:t>from minus 15.2 to plus 9.5 mmHg. Bitar and colleagues reproduced the pattern in a smaller cohort, with the worst agreement in chronic obstructive pulmonary disease and obesity.</w:t>
      </w:r>
    </w:p>
    <w:p w14:paraId="3D49917A" w14:textId="77777777" w:rsidR="00A45261" w:rsidRDefault="00000000">
      <w:r>
        <w:t>That does not make the wedge useless. It makes it a good instrument for the question is the left ventricular filling pressure clearly high and a poor one for the question what is it. The first is usually the question being asked in an intensive care unit, which is why the wedge survives here after being abandoned as a precision measurement in the catheter laboratory. The trap is the low wedge: 12 mmHg in a breathless patient is not evidence that the left heart is innocent, and in the Halpern population it was wrong about that more often than right.</w:t>
      </w:r>
    </w:p>
    <w:p w14:paraId="4A5EC15F" w14:textId="77777777" w:rsidR="00A45261" w:rsidRDefault="00000000">
      <w:r>
        <w:rPr>
          <w:i/>
          <w:color w:val="9A6B00"/>
          <w:sz w:val="19"/>
        </w:rPr>
        <w:t>[Physiologic Insight box: The asymmetry in the Halpern data is the interesting part. A high wedge was almost always matched by a high end-diastolic pressure, while a low wedge frequently was not, and that is what the physics predicts rather than a statistical accident. Every mechanism that separates the wedge from the ventricle, a stiff ventricle whose large a wave is attenuated in transmission, a tip in a lung region where the column is interrupted, an incomplete occlusion, makes the wedge a smoothed version of what the ventricle is doing. Smoothing pulls extremes toward the middle, so it drags a genuinely high end-diastolic pressure downward far more readily than it invents a high wedge out of a normal ventricle. The corollary is that a high wedge should generally be believed and a low wedge should be interrogated, which is the opposite of the instinct most clinicians bring to an abnormal number.]</w:t>
      </w:r>
    </w:p>
    <w:p w14:paraId="302D415D" w14:textId="03806DA2" w:rsidR="00A45261" w:rsidDel="000A49DA" w:rsidRDefault="000A49DA">
      <w:pPr>
        <w:rPr>
          <w:del w:id="4" w:author="Gustavo Adolfo Garcia Chavez" w:date="2026-09-01T20:08:00Z" w16du:dateUtc="2026-09-02T01:08:00Z"/>
          <w:rFonts w:asciiTheme="majorHAnsi" w:eastAsiaTheme="majorEastAsia" w:hAnsiTheme="majorHAnsi" w:cstheme="majorBidi"/>
          <w:b/>
          <w:bCs/>
          <w:color w:val="4F81BD" w:themeColor="accent1"/>
          <w:sz w:val="26"/>
          <w:szCs w:val="26"/>
        </w:rPr>
      </w:pPr>
      <w:ins w:id="5" w:author="Gustavo Adolfo Garcia Chavez" w:date="2026-09-01T20:08:00Z">
        <w:r w:rsidRPr="000A49DA">
          <w:rPr>
            <w:rFonts w:asciiTheme="majorHAnsi" w:eastAsiaTheme="majorEastAsia" w:hAnsiTheme="majorHAnsi" w:cstheme="majorBidi"/>
            <w:b/>
            <w:bCs/>
            <w:color w:val="4F81BD" w:themeColor="accent1"/>
            <w:sz w:val="26"/>
            <w:szCs w:val="26"/>
          </w:rPr>
          <w:t>Where to read the wedge depends on the question</w:t>
        </w:r>
      </w:ins>
      <w:del w:id="6" w:author="Gustavo Adolfo Garcia Chavez" w:date="2026-09-01T20:08:00Z" w16du:dateUtc="2026-09-02T01:08:00Z">
        <w:r w:rsidDel="000A49DA">
          <w:delText>The Z point, and why the mean is the wrong number</w:delText>
        </w:r>
      </w:del>
    </w:p>
    <w:p w14:paraId="2980B96E" w14:textId="77777777" w:rsidR="000A49DA" w:rsidRDefault="000A49DA">
      <w:pPr>
        <w:pStyle w:val="Ttulo2"/>
        <w:rPr>
          <w:ins w:id="7" w:author="Gustavo Adolfo Garcia Chavez" w:date="2026-09-01T20:08:00Z" w16du:dateUtc="2026-09-02T01:08:00Z"/>
        </w:rPr>
      </w:pPr>
    </w:p>
    <w:p w14:paraId="53315D2F" w14:textId="76C7C289" w:rsidR="00A45261" w:rsidDel="000A49DA" w:rsidRDefault="000A49DA">
      <w:pPr>
        <w:rPr>
          <w:del w:id="8" w:author="Gustavo Adolfo Garcia Chavez" w:date="2026-09-01T20:12:00Z" w16du:dateUtc="2026-09-02T01:12:00Z"/>
        </w:rPr>
      </w:pPr>
      <w:ins w:id="9" w:author="Gustavo Adolfo Garcia Chavez" w:date="2026-09-01T20:12:00Z">
        <w:r w:rsidRPr="000A49DA">
          <w:t>Even with every link in the chain intact, there remains a separate question: what pressure are we trying to measure? A wedge waveform contains more than one physiologically legitimate pressure, and they do not necessarily answer the same question. If PAWP is being used to approximate left ventricular end-diastolic pressure, the relevant value is the end-diastolic PAWP. If the question is the average pressure imposed by the left atrium on the pulmonary venous circulation over the cardiac cycle, the mean PAWP is the relevant quantity. In a normal waveform the two may be similar. With large v waves, atrial fibrillation or other marked phasic variation, they can diverge substantially. The error is therefore not using a mean pressure; it is asking a mean pressure to represent an end-diastolic event.</w:t>
        </w:r>
      </w:ins>
      <w:del w:id="10" w:author="Gustavo Adolfo Garcia Chavez" w:date="2026-09-01T20:12:00Z" w16du:dateUtc="2026-09-02T01:12:00Z">
        <w:r w:rsidDel="000A49DA">
          <w:delText>Even with every link in the chain intact, there remains the question of where on the waveform to place the cursor. Monitors default to a mean, computed by integrating the trace across the whole cycle. For a wedge that default is wrong, and the reason is specific rather than a matter of preference.</w:delText>
        </w:r>
      </w:del>
    </w:p>
    <w:p w14:paraId="27D0AA18" w14:textId="77777777" w:rsidR="00A45261" w:rsidRDefault="00000000">
      <w:r>
        <w:rPr>
          <w:noProof/>
        </w:rPr>
        <w:drawing>
          <wp:inline distT="0" distB="0" distL="0" distR="0" wp14:anchorId="11896AC5" wp14:editId="5FD1C4EE">
            <wp:extent cx="2834640" cy="2243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277_aa9132dc.jpeg"/>
                    <pic:cNvPicPr/>
                  </pic:nvPicPr>
                  <pic:blipFill>
                    <a:blip r:embed="rId8"/>
                    <a:stretch>
                      <a:fillRect/>
                    </a:stretch>
                  </pic:blipFill>
                  <pic:spPr>
                    <a:xfrm>
                      <a:off x="0" y="0"/>
                      <a:ext cx="2834640" cy="2243258"/>
                    </a:xfrm>
                    <a:prstGeom prst="rect">
                      <a:avLst/>
                    </a:prstGeom>
                  </pic:spPr>
                </pic:pic>
              </a:graphicData>
            </a:graphic>
          </wp:inline>
        </w:drawing>
      </w:r>
    </w:p>
    <w:p w14:paraId="0B1A2247" w14:textId="61F51179" w:rsidR="00A45261" w:rsidRDefault="002B011F">
      <w:ins w:id="11" w:author="Gustavo Adolfo Garcia Chavez" w:date="2026-09-01T20:27:00Z">
        <w:r w:rsidRPr="002B011F">
          <w:rPr>
            <w:color w:val="777777"/>
            <w:sz w:val="19"/>
          </w:rPr>
          <w:t xml:space="preserve">The Z point is the moment on the left ventricular pressure curve where the slope of the upstroke increases, roughly 50 milliseconds after the electrocardiographic Q wave and near the peak of the R wave. Left ventricular </w:t>
        </w:r>
        <w:r w:rsidRPr="002B011F">
          <w:rPr>
            <w:color w:val="777777"/>
            <w:sz w:val="19"/>
          </w:rPr>
          <w:lastRenderedPageBreak/>
          <w:t>end-diastolic pressure is a phasic value read at that instant. On the wedge tracing, the corresponding end-diastolic pressure lies immediately before the c wave; because the c wave is frequently attenuated or not visible, the a wave is commonly used to identify and estimate this end-diastolic value.</w:t>
        </w:r>
      </w:ins>
      <w:ins w:id="12" w:author="Gustavo Adolfo Garcia Chavez" w:date="2026-09-01T20:27:00Z" w16du:dateUtc="2026-09-02T01:27:00Z">
        <w:r>
          <w:rPr>
            <w:color w:val="777777"/>
            <w:sz w:val="19"/>
          </w:rPr>
          <w:t xml:space="preserve"> </w:t>
        </w:r>
      </w:ins>
      <w:del w:id="13" w:author="Gustavo Adolfo Garcia Chavez" w:date="2026-09-01T20:27:00Z" w16du:dateUtc="2026-09-02T01:27:00Z">
        <w:r w:rsidDel="002B011F">
          <w:rPr>
            <w:color w:val="777777"/>
            <w:sz w:val="19"/>
          </w:rPr>
          <w:delText>The Z point is the moment on the left ventricular pressure curve where the slope of the upstroke increases, roughly 50 milliseconds after the electrocardiographic Q wave and near the peak of the R wave. Left ventricular end-diastolic pressure is a phasic value read at that instant, and on the atrial side it is approximated by the peak of the a wave, not by the mean.</w:delText>
        </w:r>
      </w:del>
      <w:r>
        <w:rPr>
          <w:color w:val="777777"/>
          <w:sz w:val="19"/>
        </w:rPr>
        <w:t>Source: HemoSim hemodynamics module (v2022), slide 277.</w:t>
      </w:r>
    </w:p>
    <w:p w14:paraId="04A1C32E" w14:textId="77777777" w:rsidR="00A45261" w:rsidRDefault="00000000">
      <w:r>
        <w:rPr>
          <w:i/>
          <w:color w:val="C0392B"/>
          <w:sz w:val="19"/>
        </w:rPr>
        <w:t>[Layout note: figure shown small here. On the web it is currently capped at 640px wide. Say if you want it smaller/larger, moved, cropped, or replaced.]</w:t>
      </w:r>
    </w:p>
    <w:p w14:paraId="4CC976D4" w14:textId="032BE705" w:rsidR="00A45261" w:rsidRDefault="001140B6">
      <w:ins w:id="14" w:author="Gustavo Adolfo Garcia Chavez" w:date="2026-09-01T20:32:00Z">
        <w:r w:rsidRPr="001140B6">
          <w:t>End-diastolic pressure is an instant, not an average. It is the pressure present at the end of ventricular filling, immediately before ventricular contraction begins to raise pressure. When PAWP is being used to approximate LVEDP, that is the physiologic event we want to identify. On the wedge waveform it lies immediately before the c wave. The difficulty is practical: unlike the right atrial trace developed in Module I14, the wedge signal has travelled backward through the pulmonary circulation and its higher-frequency components are attenuated, so the c wave is often difficult or impossible to see. In that setting, the a wave becomes the practical landmark. Averaging the peak and trough of the a wave provides an estimate of the pre-c-wave, end-diastolic pressure rather than allowing the transient peak generated by atrial contraction to define the measurement by itself.</w:t>
        </w:r>
      </w:ins>
      <w:ins w:id="15" w:author="Gustavo Adolfo Garcia Chavez" w:date="2026-09-01T20:32:00Z" w16du:dateUtc="2026-09-02T01:32:00Z">
        <w:r>
          <w:t xml:space="preserve"> </w:t>
        </w:r>
      </w:ins>
      <w:del w:id="16" w:author="Gustavo Adolfo Garcia Chavez" w:date="2026-09-01T20:32:00Z" w16du:dateUtc="2026-09-02T01:32:00Z">
        <w:r w:rsidDel="001140B6">
          <w:delText>End-diastolic pressure is an instant, not an average. It is the pressure in the ventricle at the last moment before contraction begins to raise it, which on the pressure curve is where the gentle diastolic filling slope turns sharply upward. That inflection is the Z point. Because the a wave is the atrial contraction that produced that final increment of filling, the peak of the a wave corresponds to it, and the peak of the a wave is what should be measured.  In the tracing above the a wave reads 15 mmHg and the mean reads 9, and six millimetres of mercury separates two management decisions in a patient with borderline pulmonary oedema.</w:delText>
        </w:r>
      </w:del>
    </w:p>
    <w:p w14:paraId="67E088EA" w14:textId="4B3AF98A" w:rsidR="00A45261" w:rsidDel="001140B6" w:rsidRDefault="001140B6">
      <w:pPr>
        <w:pStyle w:val="Listaconvietas"/>
        <w:rPr>
          <w:del w:id="17" w:author="Gustavo Adolfo Garcia Chavez" w:date="2026-09-01T20:33:00Z" w16du:dateUtc="2026-09-02T01:33:00Z"/>
        </w:rPr>
      </w:pPr>
      <w:ins w:id="18" w:author="Gustavo Adolfo Garcia Chavez" w:date="2026-09-01T20:33:00Z" w16du:dateUtc="2026-09-02T01:33:00Z">
        <w:r w:rsidRPr="001140B6">
          <w:t>For an end-diastolic PAWP intended to approximate LVEDP, use the pre-c-wave pressure when it can be identified. When the c wave is not visible, average the peak and trough of the a wave as the practical approximation of that value.</w:t>
        </w:r>
      </w:ins>
      <w:del w:id="19" w:author="Gustavo Adolfo Garcia Chavez" w:date="2026-09-01T20:33:00Z" w16du:dateUtc="2026-09-02T01:33:00Z">
        <w:r w:rsidDel="001140B6">
          <w:delText>Read the a wave, averaging its top and its bottom. The a wave is a small excursion rather than a spike, and averaging across it is what makes one operator's reading comparable to another's.</w:delText>
        </w:r>
      </w:del>
    </w:p>
    <w:p w14:paraId="20925C49" w14:textId="77777777" w:rsidR="001140B6" w:rsidRDefault="001140B6">
      <w:pPr>
        <w:pStyle w:val="Listaconvietas"/>
        <w:rPr>
          <w:ins w:id="20" w:author="Gustavo Adolfo Garcia Chavez" w:date="2026-09-01T20:33:00Z" w16du:dateUtc="2026-09-02T01:33:00Z"/>
        </w:rPr>
      </w:pPr>
    </w:p>
    <w:p w14:paraId="2BF17A69" w14:textId="77777777" w:rsidR="00A45261" w:rsidRDefault="00000000">
      <w:pPr>
        <w:pStyle w:val="Listaconvietas"/>
      </w:pPr>
      <w:r>
        <w:t>In atrial fibrillation there is no a wave. Atrial contraction has been abolished, so the trace keeps its v wave and loses its a wave. Read the pressure at the point in the cycle where the a wave would have fallen, at the QRS, off the trace rather than off the mean.</w:t>
      </w:r>
    </w:p>
    <w:p w14:paraId="7D1C2560" w14:textId="425F80EB" w:rsidR="001140B6" w:rsidRDefault="00C05368">
      <w:pPr>
        <w:pStyle w:val="Listaconvietas"/>
        <w:rPr>
          <w:ins w:id="21" w:author="Gustavo Adolfo Garcia Chavez" w:date="2026-09-01T20:34:00Z" w16du:dateUtc="2026-09-02T01:34:00Z"/>
        </w:rPr>
        <w:pPrChange w:id="22" w:author="Gustavo Adolfo Garcia Chavez" w:date="2026-09-01T20:34:00Z" w16du:dateUtc="2026-09-02T01:34:00Z">
          <w:pPr>
            <w:pStyle w:val="Listaconvietas"/>
            <w:numPr>
              <w:numId w:val="0"/>
            </w:numPr>
            <w:tabs>
              <w:tab w:val="clear" w:pos="360"/>
            </w:tabs>
            <w:ind w:left="0" w:firstLine="0"/>
          </w:pPr>
        </w:pPrChange>
      </w:pPr>
      <w:ins w:id="23" w:author="Gustavo Adolfo Garcia Chavez" w:date="2026-09-01T20:56:00Z">
        <w:r w:rsidRPr="00C05368">
          <w:t>When the v wave is large, mean PAWP may substantially exceed end-diastolic PAWP. That does not make the mean pressure physiologically false; it means that it is answering a different question. The large systolic v wave raises the average pressure experienced by the pulmonary venous circulation, while the end-diastolic value remains the more appropriate comparison when PAWP is being used to approximate LVEDP. Reporting which value is being used becomes particularly important when the difference could change management.</w:t>
        </w:r>
      </w:ins>
      <w:del w:id="24" w:author="Gustavo Adolfo Garcia Chavez" w:date="2026-09-01T20:56:00Z" w16du:dateUtc="2026-09-02T01:56:00Z">
        <w:r w:rsidDel="00C05368">
          <w:delText>When the v wave is large the mean is badly wrong. A giant v wave drags the integrated mean far above end-diastolic pressure, and it does so in exactly the patients in whom an overstated left-sided filling pressure invites the wrong intervention. This is the commonest way a technically perfect wedge produces a misleading number.</w:delText>
        </w:r>
      </w:del>
    </w:p>
    <w:p w14:paraId="5B48B0D8" w14:textId="2519CB47" w:rsidR="001140B6" w:rsidRDefault="001140B6" w:rsidP="001140B6">
      <w:pPr>
        <w:rPr>
          <w:ins w:id="25" w:author="Gustavo Adolfo Garcia Chavez" w:date="2026-09-01T20:34:00Z" w16du:dateUtc="2026-09-02T01:34:00Z"/>
        </w:rPr>
      </w:pPr>
      <w:ins w:id="26" w:author="Gustavo Adolfo Garcia Chavez" w:date="2026-09-01T20:34:00Z" w16du:dateUtc="2026-09-02T01:34:00Z">
        <w:r>
          <w:rPr>
            <w:i/>
            <w:color w:val="9A6B00"/>
            <w:sz w:val="19"/>
          </w:rPr>
          <w:t>[</w:t>
        </w:r>
      </w:ins>
      <w:ins w:id="27" w:author="Gustavo Adolfo Garcia Chavez" w:date="2026-09-01T20:35:00Z">
        <w:r w:rsidRPr="001140B6">
          <w:rPr>
            <w:i/>
            <w:color w:val="9A6B00"/>
            <w:sz w:val="19"/>
          </w:rPr>
          <w:t>Physiologic Insight box: I14 and I15 use different waveform landmarks, but they are trying to identify the same physiologic moment: end diastole. On the right atrial trace, HemoSim uses the z point at the base of the c wave. On the wedge trace, the equivalent pre-c-wave moment is harder to see because the left atrial signal has travelled through and been filtered by the pulmonary circulation. The a wave therefore becomes a practical surrogate when the c wave is not identifiable. The principle is more important than memorising two different cursor rules: first decide what physiologic pressure you want, then identify where that event appears on the waveform you are actually recording.</w:t>
        </w:r>
      </w:ins>
      <w:ins w:id="28" w:author="Gustavo Adolfo Garcia Chavez" w:date="2026-09-01T20:35:00Z" w16du:dateUtc="2026-09-02T01:35:00Z">
        <w:r>
          <w:rPr>
            <w:i/>
            <w:color w:val="9A6B00"/>
            <w:sz w:val="19"/>
          </w:rPr>
          <w:t>]</w:t>
        </w:r>
      </w:ins>
    </w:p>
    <w:p w14:paraId="0743E19F" w14:textId="77777777" w:rsidR="001140B6" w:rsidDel="001140B6" w:rsidRDefault="001140B6">
      <w:pPr>
        <w:pStyle w:val="Listaconvietas"/>
        <w:numPr>
          <w:ilvl w:val="0"/>
          <w:numId w:val="0"/>
        </w:numPr>
        <w:rPr>
          <w:del w:id="29" w:author="Gustavo Adolfo Garcia Chavez" w:date="2026-09-01T20:34:00Z" w16du:dateUtc="2026-09-02T01:34:00Z"/>
        </w:rPr>
        <w:pPrChange w:id="30" w:author="Gustavo Adolfo Garcia Chavez" w:date="2026-09-01T20:34:00Z" w16du:dateUtc="2026-09-02T01:34:00Z">
          <w:pPr>
            <w:pStyle w:val="Listaconvietas"/>
          </w:pPr>
        </w:pPrChange>
      </w:pPr>
    </w:p>
    <w:p w14:paraId="7E9A3485" w14:textId="77777777" w:rsidR="00A45261" w:rsidRDefault="00000000">
      <w:pPr>
        <w:pStyle w:val="Ttulo2"/>
      </w:pPr>
      <w:r>
        <w:t>West zones, and why a valid wedge is a fact about the lung</w:t>
      </w:r>
    </w:p>
    <w:p w14:paraId="7CDDCCE5" w14:textId="77777777" w:rsidR="00A45261" w:rsidRDefault="00000000">
      <w:r>
        <w:t>Everything above assumed a continuous column of blood between the tip and the left atrium. Whether that column exists is not a property of the catheter. It is a property of the region of lung the tip happens to lie in, and it can change while the catheter stays exactly where it is.</w:t>
      </w:r>
    </w:p>
    <w:p w14:paraId="640A73B0" w14:textId="77777777" w:rsidR="00A45261" w:rsidRDefault="00000000">
      <w:pPr>
        <w:rPr>
          <w:ins w:id="31" w:author="Gustavo Adolfo Garcia Chavez" w:date="2026-09-01T21:59:00Z" w16du:dateUtc="2026-09-02T02:59:00Z"/>
        </w:rPr>
      </w:pPr>
      <w:r>
        <w:lastRenderedPageBreak/>
        <w:t>West, Dollery and Naimark established the framework in isolated perfused lungs in 1964. Alveolar pressure is essentially uniform through the lung, while pulmonary arterial and venous pressures both fall from the dependent lung toward the apex, because the pulmonary circulation is a low-pressure system in which a vertical column of blood is a significant fraction of the driving pressure. Three regimes result.</w:t>
      </w:r>
    </w:p>
    <w:p w14:paraId="37F99F3D" w14:textId="3EA2472F" w:rsidR="00502122" w:rsidRPr="00502122" w:rsidRDefault="00502122">
      <w:pPr>
        <w:rPr>
          <w:lang w:val="es-CO"/>
          <w:rPrChange w:id="32" w:author="Gustavo Adolfo Garcia Chavez" w:date="2026-09-01T22:00:00Z" w16du:dateUtc="2026-09-02T03:00:00Z">
            <w:rPr/>
          </w:rPrChange>
        </w:rPr>
      </w:pPr>
      <w:ins w:id="33" w:author="Gustavo Adolfo Garcia Chavez" w:date="2026-09-01T22:00:00Z">
        <w:r w:rsidRPr="00502122">
          <w:rPr>
            <w:lang w:val="es-CO"/>
            <w:rPrChange w:id="34" w:author="Gustavo Adolfo Garcia Chavez" w:date="2026-09-01T22:00:00Z" w16du:dateUtc="2026-09-02T03:00:00Z">
              <w:rPr>
                <w:b/>
                <w:bCs/>
                <w:lang w:val="es-CO"/>
              </w:rPr>
            </w:rPrChange>
          </w:rPr>
          <w:t>These zones are best understood as functional pressure states rather than fixed anatomical compartments. They describe the local relationship among alveolar, arterial, and venous pressures at a given point in the lung. For that reason, different regions can occupy different zones at the same time, and the transition from one zone to another is not a sharp anatomical border. Even in the same patient, and even over short distances, a unit behaving like zone 3 may lie next to another in which alveolar pressure already begins to influence intravascular pressure.</w:t>
        </w:r>
      </w:ins>
    </w:p>
    <w:p w14:paraId="00050294" w14:textId="77777777" w:rsidR="00A45261" w:rsidRDefault="00000000">
      <w:r>
        <w:rPr>
          <w:noProof/>
        </w:rPr>
        <w:drawing>
          <wp:inline distT="0" distB="0" distL="0" distR="0" wp14:anchorId="0D7CD59A" wp14:editId="091B2115">
            <wp:extent cx="2834640" cy="2306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272_d24477c4.jpg"/>
                    <pic:cNvPicPr/>
                  </pic:nvPicPr>
                  <pic:blipFill>
                    <a:blip r:embed="rId9"/>
                    <a:stretch>
                      <a:fillRect/>
                    </a:stretch>
                  </pic:blipFill>
                  <pic:spPr>
                    <a:xfrm>
                      <a:off x="0" y="0"/>
                      <a:ext cx="2834640" cy="2306688"/>
                    </a:xfrm>
                    <a:prstGeom prst="rect">
                      <a:avLst/>
                    </a:prstGeom>
                  </pic:spPr>
                </pic:pic>
              </a:graphicData>
            </a:graphic>
          </wp:inline>
        </w:drawing>
      </w:r>
    </w:p>
    <w:p w14:paraId="5B40A0DC" w14:textId="7CE71646" w:rsidR="00A45261" w:rsidRDefault="00502122">
      <w:ins w:id="35" w:author="Gustavo Adolfo Garcia Chavez" w:date="2026-09-01T22:01:00Z">
        <w:r w:rsidRPr="00502122">
          <w:rPr>
            <w:color w:val="777777"/>
            <w:sz w:val="19"/>
          </w:rPr>
          <w:t>The three West zones and the flow they permit. The zones are defined by local pressure relationships rather than fixed anatomy, so different lung regions may occupy different zones at the same time and the boundaries between them move whenever alveolar, arterial, or venous pressure changes.</w:t>
        </w:r>
      </w:ins>
      <w:del w:id="36" w:author="Gustavo Adolfo Garcia Chavez" w:date="2026-09-01T22:01:00Z" w16du:dateUtc="2026-09-02T03:01:00Z">
        <w:r w:rsidDel="00502122">
          <w:rPr>
            <w:color w:val="777777"/>
            <w:sz w:val="19"/>
          </w:rPr>
          <w:delText>The three zones and the flow they permit. The zones are defined by pressure relationships, not by anatomy, and the boundaries between them move whenever any of the three pressures changes.</w:delText>
        </w:r>
      </w:del>
      <w:r>
        <w:rPr>
          <w:color w:val="777777"/>
          <w:sz w:val="19"/>
        </w:rPr>
        <w:t>Source: HemoSim hemodynamics module (v2022), slide 272, after Koeppen BM and Stanton BA, Berne and Levy Physiology, 6th edition.</w:t>
      </w:r>
    </w:p>
    <w:p w14:paraId="5968017F" w14:textId="77777777" w:rsidR="00A45261" w:rsidRDefault="00000000">
      <w:r>
        <w:rPr>
          <w:i/>
          <w:color w:val="C0392B"/>
          <w:sz w:val="19"/>
        </w:rPr>
        <w:t>[Layout note: figure shown small here. On the web it is currently capped at 400px wide. Say if you want it smaller/larger, moved, cropped, or replaced.]</w:t>
      </w:r>
    </w:p>
    <w:p w14:paraId="060E4A38" w14:textId="77777777" w:rsidR="00A45261" w:rsidRDefault="00000000">
      <w:r>
        <w:t>In zone 1 alveolar pressure exceeds arterial pressure, the capillaries are held shut and there is no flow. In zone 2 arterial pressure exceeds alveolar pressure but alveolar pressure still exceeds venous pressure, so the vessel is pinched at its downstream end, flow is set by the arterial minus alveolar difference, and venous pressure is invisible to the upstream circulation. This is the vascular waterfall in its pulmonary form, the same Starling resistor that Module I8 analyses at the thoraco-abdominal junction. In zone 3, in the dependent lung, both arterial and venous pressures exceed alveolar pressure, the vessel stays open, and flow follows the conventional arterial minus venous gradient.</w:t>
      </w:r>
    </w:p>
    <w:p w14:paraId="6D41FB17" w14:textId="0496CCB9" w:rsidR="00A45261" w:rsidRDefault="00502122">
      <w:ins w:id="37" w:author="Gustavo Adolfo Garcia Chavez" w:date="2026-09-01T22:02:00Z">
        <w:r w:rsidRPr="00502122">
          <w:t>Only a region functioning as zone 3 throughout the respiratory cycle supports a valid wedge, and the reason is exact rather than approximate</w:t>
        </w:r>
      </w:ins>
      <w:del w:id="38" w:author="Gustavo Adolfo Garcia Chavez" w:date="2026-09-01T22:02:00Z" w16du:dateUtc="2026-09-02T03:02:00Z">
        <w:r w:rsidDel="00502122">
          <w:delText>Only zone 3 supports a wedge, and the reason is exact rather than approximate</w:delText>
        </w:r>
      </w:del>
      <w:r>
        <w:t xml:space="preserve">. A wedge requires the column to be continuous, </w:t>
      </w:r>
      <w:r>
        <w:lastRenderedPageBreak/>
        <w:t>and in zone 2 the vessel is pinched shut somewhere between the tip and the vein. The transducer is then looking at a dead end whose pressure is set by whatever is squeezing the vessel closed, which is alveolar pressure. A zone 1 or zone 2 wedge is a genuine measurement of something. It is a measurement of the ventilator rather than of the heart.</w:t>
      </w:r>
    </w:p>
    <w:p w14:paraId="174A9CC4" w14:textId="77777777" w:rsidR="00A45261" w:rsidRDefault="00000000">
      <w:r>
        <w:t>The requirement is stricter than it first appears, because the zone condition has to hold throughout the respiratory cycle, not on average. A region that is zone 3 at end expiration and zone 2 at end inspiration produces a trace contaminated for part of every cycle, worst at exactly the phase in which airway pressures are highest.</w:t>
      </w:r>
    </w:p>
    <w:p w14:paraId="53D19A08" w14:textId="77777777" w:rsidR="00502122" w:rsidRPr="00502122" w:rsidRDefault="00502122" w:rsidP="00502122">
      <w:pPr>
        <w:rPr>
          <w:ins w:id="39" w:author="Gustavo Adolfo Garcia Chavez" w:date="2026-09-01T22:01:00Z"/>
          <w:lang w:val="es-CO"/>
        </w:rPr>
      </w:pPr>
      <w:ins w:id="40" w:author="Gustavo Adolfo Garcia Chavez" w:date="2026-09-01T22:01:00Z">
        <w:r w:rsidRPr="00502122">
          <w:rPr>
            <w:lang w:val="es-CO"/>
            <w:rPrChange w:id="41" w:author="Gustavo Adolfo Garcia Chavez" w:date="2026-09-01T22:01:00Z" w16du:dateUtc="2026-09-02T03:01:00Z">
              <w:rPr>
                <w:b/>
                <w:bCs/>
                <w:lang w:val="es-CO"/>
              </w:rPr>
            </w:rPrChange>
          </w:rPr>
          <w:t>The boundaries between the zones are not anatomical lines but functional transitions set by the local crossing of alveolar, arterial, and venous pressures. The lung therefore behaves more like a patchwork of pressure conditions than a structure divided into rigid horizontal bands. A region behaving as zone 3 may sit near another where alveolar pressure is already influencing the measured intravascular pressure. These boundaries move whenever any of the three pressures changes, and two of the commonest things done to a critically ill patient move them in the same direction.</w:t>
        </w:r>
      </w:ins>
    </w:p>
    <w:p w14:paraId="246CC4FA" w14:textId="3E1557AF" w:rsidR="00A45261" w:rsidDel="00502122" w:rsidRDefault="00000000">
      <w:pPr>
        <w:rPr>
          <w:del w:id="42" w:author="Gustavo Adolfo Garcia Chavez" w:date="2026-09-01T22:01:00Z" w16du:dateUtc="2026-09-02T03:01:00Z"/>
        </w:rPr>
      </w:pPr>
      <w:del w:id="43" w:author="Gustavo Adolfo Garcia Chavez" w:date="2026-09-01T22:01:00Z" w16du:dateUtc="2026-09-02T03:01:00Z">
        <w:r w:rsidDel="00502122">
          <w:delText>The boundaries between the zones are not anatomical lines. They are the heights at which the three pressures cross, so they move whenever any of the pressures changes, and two of the commonest things done to a critically ill patient move them in the same direction.</w:delText>
        </w:r>
      </w:del>
    </w:p>
    <w:p w14:paraId="7BCD6004" w14:textId="03F37C0A" w:rsidR="00A45261" w:rsidRDefault="00000000">
      <w:del w:id="44" w:author="Gustavo Adolfo Garcia Chavez" w:date="2026-09-01T21:44:00Z" w16du:dateUtc="2026-09-02T02:44:00Z">
        <w:r w:rsidDel="006B10D0">
          <w:rPr>
            <w:noProof/>
          </w:rPr>
          <w:drawing>
            <wp:inline distT="0" distB="0" distL="0" distR="0" wp14:anchorId="70D0D594" wp14:editId="6C3F1DB9">
              <wp:extent cx="283464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zone-conversion.svg.png"/>
                      <pic:cNvPicPr/>
                    </pic:nvPicPr>
                    <pic:blipFill>
                      <a:blip r:embed="rId10"/>
                      <a:stretch>
                        <a:fillRect/>
                      </a:stretch>
                    </pic:blipFill>
                    <pic:spPr>
                      <a:xfrm>
                        <a:off x="0" y="0"/>
                        <a:ext cx="2834640" cy="2834640"/>
                      </a:xfrm>
                      <a:prstGeom prst="rect">
                        <a:avLst/>
                      </a:prstGeom>
                    </pic:spPr>
                  </pic:pic>
                </a:graphicData>
              </a:graphic>
            </wp:inline>
          </w:drawing>
        </w:r>
      </w:del>
      <w:ins w:id="45" w:author="Gustavo Adolfo Garcia Chavez" w:date="2026-09-01T21:45:00Z" w16du:dateUtc="2026-09-02T02:45:00Z">
        <w:r w:rsidR="006B10D0">
          <w:rPr>
            <w:noProof/>
          </w:rPr>
          <w:drawing>
            <wp:inline distT="0" distB="0" distL="0" distR="0" wp14:anchorId="2EEA3A17" wp14:editId="39295990">
              <wp:extent cx="5486400" cy="3662680"/>
              <wp:effectExtent l="0" t="0" r="0" b="0"/>
              <wp:docPr id="1361101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1426" name="Imagen 1361101426"/>
                      <pic:cNvPicPr/>
                    </pic:nvPicPr>
                    <pic:blipFill>
                      <a:blip r:embed="rId11"/>
                      <a:stretch>
                        <a:fillRect/>
                      </a:stretch>
                    </pic:blipFill>
                    <pic:spPr>
                      <a:xfrm>
                        <a:off x="0" y="0"/>
                        <a:ext cx="5486400" cy="3662680"/>
                      </a:xfrm>
                      <a:prstGeom prst="rect">
                        <a:avLst/>
                      </a:prstGeom>
                    </pic:spPr>
                  </pic:pic>
                </a:graphicData>
              </a:graphic>
            </wp:inline>
          </w:drawing>
        </w:r>
      </w:ins>
    </w:p>
    <w:p w14:paraId="74D2DE49" w14:textId="77777777" w:rsidR="00502122" w:rsidRPr="00502122" w:rsidRDefault="00502122" w:rsidP="00502122">
      <w:pPr>
        <w:rPr>
          <w:ins w:id="46" w:author="Gustavo Adolfo Garcia Chavez" w:date="2026-09-01T21:54:00Z"/>
          <w:color w:val="777777"/>
          <w:sz w:val="19"/>
          <w:lang w:val="es-CO"/>
        </w:rPr>
      </w:pPr>
      <w:ins w:id="47" w:author="Gustavo Adolfo Garcia Chavez" w:date="2026-09-01T21:54:00Z">
        <w:r w:rsidRPr="00502122">
          <w:rPr>
            <w:color w:val="777777"/>
            <w:sz w:val="19"/>
            <w:lang w:val="es-CO"/>
            <w:rPrChange w:id="48" w:author="Gustavo Adolfo Garcia Chavez" w:date="2026-09-01T21:54:00Z" w16du:dateUtc="2026-09-02T02:54:00Z">
              <w:rPr>
                <w:b/>
                <w:bCs/>
                <w:color w:val="777777"/>
                <w:sz w:val="19"/>
                <w:lang w:val="es-CO"/>
              </w:rPr>
            </w:rPrChange>
          </w:rPr>
          <w:t>Raising alveolar pressure and lowering vascular pressure both shift the West zone boundaries downward. A catheter that has not moved at all can therefore end up functionally in zone 2, where the wedged pressure becomes increasingly influenced by alveolar pressure rather than faithfully reflecting left atrial pressure.</w:t>
        </w:r>
      </w:ins>
    </w:p>
    <w:p w14:paraId="10E9784F" w14:textId="16BD3CD1" w:rsidR="00A45261" w:rsidDel="00502122" w:rsidRDefault="00000000">
      <w:pPr>
        <w:rPr>
          <w:del w:id="49" w:author="Gustavo Adolfo Garcia Chavez" w:date="2026-09-01T21:54:00Z" w16du:dateUtc="2026-09-02T02:54:00Z"/>
        </w:rPr>
      </w:pPr>
      <w:del w:id="50" w:author="Gustavo Adolfo Garcia Chavez" w:date="2026-09-01T21:54:00Z" w16du:dateUtc="2026-09-02T02:54:00Z">
        <w:r w:rsidDel="00502122">
          <w:rPr>
            <w:color w:val="777777"/>
            <w:sz w:val="19"/>
          </w:rPr>
          <w:delText>Raising alveolar pressure and lowering vascular pressure both push the zone boundaries downward. A catheter that has not moved at all can therefore find itself in zone 2, and the wedge it produces will track airway pressure rather than left atrial pressure.</w:delText>
        </w:r>
      </w:del>
    </w:p>
    <w:p w14:paraId="67B9361B" w14:textId="77777777" w:rsidR="00A45261" w:rsidRDefault="00000000">
      <w:r>
        <w:rPr>
          <w:i/>
          <w:color w:val="C0392B"/>
          <w:sz w:val="19"/>
        </w:rPr>
        <w:t>[Layout note: figure shown small here. On the web it is currently full column width, about 750px. Say if you want it smaller/larger, moved, cropped, or replaced.]</w:t>
      </w:r>
    </w:p>
    <w:p w14:paraId="475D879E" w14:textId="77777777" w:rsidR="00A45261" w:rsidRDefault="00000000">
      <w:r>
        <w:lastRenderedPageBreak/>
        <w:t>Positive end-expiratory pressure raises alveolar pressure and pushes both boundaries downward. Haemorrhage and diuresis lower pulmonary arterial and venous pressure and push both boundaries downward. Do the two together, which is a routine day in a patient with the acute respiratory distress syndrome and a positive fluid balance, and zone 3 can retreat to a thin band in the most dependent lung. The catheter has not migrated. The physiology has moved past it.</w:t>
      </w:r>
    </w:p>
    <w:p w14:paraId="6A28A21F" w14:textId="77777777" w:rsidR="00A45261" w:rsidRDefault="00000000">
      <w:r>
        <w:t>This is where the standard teaching becomes actively misleading if it is left as a rule, and two studies show why.</w:t>
      </w:r>
    </w:p>
    <w:p w14:paraId="33E0646A" w14:textId="77777777" w:rsidR="00A45261" w:rsidRDefault="00000000">
      <w:r>
        <w:t>Tip position is not reliably below the left atrium, and nobody checks. Shasby and colleagues took lateral chest radiographs in thirty consecutive open heart surgery patients and found the catheter tip within 1 cm of, or above, the level of the left atrium in 43 percent. In those patients the wedge stopped being an accurate estimate of directly measured left atrial pressure once positive end-expiratory pressure was applied, and was worst when left atrial pressure was low. Catheters below the atrium were accurate at every level of PEEP tested, and Tooker and colleagues had shown the same dependence on catheter height experimentally. Flow direction helps, since a balloon carried by blood tends to reach the high-flow dependent lung, and so does supine posture, but neither is a guarantee and only a lateral film settles it.</w:t>
      </w:r>
    </w:p>
    <w:p w14:paraId="42791897" w14:textId="77777777" w:rsidR="00A45261" w:rsidRDefault="00000000">
      <w:r>
        <w:t>Lung disease can protect the measurement rather than destroy it. Teboul and colleagues measured wedge and left ventricular end-diastolic pressure simultaneously in twelve supine patients with severe acute respiratory distress syndrome at PEEP of 0, 10, and 16 to 20 cmH2O, having confirmed radiographically that every tip lay at or below the posterior border of the left atrium. The gap reached 2 mmHg or more in only six of thirty-five paired measurements, and the largest was 4 mmHg. In five patients the applied PEEP exceeded left ventricular end-diastolic pressure by 4 to 9 cmH2O, which on the simple zone model should have produced a frank zone 1 wedge, and no gradient appeared. Their explanation is the important one: in a consolidated, oedematous lung the surrounding tissue splints the vessels open and stops transmitted alveolar pressure collapsing them.</w:t>
      </w:r>
    </w:p>
    <w:p w14:paraId="3AB129C7" w14:textId="77777777" w:rsidR="00A45261" w:rsidRDefault="00000000">
      <w:r>
        <w:t>The honest statement is therefore not that high PEEP invalidates the wedge, but that high PEEP invalidates the wedge in a lung whose vessels are collapsible and whose tip is not dependent, and both conditions are checkable. A well-aerated lung with a high tip is the dangerous combination. A stiff, wet, consolidated lung with a dependent tip is more forgiving than the teaching implies.</w:t>
      </w:r>
    </w:p>
    <w:p w14:paraId="399C97BA" w14:textId="77777777" w:rsidR="00A45261" w:rsidRDefault="00000000">
      <w:r>
        <w:t>The pseudo-wedge announces itself, provided you know what to look for. A wedge produced by a tip in zone 1 or zone 2 is a transmitted airway pressure, and it behaves like one.</w:t>
      </w:r>
    </w:p>
    <w:tbl>
      <w:tblPr>
        <w:tblStyle w:val="Cuadrculaclara-nfasis1"/>
        <w:tblW w:w="0" w:type="auto"/>
        <w:tblLook w:val="04A0" w:firstRow="1" w:lastRow="0" w:firstColumn="1" w:lastColumn="0" w:noHBand="0" w:noVBand="1"/>
      </w:tblPr>
      <w:tblGrid>
        <w:gridCol w:w="2880"/>
        <w:gridCol w:w="2880"/>
        <w:gridCol w:w="2880"/>
      </w:tblGrid>
      <w:tr w:rsidR="00A45261" w14:paraId="541581ED" w14:textId="77777777" w:rsidTr="00A45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58BA5" w14:textId="77777777" w:rsidR="00A45261" w:rsidRDefault="00000000">
            <w:r>
              <w:rPr>
                <w:sz w:val="18"/>
              </w:rPr>
              <w:t>Feature</w:t>
            </w:r>
          </w:p>
        </w:tc>
        <w:tc>
          <w:tcPr>
            <w:tcW w:w="2880" w:type="dxa"/>
          </w:tcPr>
          <w:p w14:paraId="037B00F4"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Valid zone 3 wedge</w:t>
            </w:r>
          </w:p>
        </w:tc>
        <w:tc>
          <w:tcPr>
            <w:tcW w:w="2880" w:type="dxa"/>
          </w:tcPr>
          <w:p w14:paraId="20E0331C"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Pseudo-wedge from zone 1 or 2</w:t>
            </w:r>
          </w:p>
        </w:tc>
      </w:tr>
      <w:tr w:rsidR="00A45261" w14:paraId="36B7B904"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26493F" w14:textId="77777777" w:rsidR="00A45261" w:rsidRDefault="00000000">
            <w:r>
              <w:rPr>
                <w:sz w:val="18"/>
              </w:rPr>
              <w:t>a and v waves</w:t>
            </w:r>
          </w:p>
        </w:tc>
        <w:tc>
          <w:tcPr>
            <w:tcW w:w="2880" w:type="dxa"/>
          </w:tcPr>
          <w:p w14:paraId="4FD4E228"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Present and identifiable against the electrocardiogram</w:t>
            </w:r>
          </w:p>
        </w:tc>
        <w:tc>
          <w:tcPr>
            <w:tcW w:w="2880" w:type="dxa"/>
          </w:tcPr>
          <w:p w14:paraId="34F5046E"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Absent or nearly so, the trace unnaturally smooth</w:t>
            </w:r>
          </w:p>
        </w:tc>
      </w:tr>
      <w:tr w:rsidR="00A45261" w14:paraId="49F51768"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AC1D" w14:textId="77777777" w:rsidR="00A45261" w:rsidRDefault="00000000">
            <w:r>
              <w:rPr>
                <w:sz w:val="18"/>
              </w:rPr>
              <w:t>Respiratory variation</w:t>
            </w:r>
          </w:p>
        </w:tc>
        <w:tc>
          <w:tcPr>
            <w:tcW w:w="2880" w:type="dxa"/>
          </w:tcPr>
          <w:p w14:paraId="0F74B053"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Present but modest</w:t>
            </w:r>
          </w:p>
        </w:tc>
        <w:tc>
          <w:tcPr>
            <w:tcW w:w="2880" w:type="dxa"/>
          </w:tcPr>
          <w:p w14:paraId="0A9D2730"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Exaggerated, the dominant feature of the trace</w:t>
            </w:r>
          </w:p>
        </w:tc>
      </w:tr>
      <w:tr w:rsidR="00A45261" w14:paraId="13E193A4"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FC8BF" w14:textId="77777777" w:rsidR="00A45261" w:rsidRDefault="00000000">
            <w:r>
              <w:rPr>
                <w:sz w:val="18"/>
              </w:rPr>
              <w:lastRenderedPageBreak/>
              <w:t>Relation to PA diastolic</w:t>
            </w:r>
          </w:p>
        </w:tc>
        <w:tc>
          <w:tcPr>
            <w:tcW w:w="2880" w:type="dxa"/>
          </w:tcPr>
          <w:p w14:paraId="59152AAA"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At or below the pulmonary artery diastolic pressure</w:t>
            </w:r>
          </w:p>
        </w:tc>
        <w:tc>
          <w:tcPr>
            <w:tcW w:w="2880" w:type="dxa"/>
          </w:tcPr>
          <w:p w14:paraId="1C12AF73"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May exceed the pulmonary artery diastolic pressure</w:t>
            </w:r>
          </w:p>
        </w:tc>
      </w:tr>
      <w:tr w:rsidR="00A45261" w14:paraId="193AFA60"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9AB48" w14:textId="77777777" w:rsidR="00A45261" w:rsidRDefault="00000000">
            <w:r>
              <w:rPr>
                <w:sz w:val="18"/>
              </w:rPr>
              <w:t>Response to a change in PEEP</w:t>
            </w:r>
          </w:p>
        </w:tc>
        <w:tc>
          <w:tcPr>
            <w:tcW w:w="2880" w:type="dxa"/>
          </w:tcPr>
          <w:p w14:paraId="525CC58B"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Changes by a small fraction of the applied change</w:t>
            </w:r>
          </w:p>
        </w:tc>
        <w:tc>
          <w:tcPr>
            <w:tcW w:w="2880" w:type="dxa"/>
          </w:tcPr>
          <w:p w14:paraId="4C133DE9"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Tracks the change in airway pressure closely</w:t>
            </w:r>
          </w:p>
        </w:tc>
      </w:tr>
      <w:tr w:rsidR="00A45261" w14:paraId="708DC866"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3E97A" w14:textId="77777777" w:rsidR="00A45261" w:rsidRDefault="00000000">
            <w:r>
              <w:rPr>
                <w:sz w:val="18"/>
              </w:rPr>
              <w:t>Response to volume removal</w:t>
            </w:r>
          </w:p>
        </w:tc>
        <w:tc>
          <w:tcPr>
            <w:tcW w:w="2880" w:type="dxa"/>
          </w:tcPr>
          <w:p w14:paraId="5940B46D"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Falls</w:t>
            </w:r>
          </w:p>
        </w:tc>
        <w:tc>
          <w:tcPr>
            <w:tcW w:w="2880" w:type="dxa"/>
          </w:tcPr>
          <w:p w14:paraId="2256A1E6"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Rises or does not move, because zone 3 is shrinking</w:t>
            </w:r>
          </w:p>
        </w:tc>
      </w:tr>
    </w:tbl>
    <w:p w14:paraId="0A4DD4B7" w14:textId="77777777" w:rsidR="00A45261" w:rsidRDefault="00000000">
      <w:r>
        <w:t>The last row is the one that catches people, and it appears in this curriculum's own question bank as a case: a patient being diuresed toward a wedge target becomes 3 litres negative, and the wedge rises from 17 to 20 while the central venous pressure falls from 11 to 7. Two numbers have moved in opposite directions in response to one intervention, which is not possible if both are valid. Removing volume converted the lung around the tip from zone 3 to zone 2. The correct action is to reposition the catheter, not to give more furosemide.</w:t>
      </w:r>
    </w:p>
    <w:p w14:paraId="66E61412" w14:textId="1B6BC955" w:rsidR="00A45261" w:rsidRDefault="00000000">
      <w:r>
        <w:rPr>
          <w:i/>
          <w:color w:val="9A6B00"/>
          <w:sz w:val="19"/>
        </w:rPr>
        <w:t xml:space="preserve">[Offshoot / At-the-Bedside link: Before treating a wedge that surprises you, spend two minutes establishing that it is a wedge. Look for a and v waves and time them against the electrocardiogram, because a smooth trace with no identifiable waves is not a wedge whatever the number says. </w:t>
      </w:r>
      <w:ins w:id="51" w:author="Gustavo Adolfo Garcia Chavez" w:date="2026-09-01T22:24:00Z">
        <w:r w:rsidR="0008695A" w:rsidRPr="0008695A">
          <w:rPr>
            <w:i/>
            <w:color w:val="9A6B00"/>
            <w:sz w:val="19"/>
          </w:rPr>
          <w:t>Compare the value against pulmonary artery diastolic pressure. A mean wedge above PADP should prompt three possibilities: overwedging, a non-zone-3 measurement, or a genuine large v wave. Let the waveform distinguish them.</w:t>
        </w:r>
      </w:ins>
      <w:del w:id="52" w:author="Gustavo Adolfo Garcia Chavez" w:date="2026-09-01T22:24:00Z" w16du:dateUtc="2026-09-02T03:24:00Z">
        <w:r w:rsidDel="0008695A">
          <w:rPr>
            <w:i/>
            <w:color w:val="9A6B00"/>
            <w:sz w:val="19"/>
          </w:rPr>
          <w:delText>Compare the value against the pulmonary artery diastolic pressure, since a wedge above it is either overwedged or in the wrong zone</w:delText>
        </w:r>
      </w:del>
      <w:del w:id="53" w:author="Gustavo Adolfo Garcia Chavez" w:date="2026-09-01T22:25:00Z" w16du:dateUtc="2026-09-02T03:25:00Z">
        <w:r w:rsidDel="00213113">
          <w:rPr>
            <w:i/>
            <w:color w:val="9A6B00"/>
            <w:sz w:val="19"/>
          </w:rPr>
          <w:delText>.</w:delText>
        </w:r>
      </w:del>
      <w:r>
        <w:rPr>
          <w:i/>
          <w:color w:val="9A6B00"/>
          <w:sz w:val="19"/>
        </w:rPr>
        <w:t xml:space="preserve"> Get a lateral chest film if the patient is on meaningful PEEP, because tip position relative to the left atrium is what Shasby's data says most determines whether the number survives it. If the question is important enough, aspirate slowly from the distal port with the balloon inflated and send the sample for blood gas analysis: blood drawn from a genuinely wedged catheter is post-capillary and should be arterialised, while mixed venous values mean the occlusion is incomplete. And where the wedge cannot be made trustworthy, say so in the note and reason from the pulmonary artery diastolic pressure, the cardiac output and the echocardiogram rather than recording a number you do not believe.]</w:t>
      </w:r>
    </w:p>
    <w:p w14:paraId="239CDB18" w14:textId="77777777" w:rsidR="00A45261" w:rsidRDefault="00000000">
      <w:pPr>
        <w:pStyle w:val="Ttulo2"/>
      </w:pPr>
      <w:r>
        <w:t>Large v waves and the mitral regurgitation signature</w:t>
      </w:r>
    </w:p>
    <w:p w14:paraId="538DF86A" w14:textId="77777777" w:rsidR="00A45261" w:rsidRDefault="00000000">
      <w:r>
        <w:t>The v wave of a left atrial trace is generated by atrial filling from the pulmonary veins during ventricular systole, while the mitral valve is shut. Its height is set by two things, the volume delivered during that period and the compliance of the atrium receiving it, and the failure to hold both in mind is what makes the giant v wave one of the most over-read findings in invasive haemodynamics.</w:t>
      </w:r>
    </w:p>
    <w:p w14:paraId="087FEC67" w14:textId="77777777" w:rsidR="00A45261" w:rsidRDefault="00000000">
      <w:r>
        <w:t>Acute mitral regurgitation is the classic cause because it maximises both terms at once: a regurgitant volume is added to the pulmonary venous inflow, and it is delivered into an atrium that has had no time to dilate. Chronic severe mitral regurgitation of the same regurgitant fraction may produce a trivial v wave, because the atrium has remodelled over months and now accommodates the same volume with little pressure change.</w:t>
      </w:r>
    </w:p>
    <w:p w14:paraId="2E9CE27E" w14:textId="77777777" w:rsidR="00A45261" w:rsidRDefault="00000000">
      <w:r>
        <w:t xml:space="preserve">Fuchs and colleagues quantified this across 1,021 consecutive catheterisations, of which 208 had both wedge tracings and angiographic assessment of the mitral valve. Grading v waves as large at 10 mmHg or more above the mean wedge, they found that of 50 patients with large v waves, 18, or 36 percent, had no or only trace mitral regurgitation: five with mitral stenosis, three with a mitral prosthesis, four with coronary disease and heart failure, two with aortic valve disease and heart failure, and two with a ventricular septal defect. Running the comparison the other way, of 37 patients with angiographically severe mitral regurgitation, only 16, or 43 percent, had </w:t>
      </w:r>
      <w:r>
        <w:lastRenderedPageBreak/>
        <w:t>large v waves, and 12, or 32 percent, had trivial ones. Mitral regurgitation is the commonest single cause of a large v wave, and a large v wave is neither sensitive nor specific for it.</w:t>
      </w:r>
    </w:p>
    <w:p w14:paraId="53A9C2A8" w14:textId="396CCB7A" w:rsidR="00A45261" w:rsidRDefault="00000000">
      <w:r>
        <w:t xml:space="preserve">The compliance term explains the false positives. Ravindran and colleagues studied fifty patients with pulmonary hypertension, deliberately excluding left ventricular dysfunction, more than mild mitral regurgitation and atrial fibrillation. Prominent v waves occurred in six, and in none of eighteen controls, and all six had post-capillary pulmonary hypertension. The v waves correlated strongly with echocardiographic markers of a stiff atrium. In a patient with no mitral regurgitation at all, the v wave was reading </w:t>
      </w:r>
      <w:ins w:id="54" w:author="Gustavo Adolfo Garcia Chavez" w:date="2026-09-01T22:19:00Z" w16du:dateUtc="2026-09-02T03:19:00Z">
        <w:r w:rsidR="002B663F">
          <w:t xml:space="preserve">poor </w:t>
        </w:r>
      </w:ins>
      <w:r>
        <w:t>atrial compliance.</w:t>
      </w:r>
    </w:p>
    <w:p w14:paraId="329D7A6D" w14:textId="442CA2D8" w:rsidR="00A45261" w:rsidRDefault="002B663F">
      <w:ins w:id="55" w:author="Gustavo Adolfo Garcia Chavez" w:date="2026-09-01T22:20:00Z" w16du:dateUtc="2026-09-02T03:20:00Z">
        <w:r>
          <w:rPr>
            <w:noProof/>
          </w:rPr>
          <w:drawing>
            <wp:inline distT="0" distB="0" distL="0" distR="0" wp14:anchorId="7F70093D" wp14:editId="1DB9467B">
              <wp:extent cx="5486400" cy="3662680"/>
              <wp:effectExtent l="0" t="0" r="0" b="0"/>
              <wp:docPr id="8579325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2514" name="Imagen 857932514"/>
                      <pic:cNvPicPr/>
                    </pic:nvPicPr>
                    <pic:blipFill>
                      <a:blip r:embed="rId12"/>
                      <a:stretch>
                        <a:fillRect/>
                      </a:stretch>
                    </pic:blipFill>
                    <pic:spPr>
                      <a:xfrm>
                        <a:off x="0" y="0"/>
                        <a:ext cx="5486400" cy="3662680"/>
                      </a:xfrm>
                      <a:prstGeom prst="rect">
                        <a:avLst/>
                      </a:prstGeom>
                    </pic:spPr>
                  </pic:pic>
                </a:graphicData>
              </a:graphic>
            </wp:inline>
          </w:drawing>
        </w:r>
      </w:ins>
      <w:del w:id="56" w:author="Gustavo Adolfo Garcia Chavez" w:date="2026-09-01T22:12:00Z" w16du:dateUtc="2026-09-02T03:12:00Z">
        <w:r w:rsidDel="006B2E5E">
          <w:rPr>
            <w:noProof/>
          </w:rPr>
          <w:drawing>
            <wp:inline distT="0" distB="0" distL="0" distR="0" wp14:anchorId="5916B1EA" wp14:editId="32A3F50D">
              <wp:extent cx="283464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large-v-wave.svg.png"/>
                      <pic:cNvPicPr/>
                    </pic:nvPicPr>
                    <pic:blipFill>
                      <a:blip r:embed="rId13"/>
                      <a:stretch>
                        <a:fillRect/>
                      </a:stretch>
                    </pic:blipFill>
                    <pic:spPr>
                      <a:xfrm>
                        <a:off x="0" y="0"/>
                        <a:ext cx="2834640" cy="2834640"/>
                      </a:xfrm>
                      <a:prstGeom prst="rect">
                        <a:avLst/>
                      </a:prstGeom>
                    </pic:spPr>
                  </pic:pic>
                </a:graphicData>
              </a:graphic>
            </wp:inline>
          </w:drawing>
        </w:r>
      </w:del>
    </w:p>
    <w:p w14:paraId="5E6E87CE" w14:textId="77777777" w:rsidR="00A45261" w:rsidRDefault="00000000">
      <w:r>
        <w:rPr>
          <w:color w:val="777777"/>
          <w:sz w:val="19"/>
        </w:rPr>
        <w:t>Why a giant v wave is mistaken for an unwedged catheter. The two traces have similar amplitude and a similar overall shape. They are separated by the timing of the peak against the electrocardiogram, by the presence or absence of a dicrotic notch, and by whether pressure is still falling at end diastole.</w:t>
      </w:r>
    </w:p>
    <w:p w14:paraId="515CCC5E" w14:textId="77777777" w:rsidR="00A45261" w:rsidRDefault="00000000">
      <w:r>
        <w:rPr>
          <w:i/>
          <w:color w:val="C0392B"/>
          <w:sz w:val="19"/>
        </w:rPr>
        <w:t>[Layout note: figure shown small here. On the web it is currently full column width, about 750px. Say if you want it smaller/larger, moved, cropped, or replaced.]</w:t>
      </w:r>
    </w:p>
    <w:p w14:paraId="70190684" w14:textId="77777777" w:rsidR="00A45261" w:rsidRDefault="00000000">
      <w:r>
        <w:t>The practical difficulty is not the diagnosis but the recognition that a wedge has been obtained at all. A giant v wave restores pulsatility to a trace that is supposed to have lost it, and the result looks like a pulmonary artery tracing. Three features separate them.</w:t>
      </w:r>
    </w:p>
    <w:p w14:paraId="0B1BE407" w14:textId="77777777" w:rsidR="00A45261" w:rsidRDefault="00000000">
      <w:pPr>
        <w:pStyle w:val="Listaconvietas"/>
      </w:pPr>
      <w:r>
        <w:t>Timing. The systolic peak of a pulmonary artery trace occurs early, between the QRS and the T wave. A v wave peaks late, after the T wave. Nothing else is as reliable, which is why waveform interpretation is done with the electrocardiogram on the screen.</w:t>
      </w:r>
    </w:p>
    <w:p w14:paraId="48078D93" w14:textId="77777777" w:rsidR="00A45261" w:rsidRDefault="00000000">
      <w:pPr>
        <w:pStyle w:val="Listaconvietas"/>
      </w:pPr>
      <w:r>
        <w:lastRenderedPageBreak/>
        <w:t>Dicrotic notch. A pulmonary artery trace carries one, from pulmonic valve closure. A wedge cannot, however pulsatile, because there is no valve in the transmission path and the capillary bed would damp the notch if there were.</w:t>
      </w:r>
    </w:p>
    <w:p w14:paraId="64CF209C" w14:textId="77777777" w:rsidR="00A45261" w:rsidRDefault="00000000">
      <w:pPr>
        <w:pStyle w:val="Listaconvietas"/>
      </w:pPr>
      <w:r>
        <w:t>End-diastolic direction. A pulmonary artery trace is still running off into the pulmonary bed as the next QRS arrives, so pressure is falling. A wedge with a large v wave has already begun its next a wave, so pressure is rising.</w:t>
      </w:r>
    </w:p>
    <w:p w14:paraId="7922E333" w14:textId="5993F09F" w:rsidR="00A45261" w:rsidDel="00C05368" w:rsidRDefault="00C05368">
      <w:pPr>
        <w:rPr>
          <w:del w:id="57" w:author="Gustavo Adolfo Garcia Chavez" w:date="2026-09-01T20:57:00Z" w16du:dateUtc="2026-09-02T01:57:00Z"/>
        </w:rPr>
      </w:pPr>
      <w:ins w:id="58" w:author="Gustavo Adolfo Garcia Chavez" w:date="2026-09-01T20:57:00Z">
        <w:r w:rsidRPr="00C05368">
          <w:t>Once the trace is identified, decide which pressure is needed. If the objective is to estimate end-diastolic left ventricular filling pressure, use the end-diastolic/a-wave-derived PAWP rather than allowing the giant systolic v wave to dominate the value. The mean PAWP will be higher because it incorporates that v wave and therefore describes the average pressure imposed on the pulmonary venous circulation rather than LVEDP alone.</w:t>
        </w:r>
        <w:r w:rsidRPr="00C05368" w:rsidDel="00C05368">
          <w:t xml:space="preserve"> </w:t>
        </w:r>
      </w:ins>
      <w:del w:id="59" w:author="Gustavo Adolfo Garcia Chavez" w:date="2026-09-01T20:57:00Z" w16du:dateUtc="2026-09-02T01:57:00Z">
        <w:r w:rsidDel="00C05368">
          <w:delText>Once the trace is identified, measure the a wave and not the mean. The a wave remains an honest estimate of end-diastolic pressure in acute mitral regurgitation, whereas the mean has been inflated by a systolic event that has nothing to do with ventricular filling.</w:delText>
        </w:r>
      </w:del>
    </w:p>
    <w:p w14:paraId="239920A1" w14:textId="77777777" w:rsidR="00C05368" w:rsidRDefault="00C05368">
      <w:pPr>
        <w:rPr>
          <w:ins w:id="60" w:author="Gustavo Adolfo Garcia Chavez" w:date="2026-09-01T20:57:00Z" w16du:dateUtc="2026-09-02T01:57:00Z"/>
        </w:rPr>
      </w:pPr>
    </w:p>
    <w:p w14:paraId="4A731642" w14:textId="346FA859" w:rsidR="00A45261" w:rsidRDefault="00000000">
      <w:r>
        <w:rPr>
          <w:i/>
          <w:color w:val="9A6B00"/>
          <w:sz w:val="19"/>
        </w:rPr>
        <w:t>[Physiologic Insight box: A large v wave also propagates backward far enough to distort the pulmonary artery trace itself, producing a bifid waveform whose second hump is the v wave arriving late from the atrium. That explains why a pulmonary artery trace in severe acute mitral regurgitation can look wrong before anyone attempts a wedge, and it means the pulmonary artery diastolic pressure has stopped being a clean surrogate in that patient, because the v wave has contaminated the diastolic portion of the trace.</w:t>
      </w:r>
      <w:ins w:id="61" w:author="Gustavo Adolfo Garcia Chavez" w:date="2026-09-01T20:58:00Z" w16du:dateUtc="2026-09-02T01:58:00Z">
        <w:r w:rsidR="00C05368" w:rsidRPr="00C05368">
          <w:t xml:space="preserve"> </w:t>
        </w:r>
      </w:ins>
      <w:ins w:id="62" w:author="Gustavo Adolfo Garcia Chavez" w:date="2026-09-01T20:58:00Z">
        <w:r w:rsidR="00C05368" w:rsidRPr="00C05368">
          <w:rPr>
            <w:i/>
            <w:color w:val="9A6B00"/>
            <w:sz w:val="19"/>
          </w:rPr>
          <w:t>Acute mitral regurgitation is therefore the condition in which both common shortcuts require caution: the mean PAWP may substantially exceed end-diastolic PAWP, while pulmonary artery diastolic pressure may cease to be a clean surrogate. If the clinical question is LV end-diastolic pressure, the end-diastolic/a-wave-derived value should be read manually from a properly wedged trace.</w:t>
        </w:r>
      </w:ins>
      <w:del w:id="63" w:author="Gustavo Adolfo Garcia Chavez" w:date="2026-09-01T20:58:00Z" w16du:dateUtc="2026-09-02T01:58:00Z">
        <w:r w:rsidDel="00C05368">
          <w:rPr>
            <w:i/>
            <w:color w:val="9A6B00"/>
            <w:sz w:val="19"/>
          </w:rPr>
          <w:delText xml:space="preserve"> Acute mitral regurgitation is therefore the condition in which both of the usual shortcuts, taking the mean and trending the diastolic, fail at once, and the only reliable value is a manually read a wave on a properly wedged trace.</w:delText>
        </w:r>
      </w:del>
      <w:r>
        <w:rPr>
          <w:i/>
          <w:color w:val="9A6B00"/>
          <w:sz w:val="19"/>
        </w:rPr>
        <w:t>]</w:t>
      </w:r>
    </w:p>
    <w:p w14:paraId="3C29D032" w14:textId="77777777" w:rsidR="00A45261" w:rsidRDefault="00000000">
      <w:pPr>
        <w:pStyle w:val="Ttulo2"/>
      </w:pPr>
      <w:r>
        <w:t>Overwedging, and the failures that look like data</w:t>
      </w:r>
    </w:p>
    <w:p w14:paraId="2B24EF6C" w14:textId="77777777" w:rsidR="00A45261" w:rsidRDefault="00000000">
      <w:r>
        <w:t>Overwedging is a mechanical artefact with a simple cause and a dangerous consequence. Every pulmonary artery catheter distal lumen carries a slow continuous flush, typically about 3 mL per hour, to prevent clot forming at the tip. If the inflated balloon presses the tip against the vessel wall, that flush has nowhere to go. Fluid accumulates in a closed space and pressure rises, steadily and without limit, until the balloon is deflated.</w:t>
      </w:r>
    </w:p>
    <w:p w14:paraId="4301D33B" w14:textId="77777777" w:rsidR="00A45261" w:rsidRDefault="00000000">
      <w:r>
        <w:rPr>
          <w:noProof/>
        </w:rPr>
        <w:drawing>
          <wp:inline distT="0" distB="0" distL="0" distR="0" wp14:anchorId="59B87E0C" wp14:editId="15C87BDC">
            <wp:extent cx="2834640" cy="9158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7-t2-overwedged-waveform.png"/>
                    <pic:cNvPicPr/>
                  </pic:nvPicPr>
                  <pic:blipFill>
                    <a:blip r:embed="rId14"/>
                    <a:stretch>
                      <a:fillRect/>
                    </a:stretch>
                  </pic:blipFill>
                  <pic:spPr>
                    <a:xfrm>
                      <a:off x="0" y="0"/>
                      <a:ext cx="2834640" cy="915877"/>
                    </a:xfrm>
                    <a:prstGeom prst="rect">
                      <a:avLst/>
                    </a:prstGeom>
                  </pic:spPr>
                </pic:pic>
              </a:graphicData>
            </a:graphic>
          </wp:inline>
        </w:drawing>
      </w:r>
    </w:p>
    <w:p w14:paraId="381165D6" w14:textId="77777777" w:rsidR="00A45261" w:rsidRDefault="00000000">
      <w:r>
        <w:rPr>
          <w:color w:val="777777"/>
          <w:sz w:val="19"/>
        </w:rPr>
        <w:t>The overwedged trace. Pulsatility is lost and the pressure climbs steadily rather than settling at a value, because the continuous flush is filling a closed space. Nothing about this trace is a measurement of the circulation.Source: HemoSim hemodynamics module (v2022), slide 279.</w:t>
      </w:r>
    </w:p>
    <w:p w14:paraId="0E7C8FB2" w14:textId="77777777" w:rsidR="00A45261" w:rsidRDefault="00000000">
      <w:r>
        <w:rPr>
          <w:i/>
          <w:color w:val="C0392B"/>
          <w:sz w:val="19"/>
        </w:rPr>
        <w:t>[Layout note: figure shown small here. On the web it is currently full column width, about 750px. Say if you want it smaller/larger, moved, cropped, or replaced.]</w:t>
      </w:r>
    </w:p>
    <w:p w14:paraId="5BA1680B" w14:textId="77777777" w:rsidR="00A45261" w:rsidRDefault="00000000">
      <w:r>
        <w:t xml:space="preserve">Each recognition feature follows from that mechanism. A trapped tip is not in communication with a vascular bed, so the trace loses its a and v waves and becomes non-pulsatile. Fluid is being added at a constant rate to a fixed volume, so the pressure ramps upward instead of </w:t>
      </w:r>
      <w:r>
        <w:lastRenderedPageBreak/>
        <w:t>settling. And because it is not measuring a vascular pressure at all, the value bears no relation to what is upstream, which is why the classic presentation is a wedge exceeding the pulmonary artery diastolic pressure. Two further clues come from the technique: overwedging typically appears at a low balloon volume, well under the full 1.5 mL, and it can appear spontaneously hours later if the catheter has migrated distally.</w:t>
      </w:r>
    </w:p>
    <w:p w14:paraId="5A2159AB" w14:textId="77777777" w:rsidR="00A45261" w:rsidRDefault="00000000">
      <w:r>
        <w:t>A mean wedge higher than the pulmonary artery diastolic pressure has three explanations, and only one of them is physiological. The diastolic pressure has to exceed the downstream pressure it is pushing blood toward, so in the ordinary case a valid wedge sits at or below it. Two of the explanations are measurement failures: overwedging, and a tip reporting alveolar pressure from outside zone 3. The third is real. A giant v wave drags the integrated mean upward, and in acute mitral regurgitation the mean wedge can genuinely exceed the pulmonary artery diastolic pressure while every part of the measurement is working. Distinguish them from the trace rather than from the numbers: look for the v wave itself before concluding the catheter is at fault.</w:t>
      </w:r>
    </w:p>
    <w:p w14:paraId="4C79CFA2" w14:textId="77777777" w:rsidR="00A45261" w:rsidRDefault="00000000">
      <w:r>
        <w:t>The management is the same sequence every time. Deflate completely and confirm that a pulmonary artery trace returns. If it does not, the catheter has migrated and is spontaneously wedged, and must be withdrawn a few centimetres until the pulmonary artery trace reappears. Never flush a wedged catheter, and never inject beyond 1.5 mL of air. Inflating a balloon that has migrated into a vessel too small for it is the mechanism of pulmonary artery rupture, which is why a wedge that appears at a progressively smaller volume is a warning and not a convenience. Then reinflate slowly, stop at the first appearance of a wedge waveform, and record the volume of air it took. That volume is longitudinal information: a wedge that now appears at 0.5 mL when it used to take 1.3 mL is a catheter that has migrated distally and should be pulled back before it wedges itself.</w:t>
      </w:r>
    </w:p>
    <w:p w14:paraId="781F63DF" w14:textId="77777777" w:rsidR="00A45261" w:rsidRDefault="00000000">
      <w:r>
        <w:t>Two related failures deserve a sentence each. Partial occlusion is the opposite error, producing a trace that looks like a wedge but reads high, and Leatherman and Shapiro's narrowing gradient is how to catch it. Overdamping from a bubble, a clot or a kink flattens the trace into something that also lacks a and v waves and can be mistaken for either a zone problem or overwedging. The discriminator is the fast flush test, and the reasoning behind it is in Module I3. Run the flush before concluding anything about a featureless trace, because an overdamped system produces one on every channel rather than only the one you are worried about.</w:t>
      </w:r>
    </w:p>
    <w:p w14:paraId="67476309" w14:textId="77777777" w:rsidR="00A45261" w:rsidRDefault="00000000">
      <w:pPr>
        <w:pStyle w:val="Ttulo2"/>
      </w:pPr>
      <w:r>
        <w:t>Reading at end expiration, and the exceptions</w:t>
      </w:r>
    </w:p>
    <w:p w14:paraId="38AF4861" w14:textId="463137E7" w:rsidR="00A45261" w:rsidRDefault="00C05368">
      <w:ins w:id="64" w:author="Gustavo Adolfo Garcia Chavez" w:date="2026-09-01T21:03:00Z">
        <w:r w:rsidRPr="00C05368">
          <w:t>Module I3 established why end expiration is the usual respiratory reference for intravascular pressure measurement, and Module I14 made the underlying assumption explicit: end expiration is useful because expiration is normally passive and respiratory muscle pressure is then closest to zero. It is a physiologic reference, not an anatomical point in the respiratory cycle. When expiration becomes active, the assumption can fail and end expiration may become precisely the point at which respiratory-muscle pressure contaminates the measurement most</w:t>
        </w:r>
      </w:ins>
      <w:del w:id="65" w:author="Gustavo Adolfo Garcia Chavez" w:date="2026-09-01T21:03:00Z" w16du:dateUtc="2026-09-02T02:03:00Z">
        <w:r w:rsidDel="00C05368">
          <w:delText>Module I3 established why every intravascular pressure is read at end expiration, and why that moment is the peak of the respiratory excursion in a spontaneously breathing patient and the trough in a ventilated one. What belongs here is how badly the convention is executed and where it fails outright</w:delText>
        </w:r>
      </w:del>
      <w:r>
        <w:t>.</w:t>
      </w:r>
    </w:p>
    <w:p w14:paraId="37789199" w14:textId="77777777" w:rsidR="00A45261" w:rsidRDefault="00000000">
      <w:r>
        <w:lastRenderedPageBreak/>
        <w:t>It is executed badly, by everyone. Al-Kharrat and colleagues had two specialists read 147 wedge tracings twice each, blinded, and found differences between readers spanning minus 11 to plus 12 mmHg, driven not by ventilation but by the size of the respiratory swing: tracings with 8 mmHg or more of phasic variation generated twice the disagreement. Komadina and colleagues asked the harder question, whether experienced physicians can identify a valid wedge at all, using blood gas analysis of a sample aspirated from the wedged distal port as the objective test. Three critical care physicians working from waveform criteria alone found the thirty-eight valid tracings among sixty with accuracies of 50, 65 and 57 percent, none better than a coin toss, while agreeing on the numerical value 79 to 96 percent of the time. Clinicians agree on what number to read off a tracing and cannot agree on whether it should be read at all. Rizvi and colleagues tested the obvious remedy inside the ARDS Network FACTT trial: adding an airway pressure signal to 459 strip-chart recordings raised agreement within 2 mmHg from 71 to 83 percent, with the benefit concentrated in the strips with the largest swings.</w:t>
      </w:r>
    </w:p>
    <w:p w14:paraId="277664B0" w14:textId="77777777" w:rsidR="00A45261" w:rsidRDefault="00000000">
      <w:pPr>
        <w:rPr>
          <w:ins w:id="66" w:author="Gustavo Adolfo Garcia Chavez" w:date="2026-09-01T21:04:00Z" w16du:dateUtc="2026-09-02T02:04:00Z"/>
        </w:rPr>
      </w:pPr>
      <w:r>
        <w:t>It fails outright when the patient is making large respiratory efforts, and that exception inverts the usual advice. Hoyt and Leatherman studied twenty-four patients whose wedge tracings showed 15 mmHg or more of respiratory excursion from muscle activity persisting despite sedation on assist-control ventilation, recording an end-expiratory value and a mid-point value taken halfway between end expiration and the inspiratory nadir, then repeating the measurement after a muscle relaxant abolished the muscular contribution. The end-expiratory reading was 11 plus or minus 5 mmHg higher than the relaxed value. The mid-point was within 3 plus or minus 3 mmHg of it, and closer in 21 of 24 patients. The mechanism is the one Module I3 named as the first situation that breaks the convention: active expiratory contraction makes end expiration the point of highest pleural pressure rather than the lowest, so the rule picks the worst instant in the cycle instead of the best.</w:t>
      </w:r>
    </w:p>
    <w:p w14:paraId="0B77CD40" w14:textId="47676241" w:rsidR="00C05368" w:rsidRDefault="00C05368">
      <w:pPr>
        <w:rPr>
          <w:ins w:id="67" w:author="Gustavo Adolfo Garcia Chavez" w:date="2026-09-01T21:05:00Z" w16du:dateUtc="2026-09-02T02:05:00Z"/>
        </w:rPr>
      </w:pPr>
      <w:ins w:id="68" w:author="Gustavo Adolfo Garcia Chavez" w:date="2026-09-01T21:05:00Z">
        <w:r w:rsidRPr="00C05368">
          <w:t>This does not create a new universal rule that active expiration should always be handled by reading the midpoint. It identifies the deeper problem: once expiratory muscle contraction raises pleural pressure, the conventional end-expiratory value no longer reliably represents the intravascular pressure with minimal respiratory-muscle contribution. Magder and colleagues demonstrated the same principle directly for CVP: when pressure progressively rises during active expiration, they recommend measuring before that expiratory pressure develops, generally near the beginning of expiration. Their work also emphasizes that active expiration can distort other intrathoracic hemodynamic measurements, including pulmonary artery occlusion pressure. For PAWP specifically, however, Hoyt and Leatherman provide direct evidence that the respiratory midpoint can better approximate the pressure obtained after respiratory muscle activity is abolished. The two observations should therefore be understood as applications of the same principle rather than competing cursor rules: seek the part of the respiratory cycle least contaminated by active respiratory-muscle pressure, and acknowledge uncertainty when that point cannot be identified confidently.</w:t>
        </w:r>
      </w:ins>
    </w:p>
    <w:p w14:paraId="0C4109CD" w14:textId="48A1ACD0" w:rsidR="00C05368" w:rsidRDefault="00C05368">
      <w:ins w:id="69" w:author="Gustavo Adolfo Garcia Chavez" w:date="2026-09-01T21:05:00Z">
        <w:r w:rsidRPr="00C05368">
          <w:t>[add: Magder S, Serri K, Verscheure S, Chauvin R, Goldberg P. Active Expiration and the Measurement of Central Venous Pressure. J Intensive Care Med. 2018;33(7):430-435.]</w:t>
        </w:r>
      </w:ins>
    </w:p>
    <w:p w14:paraId="04018012" w14:textId="56864BD4" w:rsidR="00A45261" w:rsidRDefault="00000000">
      <w:r>
        <w:rPr>
          <w:i/>
          <w:color w:val="9A6B00"/>
          <w:sz w:val="19"/>
        </w:rPr>
        <w:lastRenderedPageBreak/>
        <w:t>[</w:t>
      </w:r>
      <w:ins w:id="70" w:author="Gustavo Adolfo Garcia Chavez" w:date="2026-09-01T21:15:00Z">
        <w:r w:rsidR="00257C56" w:rsidRPr="00257C56">
          <w:rPr>
            <w:i/>
            <w:color w:val="9A6B00"/>
            <w:sz w:val="19"/>
          </w:rPr>
          <w:t>Offshoot / At-the-Bedside link: Display the airway pressure trace alongside the wedge whenever respiratory variation is appreciable. First determine whether expiration is passive rather than assuming that it is from the ventilator mode. If expiration is passive, use end expiration as the respiratory reference. If active expiratory effort is present, as can occur in COPD or acute asthma, do not automatically use the end-expiratory value, because respiratory-muscle pressure may make it the most contaminated point in the cycle. Look for the portion of expiration before that pressure develops and interpret the entire respiratory excursion. In patients with very large respiratory efforts in whom no clearly relaxed point can be identified, the respiratory midpoint has empirical support as an approximation of the value obtained after respiratory muscle activity is abolished; if the therapeutic decision depends critically on the number, a measurement obtained under conditions of minimal respiratory effort may be required. Record how the pressure was measured and why. And remember that even a correctly timed value is referenced to atmosphere rather than to the pressure surrounding the heart. The transmural correction developed in Module I3, using Teboul’s index of transmission, was originally developed for pulmonary artery occlusion pressure rather than CVP.</w:t>
        </w:r>
        <w:r w:rsidR="00257C56" w:rsidRPr="00257C56" w:rsidDel="00257C56">
          <w:rPr>
            <w:i/>
            <w:color w:val="9A6B00"/>
            <w:sz w:val="19"/>
          </w:rPr>
          <w:t xml:space="preserve"> </w:t>
        </w:r>
      </w:ins>
      <w:del w:id="71" w:author="Gustavo Adolfo Garcia Chavez" w:date="2026-09-01T21:15:00Z" w16du:dateUtc="2026-09-02T02:15:00Z">
        <w:r w:rsidDel="00257C56">
          <w:rPr>
            <w:i/>
            <w:color w:val="9A6B00"/>
            <w:sz w:val="19"/>
          </w:rPr>
          <w:delText xml:space="preserve">Offshoot / At-the-Bedside link: Have the airway pressure trace displayed alongside the wedge permanently, not only when someone is puzzled, because that one change moves agreement between experienced readers by twelve percentage points. Then look at the size of the respiratory swing before you look at the number. Under about 8 mmHg of phasic variation, read end expiration and trust it. Over 15 mmHg with visible respiratory effort, an end-expiratory reading is systematically about 10 mmHg too high and should not be used to justify diuresis: read the mid-point, record that you did and why, and obtain the value under brief neuromuscular blockade if the decision is large enough. And remember that even a correctly timed value is referenced to the room. The transmural correction in Module I3, using Teboul's index of transmission, applies to the wedge exactly as it does to the central venous pressure. </w:delText>
        </w:r>
      </w:del>
      <w:r>
        <w:rPr>
          <w:i/>
          <w:color w:val="9A6B00"/>
          <w:sz w:val="19"/>
        </w:rPr>
        <w:t>(target: i3.html)]</w:t>
      </w:r>
    </w:p>
    <w:p w14:paraId="489AD4A2" w14:textId="77777777" w:rsidR="00A45261" w:rsidRDefault="00000000">
      <w:pPr>
        <w:pStyle w:val="Ttulo2"/>
      </w:pPr>
      <w:r>
        <w:t>The pulmonary artery diastolic pressure as a surrogate</w:t>
      </w:r>
    </w:p>
    <w:p w14:paraId="76DC1720" w14:textId="77777777" w:rsidR="00A45261" w:rsidRDefault="00000000">
      <w:r>
        <w:t>Wedging carries risk, takes time, and produces a number two experienced clinicians will read differently. The pulmonary artery diastolic pressure is available continuously, requires no manoeuvre, and in most patients sits close to the wedge. Knowing why it does, and when it stops, converts a convenient habit into a defensible one.</w:t>
      </w:r>
    </w:p>
    <w:p w14:paraId="74702361" w14:textId="77777777" w:rsidR="00A45261" w:rsidRDefault="00000000">
      <w:r>
        <w:t>The argument is the zero-flow argument from the start of this module, applied in time rather than in space. At end diastole the right ventricle is not ejecting, forward flow through the pulmonary circulation is at its minimum, and the pressure drop across the pulmonary vascular bed is therefore at its smallest, so the diastolic pressure approaches the downstream pressure. The residual gap is real but small, usually no more than about 5 mmHg, and exists because flow does not actually reach zero and because the reading is taken at a fixed instant rather than at true equilibrium.</w:t>
      </w:r>
    </w:p>
    <w:tbl>
      <w:tblPr>
        <w:tblStyle w:val="Cuadrculaclara-nfasis1"/>
        <w:tblW w:w="0" w:type="auto"/>
        <w:tblLook w:val="04A0" w:firstRow="1" w:lastRow="0" w:firstColumn="1" w:lastColumn="0" w:noHBand="0" w:noVBand="1"/>
      </w:tblPr>
      <w:tblGrid>
        <w:gridCol w:w="2160"/>
        <w:gridCol w:w="2160"/>
        <w:gridCol w:w="2160"/>
        <w:gridCol w:w="2160"/>
      </w:tblGrid>
      <w:tr w:rsidR="00A45261" w14:paraId="4558B926" w14:textId="77777777" w:rsidTr="00A45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0A2AB7" w14:textId="77777777" w:rsidR="00A45261" w:rsidRDefault="00000000">
            <w:r>
              <w:rPr>
                <w:sz w:val="18"/>
              </w:rPr>
              <w:t>Pulmonary artery diastolic</w:t>
            </w:r>
          </w:p>
        </w:tc>
        <w:tc>
          <w:tcPr>
            <w:tcW w:w="2160" w:type="dxa"/>
          </w:tcPr>
          <w:p w14:paraId="5A15664D"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Wedge</w:t>
            </w:r>
          </w:p>
        </w:tc>
        <w:tc>
          <w:tcPr>
            <w:tcW w:w="2160" w:type="dxa"/>
          </w:tcPr>
          <w:p w14:paraId="02027E2E"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Gradient</w:t>
            </w:r>
          </w:p>
        </w:tc>
        <w:tc>
          <w:tcPr>
            <w:tcW w:w="2160" w:type="dxa"/>
          </w:tcPr>
          <w:p w14:paraId="34AF54E6" w14:textId="77777777" w:rsidR="00A45261"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A45261" w14:paraId="3F85D7F4"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C3BD1E" w14:textId="77777777" w:rsidR="00A45261" w:rsidRDefault="00000000">
            <w:r>
              <w:rPr>
                <w:sz w:val="18"/>
              </w:rPr>
              <w:t>Normal or raised</w:t>
            </w:r>
          </w:p>
        </w:tc>
        <w:tc>
          <w:tcPr>
            <w:tcW w:w="2160" w:type="dxa"/>
          </w:tcPr>
          <w:p w14:paraId="2B3B31B1"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Raised, within about 5 mmHg of the diastolic</w:t>
            </w:r>
          </w:p>
        </w:tc>
        <w:tc>
          <w:tcPr>
            <w:tcW w:w="2160" w:type="dxa"/>
          </w:tcPr>
          <w:p w14:paraId="18EE2EA4"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Narrow</w:t>
            </w:r>
          </w:p>
        </w:tc>
        <w:tc>
          <w:tcPr>
            <w:tcW w:w="2160" w:type="dxa"/>
          </w:tcPr>
          <w:p w14:paraId="04800D2B"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Post-capillary problem. Trend the diastolic and wedge sparingly.</w:t>
            </w:r>
          </w:p>
        </w:tc>
      </w:tr>
      <w:tr w:rsidR="00A45261" w14:paraId="18A17FD3"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A815D" w14:textId="77777777" w:rsidR="00A45261" w:rsidRDefault="00000000">
            <w:r>
              <w:rPr>
                <w:sz w:val="18"/>
              </w:rPr>
              <w:t>Raised</w:t>
            </w:r>
          </w:p>
        </w:tc>
        <w:tc>
          <w:tcPr>
            <w:tcW w:w="2160" w:type="dxa"/>
          </w:tcPr>
          <w:p w14:paraId="6A017877"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Normal or modestly raised</w:t>
            </w:r>
          </w:p>
        </w:tc>
        <w:tc>
          <w:tcPr>
            <w:tcW w:w="2160" w:type="dxa"/>
          </w:tcPr>
          <w:p w14:paraId="55776976"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Wide</w:t>
            </w:r>
          </w:p>
        </w:tc>
        <w:tc>
          <w:tcPr>
            <w:tcW w:w="2160" w:type="dxa"/>
          </w:tcPr>
          <w:p w14:paraId="6115B3D9"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Pre-capillary contribution: raised pulmonary vascular resistance from any cause.</w:t>
            </w:r>
          </w:p>
        </w:tc>
      </w:tr>
      <w:tr w:rsidR="00A45261" w14:paraId="2BC29B97" w14:textId="77777777" w:rsidTr="00A45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B17C06" w14:textId="77777777" w:rsidR="00A45261" w:rsidRDefault="00000000">
            <w:r>
              <w:rPr>
                <w:sz w:val="18"/>
              </w:rPr>
              <w:t>Unchanged</w:t>
            </w:r>
          </w:p>
        </w:tc>
        <w:tc>
          <w:tcPr>
            <w:tcW w:w="2160" w:type="dxa"/>
          </w:tcPr>
          <w:p w14:paraId="61EFB8C3"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Suddenly close to the diastolic in a patient whose gradient was wide</w:t>
            </w:r>
          </w:p>
        </w:tc>
        <w:tc>
          <w:tcPr>
            <w:tcW w:w="2160" w:type="dxa"/>
          </w:tcPr>
          <w:p w14:paraId="448FEEBA"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Newly narrow</w:t>
            </w:r>
          </w:p>
        </w:tc>
        <w:tc>
          <w:tcPr>
            <w:tcW w:w="2160" w:type="dxa"/>
          </w:tcPr>
          <w:p w14:paraId="60C61FE6" w14:textId="77777777" w:rsidR="00A45261" w:rsidRDefault="00000000">
            <w:pPr>
              <w:cnfStyle w:val="000000100000" w:firstRow="0" w:lastRow="0" w:firstColumn="0" w:lastColumn="0" w:oddVBand="0" w:evenVBand="0" w:oddHBand="1" w:evenHBand="0" w:firstRowFirstColumn="0" w:firstRowLastColumn="0" w:lastRowFirstColumn="0" w:lastRowLastColumn="0"/>
            </w:pPr>
            <w:r>
              <w:rPr>
                <w:sz w:val="18"/>
              </w:rPr>
              <w:t>Partial occlusion. Reposition before believing the number.</w:t>
            </w:r>
          </w:p>
        </w:tc>
      </w:tr>
      <w:tr w:rsidR="00A45261" w14:paraId="6D789999" w14:textId="77777777" w:rsidTr="00A452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D7ABF2" w14:textId="77777777" w:rsidR="00A45261" w:rsidRDefault="00000000">
            <w:r>
              <w:rPr>
                <w:sz w:val="18"/>
              </w:rPr>
              <w:t>Below the wedge</w:t>
            </w:r>
          </w:p>
        </w:tc>
        <w:tc>
          <w:tcPr>
            <w:tcW w:w="2160" w:type="dxa"/>
          </w:tcPr>
          <w:p w14:paraId="63EC56AD"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Above the diastolic</w:t>
            </w:r>
          </w:p>
        </w:tc>
        <w:tc>
          <w:tcPr>
            <w:tcW w:w="2160" w:type="dxa"/>
          </w:tcPr>
          <w:p w14:paraId="7CC61D09"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Inverted</w:t>
            </w:r>
          </w:p>
        </w:tc>
        <w:tc>
          <w:tcPr>
            <w:tcW w:w="2160" w:type="dxa"/>
          </w:tcPr>
          <w:p w14:paraId="5754DB94" w14:textId="77777777" w:rsidR="00A45261" w:rsidRDefault="00000000">
            <w:pPr>
              <w:cnfStyle w:val="000000010000" w:firstRow="0" w:lastRow="0" w:firstColumn="0" w:lastColumn="0" w:oddVBand="0" w:evenVBand="0" w:oddHBand="0" w:evenHBand="1" w:firstRowFirstColumn="0" w:firstRowLastColumn="0" w:lastRowFirstColumn="0" w:lastRowLastColumn="0"/>
            </w:pPr>
            <w:r>
              <w:rPr>
                <w:sz w:val="18"/>
              </w:rPr>
              <w:t>Overwedging, or a tip outside zone 3, or a giant v wave lifting the mean. Check the trace for a v wave before assuming the measurement failed.</w:t>
            </w:r>
          </w:p>
        </w:tc>
      </w:tr>
    </w:tbl>
    <w:p w14:paraId="46A984CF" w14:textId="77777777" w:rsidR="00A45261" w:rsidRDefault="00000000">
      <w:r>
        <w:t xml:space="preserve">The gradient between the two is therefore not a nuisance but a second instrument. A widened gradient localises the problem to the pulmonary vasculature rather than the left heart, which is </w:t>
      </w:r>
      <w:r>
        <w:lastRenderedPageBreak/>
        <w:t>the distinction on which the classification of pulmonary hypertension rests. Module I9 takes the pulmonary pressure derived parameters at the depth they deserve.</w:t>
      </w:r>
    </w:p>
    <w:p w14:paraId="7058C759" w14:textId="77777777" w:rsidR="00A45261" w:rsidRDefault="00000000">
      <w:r>
        <w:t>The surrogate fails wherever its assumptions fail. Anything that raises pulmonary vascular resistance widens the gradient, so pulmonary arterial hypertension, chronic thromboembolic disease, acute pulmonary embolism, hypoxic vasoconstriction and the acute respiratory distress syndrome all break it. So does tachycardia, by shortening diastole below the time the pressure needs to approach its asymptote, and so does acute mitral regurgitation, where the transmitted v wave contaminates the diastolic portion of the trace.</w:t>
      </w:r>
    </w:p>
    <w:p w14:paraId="18E48C7B" w14:textId="77777777" w:rsidR="00A45261" w:rsidRDefault="00000000">
      <w:r>
        <w:t>Papolos and colleagues put a number on the substitution in the population that most often has a catheter in place. Among 1,225 patients admitted with cardiogenic shock in the Critical Care Cardiology Trials Network registry, the correlation between pulmonary artery diastolic pressure and wedge was 0.64 overall and similar across left ventricular, biventricular and non-myocardial phenotypes, but fell to 0.43 in the 71 patients with right ventricular predominant shock. A diastolic pressure of 24 mmHg or more predicted a wedge of 18 mmHg or more with at least 90 percent confidence in every phenotype except that one. The exception makes physiological sense and is worth carrying: right ventricular shock is precisely the setting in which pulmonary vascular load is abnormal, which is the condition that separates the diastolic pressure from the wedge.</w:t>
      </w:r>
    </w:p>
    <w:p w14:paraId="12EE1AEF" w14:textId="77777777" w:rsidR="00A45261" w:rsidRDefault="00000000">
      <w:pPr>
        <w:pStyle w:val="Ttulo2"/>
      </w:pPr>
      <w:r>
        <w:t>What a wedge is worth</w:t>
      </w:r>
    </w:p>
    <w:p w14:paraId="538C0AE8" w14:textId="77777777" w:rsidR="00A45261" w:rsidRDefault="00000000">
      <w:r>
        <w:t>The position this module arrives at is neither the enthusiasm of the 1970s nor the dismissal that followed the negative trials. The wedge is a real measurement of a real pressure, obtained by a manoeuvre whose physical basis is sound. It is also the output of a five-link chain whose strength differs from patient to patient in ways the number cannot express. Pinsky's summary is the one to hold: even when a wedge is measured accurately, its value at baseline and its response to treatment often misrepresent cardiovascular status, and caution is required whenever right ventricular volume, hyperinflation or left ventricular diastolic compliance is changing at the same time. Those are not exotic conditions. They describe most patients with a catheter in place.</w:t>
      </w:r>
    </w:p>
    <w:p w14:paraId="3E8B3615" w14:textId="77777777" w:rsidR="00A45261" w:rsidRDefault="00000000">
      <w:r>
        <w:t>The conclusion is not that the wedge should be abandoned but that it should be read the way an experienced clinician reads a laboratory value with a known interference: with the interference in mind, in the direction it acts, and alongside whatever would corroborate or contradict it. Iberti and colleagues gave a thirty-one question examination on the pulmonary artery catheter to 496 physicians across thirteen North American centres and found a mean score of 67 percent, with a range from 19 to 100. The catheter has never been the problem. The interpretation has.</w:t>
      </w:r>
    </w:p>
    <w:p w14:paraId="7DA68843" w14:textId="77777777" w:rsidR="00A45261" w:rsidRDefault="00000000">
      <w:r>
        <w:rPr>
          <w:i/>
        </w:rPr>
        <w:t xml:space="preserve">Three threads run on from here. The waveform on the proximal port, the right atrial trace with its own a, c and v waves and the pathological patterns they take, is Module I14, and it shares this module's discipline of timing every deflection against the electrocardiogram. The flow measurement that turns these pressures into a haemodynamic profile, by thermodilution and by </w:t>
      </w:r>
      <w:r>
        <w:rPr>
          <w:i/>
        </w:rPr>
        <w:lastRenderedPageBreak/>
        <w:t>the Fick principle, is Module I16. And the pulmonary circulation itself, the determinants of the resistance whose presence widens the gradient between the pulmonary artery diastolic pressure and the wedge, is Module I9. The full integration of the West zones with everything else a positive pressure breath does across the chest wall and through the pulmonary vasculature is reserved for the Expert pathway.</w:t>
      </w:r>
    </w:p>
    <w:p w14:paraId="78C65ADD" w14:textId="77777777" w:rsidR="00A45261" w:rsidRDefault="00A45261"/>
    <w:p w14:paraId="6C98B91C" w14:textId="77777777" w:rsidR="00A45261" w:rsidRDefault="00000000">
      <w:pPr>
        <w:pStyle w:val="Ttulo2"/>
      </w:pPr>
      <w:r>
        <w:t>References</w:t>
      </w:r>
    </w:p>
    <w:p w14:paraId="3A024582" w14:textId="77777777" w:rsidR="00A45261"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04315A15" w14:textId="77777777" w:rsidR="00A45261" w:rsidRDefault="00000000">
      <w:r>
        <w:rPr>
          <w:color w:val="444444"/>
          <w:sz w:val="19"/>
        </w:rPr>
        <w:t>1. Swan HJ, Ganz W, Forrester J, Marcus H, Diamond G, Chonette D. Catheterization of the heart in man with use of a flow-directed balloon-tipped catheter. N Engl J Med. 1970;283(9):447-451. doi:10.1056/NEJM197008272830902.</w:t>
      </w:r>
    </w:p>
    <w:p w14:paraId="74598089" w14:textId="77777777" w:rsidR="00A45261" w:rsidRDefault="00000000">
      <w:r>
        <w:rPr>
          <w:color w:val="444444"/>
          <w:sz w:val="19"/>
        </w:rPr>
        <w:t>2. West JB, Dollery CT, Naimark A. Distribution of blood flow in isolated lung; relation to vascular and alveolar pressures. J Appl Physiol. 1964;19:713-724. doi:10.1152/jappl.1964.19.4.713.</w:t>
      </w:r>
    </w:p>
    <w:p w14:paraId="28A50EB8" w14:textId="77777777" w:rsidR="00A45261" w:rsidRDefault="00000000">
      <w:r>
        <w:rPr>
          <w:color w:val="444444"/>
          <w:sz w:val="19"/>
        </w:rPr>
        <w:t>3. Tooker J, Huseby J, Butler J. The effect of Swan-Ganz catheter height on the wedge pressure-left atrial pressure relationships in edema during positive-pressure ventilation. Am Rev Respir Dis. 1978;117(4):721-725. doi:10.1164/arrd.1978.117.4.721.</w:t>
      </w:r>
    </w:p>
    <w:p w14:paraId="5F326190" w14:textId="77777777" w:rsidR="00A45261" w:rsidRDefault="00000000">
      <w:r>
        <w:rPr>
          <w:color w:val="444444"/>
          <w:sz w:val="19"/>
        </w:rPr>
        <w:t>4. Shasby DM, Dauber IM, Pfister S, Anderson JT, Carson SB, Manart F, Hyers TM. Swan-Ganz catheter location and left atrial pressure determine the accuracy of the wedge pressure when positive end-expiratory pressure is used. Chest. 1981;80(6):666-670. doi:10.1378/chest.80.6.666.</w:t>
      </w:r>
    </w:p>
    <w:p w14:paraId="2AD5BE69" w14:textId="77777777" w:rsidR="00A45261" w:rsidRDefault="00000000">
      <w:r>
        <w:rPr>
          <w:color w:val="444444"/>
          <w:sz w:val="19"/>
        </w:rPr>
        <w:t>5. Fuchs RM, Heuser RR, Yin FC, Brinker JA. Limitations of pulmonary wedge V waves in diagnosing mitral regurgitation. Am J Cardiol. 1982;49(4):849-854. doi:10.1016/0002-9149(82)91968-3.</w:t>
      </w:r>
    </w:p>
    <w:p w14:paraId="64F6879A" w14:textId="77777777" w:rsidR="00A45261" w:rsidRDefault="00000000">
      <w:r>
        <w:rPr>
          <w:color w:val="444444"/>
          <w:sz w:val="19"/>
        </w:rPr>
        <w:t>6. Cope DK, Allison RC, Parmentier JL, Miller JN, Taylor AE. Measurement of effective pulmonary capillary pressure using the pressure profile after pulmonary artery occlusion. Crit Care Med. 1986;14(1):16-22. doi:10.1097/00003246-198601000-00004.</w:t>
      </w:r>
    </w:p>
    <w:p w14:paraId="60BD0765" w14:textId="77777777" w:rsidR="00A45261" w:rsidRDefault="00000000">
      <w:r>
        <w:rPr>
          <w:color w:val="444444"/>
          <w:sz w:val="19"/>
        </w:rPr>
        <w:t>7. Nadeau S, Noble WH. Misinterpretation of pressure measurements from the pulmonary artery catheter. Can Anaesth Soc J. 1986;33(3 Pt 1):352-363. doi:10.1007/BF03010750.</w:t>
      </w:r>
    </w:p>
    <w:p w14:paraId="4ED18F79" w14:textId="77777777" w:rsidR="00A45261" w:rsidRDefault="00000000">
      <w:r>
        <w:rPr>
          <w:color w:val="444444"/>
          <w:sz w:val="19"/>
        </w:rPr>
        <w:t>8. Teboul JL, Zapol WM, Brun-Buisson C, Abrouk F, Rauss A, Lemaire F. A comparison of pulmonary artery occlusion pressure and left ventricular end-diastolic pressure during mechanical ventilation with PEEP in patients with severe ARDS. Anesthesiology. 1989;70(2):261-266. doi:10.1097/00000542-198902000-00014.</w:t>
      </w:r>
    </w:p>
    <w:p w14:paraId="5879F05E" w14:textId="77777777" w:rsidR="00A45261" w:rsidRDefault="00000000">
      <w:r>
        <w:rPr>
          <w:color w:val="444444"/>
          <w:sz w:val="19"/>
        </w:rPr>
        <w:t>9. Iberti TJ, Fischer EP, Leibowitz AB, Panacek EA, Silverstein JH, Albertson TE. A multicenter study of physicians' knowledge of the pulmonary artery catheter. JAMA. 1990;264(22):2928-2932. PMID 2232089.</w:t>
      </w:r>
    </w:p>
    <w:p w14:paraId="59073710" w14:textId="77777777" w:rsidR="00A45261" w:rsidRDefault="00000000">
      <w:r>
        <w:rPr>
          <w:color w:val="444444"/>
          <w:sz w:val="19"/>
        </w:rPr>
        <w:t>10. Komadina KH, Schenk DA, LaVeau P, Duncan CA, Chambers SL. Interobserver variability in the interpretation of pulmonary artery catheter pressure tracings. Chest. 1991;100(6):1647-1654. doi:10.1378/chest.100.6.1647.</w:t>
      </w:r>
    </w:p>
    <w:p w14:paraId="04D856C1" w14:textId="77777777" w:rsidR="00A45261" w:rsidRDefault="00000000">
      <w:r>
        <w:rPr>
          <w:color w:val="444444"/>
          <w:sz w:val="19"/>
        </w:rPr>
        <w:lastRenderedPageBreak/>
        <w:t>11. Hoyt JD, Leatherman JW. Interpretation of the pulmonary artery occlusion pressure in mechanically ventilated patients with large respiratory excursions in intrathoracic pressure. Intensive Care Med. 1997;23(11):1125-1131. doi:10.1007/s001340050468.</w:t>
      </w:r>
    </w:p>
    <w:p w14:paraId="7A84D9D7" w14:textId="77777777" w:rsidR="00A45261" w:rsidRDefault="00000000">
      <w:r>
        <w:rPr>
          <w:color w:val="444444"/>
          <w:sz w:val="19"/>
        </w:rPr>
        <w:t>12. Al-Kharrat T, Zarich S, Amoateng-Adjepong Y, Manthous CA. Analysis of observer variability in measurement of pulmonary artery occlusion pressures. Am J Respir Crit Care Med. 1999;160(2):415-420. doi:10.1164/ajrccm.160.2.9808082.</w:t>
      </w:r>
    </w:p>
    <w:p w14:paraId="55A601FE" w14:textId="77777777" w:rsidR="00A45261" w:rsidRDefault="00000000">
      <w:r>
        <w:rPr>
          <w:color w:val="444444"/>
          <w:sz w:val="19"/>
        </w:rPr>
        <w:t>13. Teboul JL, Pinsky MR, Mercat A, Anguel N, Bernardin G, Achard JM, Boulain T, Richard C. Estimating cardiac filling pressure in mechanically ventilated patients with hyperinflation. Crit Care Med. 2000;28(11):3631-3636. doi:10.1097/00003246-200011000-00014.</w:t>
      </w:r>
    </w:p>
    <w:p w14:paraId="5CA754E6" w14:textId="77777777" w:rsidR="00A45261" w:rsidRDefault="00000000">
      <w:r>
        <w:rPr>
          <w:color w:val="444444"/>
          <w:sz w:val="19"/>
        </w:rPr>
        <w:t>14. Pinsky MR. Clinical significance of pulmonary artery occlusion pressure. Intensive Care Med. 2003;29(2):175-178. doi:10.1007/s00134-002-1616-8.</w:t>
      </w:r>
    </w:p>
    <w:p w14:paraId="1A70DD6A" w14:textId="77777777" w:rsidR="00A45261" w:rsidRDefault="00000000">
      <w:r>
        <w:rPr>
          <w:color w:val="444444"/>
          <w:sz w:val="19"/>
        </w:rPr>
        <w:t>15. Leatherman JW, Shapiro RS. Overestimation of pulmonary artery occlusion pressure in pulmonary hypertension due to partial occlusion. Crit Care Med. 2003;31(1):93-97. doi:10.1097/00003246-200301000-00015.</w:t>
      </w:r>
    </w:p>
    <w:p w14:paraId="76EAE786" w14:textId="77777777" w:rsidR="00A45261" w:rsidRDefault="00000000">
      <w:r>
        <w:rPr>
          <w:color w:val="444444"/>
          <w:sz w:val="19"/>
        </w:rPr>
        <w:t>16. Rizvi K, Deboisblanc BP, Truwit JD, Dhillon G, Arroliga A, Fuchs BD, Guntupalli KK, Hite D, Hayden D; NIH/NHLBI ARDS Clinical Trials Network. Effect of airway pressure display on interobserver agreement in the assessment of vascular pressures in patients with acute lung injury and acute respiratory distress syndrome. Crit Care Med. 2005;33(1):98-103. doi:10.1097/01.ccm.0000150650.70142.e9.</w:t>
      </w:r>
    </w:p>
    <w:p w14:paraId="2CC0EC7A" w14:textId="77777777" w:rsidR="00A45261" w:rsidRDefault="00000000">
      <w:r>
        <w:rPr>
          <w:color w:val="444444"/>
          <w:sz w:val="19"/>
        </w:rPr>
        <w:t>17. Halpern SD, Taichman DB. Misclassification of pulmonary hypertension due to reliance on pulmonary capillary wedge pressure rather than left ventricular end-diastolic pressure. Chest. 2009;136(1):37-43. doi:10.1378/chest.08-2784.</w:t>
      </w:r>
    </w:p>
    <w:p w14:paraId="003CD446" w14:textId="77777777" w:rsidR="00A45261" w:rsidRDefault="00000000">
      <w:r>
        <w:rPr>
          <w:color w:val="444444"/>
          <w:sz w:val="19"/>
        </w:rPr>
        <w:t>18. Bitar A, Selej M, Bolad I, Lahm T. Poor agreement between pulmonary capillary wedge pressure and left ventricular end-diastolic pressure in a veteran population. PLoS One. 2014;9(1):e87304. doi:10.1371/journal.pone.0087304. Free full text.</w:t>
      </w:r>
    </w:p>
    <w:p w14:paraId="38A82DA3" w14:textId="77777777" w:rsidR="00A45261" w:rsidRDefault="00000000">
      <w:r>
        <w:rPr>
          <w:color w:val="444444"/>
          <w:sz w:val="19"/>
        </w:rPr>
        <w:t>19. Papolos AI, Kenigsberg BB, Singam NSV, Berg DD, Guo J, Bohula EA, Katz JN, van Diepen S, Morrow DA; Critical Care Cardiology Trials Network Investigators. Pulmonary artery diastolic pressure as a surrogate for pulmonary capillary wedge pressure in cardiogenic shock. J Card Fail. 2024;30(6):853-856. doi:10.1016/j.cardfail.2024.02.021.</w:t>
      </w:r>
    </w:p>
    <w:p w14:paraId="26EBA680" w14:textId="77777777" w:rsidR="00A45261" w:rsidRDefault="00000000">
      <w:r>
        <w:rPr>
          <w:color w:val="444444"/>
          <w:sz w:val="19"/>
        </w:rPr>
        <w:t>20. Ravindran JV, Chung T, Naoum C, Yiannikas J. Prominent V waves in right heart catheterisation as a marker of left atrial stiffness in pulmonary hypertension. Open Heart. 2025;12(2):e003399. doi:10.1136/openhrt-2025-003399. Free full text.</w:t>
      </w:r>
    </w:p>
    <w:sectPr w:rsidR="00A452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3470684">
    <w:abstractNumId w:val="8"/>
  </w:num>
  <w:num w:numId="2" w16cid:durableId="992677728">
    <w:abstractNumId w:val="6"/>
  </w:num>
  <w:num w:numId="3" w16cid:durableId="2021423605">
    <w:abstractNumId w:val="5"/>
  </w:num>
  <w:num w:numId="4" w16cid:durableId="426926594">
    <w:abstractNumId w:val="4"/>
  </w:num>
  <w:num w:numId="5" w16cid:durableId="1087575162">
    <w:abstractNumId w:val="7"/>
  </w:num>
  <w:num w:numId="6" w16cid:durableId="651183621">
    <w:abstractNumId w:val="3"/>
  </w:num>
  <w:num w:numId="7" w16cid:durableId="1702631565">
    <w:abstractNumId w:val="2"/>
  </w:num>
  <w:num w:numId="8" w16cid:durableId="697005672">
    <w:abstractNumId w:val="1"/>
  </w:num>
  <w:num w:numId="9" w16cid:durableId="2368608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5A"/>
    <w:rsid w:val="000A49DA"/>
    <w:rsid w:val="001140B6"/>
    <w:rsid w:val="0015074B"/>
    <w:rsid w:val="00213113"/>
    <w:rsid w:val="00257C56"/>
    <w:rsid w:val="0029639D"/>
    <w:rsid w:val="002B011F"/>
    <w:rsid w:val="002B663F"/>
    <w:rsid w:val="00323557"/>
    <w:rsid w:val="00326F90"/>
    <w:rsid w:val="00473A7C"/>
    <w:rsid w:val="0047440F"/>
    <w:rsid w:val="00502122"/>
    <w:rsid w:val="006B10D0"/>
    <w:rsid w:val="006B2E5E"/>
    <w:rsid w:val="008A09C1"/>
    <w:rsid w:val="00A45261"/>
    <w:rsid w:val="00AA1D8D"/>
    <w:rsid w:val="00B47730"/>
    <w:rsid w:val="00C05368"/>
    <w:rsid w:val="00CB0664"/>
    <w:rsid w:val="00FC2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CFD74"/>
  <w14:defaultImageDpi w14:val="300"/>
  <w15:docId w15:val="{2B3E5CF8-7E3B-C041-9361-480BEB23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0B6"/>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0A49DA"/>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20</Pages>
  <Words>9040</Words>
  <Characters>48067</Characters>
  <Application>Microsoft Office Word</Application>
  <DocSecurity>0</DocSecurity>
  <Lines>761</Lines>
  <Paragraphs>193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7</cp:revision>
  <dcterms:created xsi:type="dcterms:W3CDTF">2013-12-23T23:15:00Z</dcterms:created>
  <dcterms:modified xsi:type="dcterms:W3CDTF">2026-09-02T03:29:00Z</dcterms:modified>
  <cp:category/>
</cp:coreProperties>
</file>