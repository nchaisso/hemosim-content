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19C6A58" w14:textId="77777777" w:rsidR="008A2625" w:rsidRDefault="00000000">
      <w:pPr>
        <w:pStyle w:val="Title"/>
      </w:pPr>
      <w:r>
        <w:t>HemoSim edit doc - N7-Topic1-Indications</w:t>
      </w:r>
    </w:p>
    <w:p w14:paraId="28A88ECF" w14:textId="77777777" w:rsidR="008A2625" w:rsidRDefault="00000000">
      <w:r>
        <w:rPr>
          <w:i/>
          <w:color w:val="C0392B"/>
          <w:sz w:val="19"/>
        </w:rPr>
        <w:t>HOW TO USE: edit the wording directly (Track Changes if you like). For layout or a figure (size, position, wrong/missing image) write a short instruction in [brackets] right where it applies. Send it back and I apply the wording to the page and the layout notes to the styling, then regenerate. This is a content+notes doc, so it will not look exactly like the web page.</w:t>
      </w:r>
    </w:p>
    <w:p w14:paraId="657B50B2" w14:textId="496C3C64" w:rsidR="008A2625" w:rsidRDefault="00A622EE">
      <w:ins w:id="0" w:author="neal chaisson" w:date="2026-08-02T16:20:00Z" w16du:dateUtc="2026-08-02T14:20:00Z">
        <w:r>
          <w:t xml:space="preserve">[note: I started tracking changes after making changes </w:t>
        </w:r>
      </w:ins>
      <w:ins w:id="1" w:author="neal chaisson" w:date="2026-08-02T16:21:00Z" w16du:dateUtc="2026-08-02T14:21:00Z">
        <w:r>
          <w:t>in the first 2 paragraphs.  Accept all changes in the first two paragraphs even if they are not tracked.]</w:t>
        </w:r>
      </w:ins>
    </w:p>
    <w:p w14:paraId="46D3B107" w14:textId="77777777" w:rsidR="008A2625" w:rsidRDefault="00000000">
      <w:pPr>
        <w:pStyle w:val="Heading1"/>
      </w:pPr>
      <w:r>
        <w:t>Indications, anatomy, and setup</w:t>
      </w:r>
    </w:p>
    <w:p w14:paraId="423B36C1" w14:textId="4459B8C6" w:rsidR="008A2625" w:rsidRDefault="00000000">
      <w:r>
        <w:t>The pulmonary artery catheter is a balloon-tipped venous catheter that floats into the pulmonary artery and reports pressures from the right heart, a stand-in for left-heart filling, and cardiac output. Using it well starts</w:t>
      </w:r>
      <w:r w:rsidR="00A622EE">
        <w:t xml:space="preserve"> by</w:t>
      </w:r>
      <w:r>
        <w:t xml:space="preserve"> knowing when it </w:t>
      </w:r>
      <w:r w:rsidR="00A622EE">
        <w:t>is indicated</w:t>
      </w:r>
      <w:r>
        <w:t>, what its numbers really mean, and how the setup makes those numbers trustworthy.</w:t>
      </w:r>
    </w:p>
    <w:p w14:paraId="74B06273" w14:textId="194FB69D" w:rsidR="008A2625" w:rsidRDefault="00000000">
      <w:pPr>
        <w:pStyle w:val="Heading2"/>
      </w:pPr>
      <w:r>
        <w:t xml:space="preserve">When it </w:t>
      </w:r>
      <w:r w:rsidR="00A622EE">
        <w:t>is indicated</w:t>
      </w:r>
    </w:p>
    <w:p w14:paraId="2DBDDBE7" w14:textId="2FA3BD82" w:rsidR="008A2625" w:rsidRDefault="00000000">
      <w:r>
        <w:t xml:space="preserve">There are no absolute, must-place indications. The catheter earns its place when the hemodynamic question is genuinely unclear: undifferentiated or multifactorial shock, monitoring cardiac function </w:t>
      </w:r>
      <w:ins w:id="2" w:author="neal chaisson" w:date="2026-08-02T16:21:00Z" w16du:dateUtc="2026-08-02T14:21:00Z">
        <w:r w:rsidR="00A622EE">
          <w:t xml:space="preserve">during and </w:t>
        </w:r>
      </w:ins>
      <w:r>
        <w:t xml:space="preserve">after cardiothoracic surgery, </w:t>
      </w:r>
      <w:ins w:id="3" w:author="neal chaisson" w:date="2026-08-02T16:28:00Z" w16du:dateUtc="2026-08-02T14:28:00Z">
        <w:r w:rsidR="00306C1B">
          <w:t xml:space="preserve">guiding treatment in advanced cardiogenic shock, </w:t>
        </w:r>
      </w:ins>
      <w:r>
        <w:t xml:space="preserve">sorting out and optimizing right heart failure and pulmonary hypertension (where right heart catheterization is the </w:t>
      </w:r>
      <w:del w:id="4" w:author="neal chaisson" w:date="2026-08-02T16:22:00Z" w16du:dateUtc="2026-08-02T14:22:00Z">
        <w:r w:rsidDel="00A622EE">
          <w:delText xml:space="preserve">diagnostic </w:delText>
        </w:r>
      </w:del>
      <w:r>
        <w:t>gold standard</w:t>
      </w:r>
      <w:ins w:id="5" w:author="neal chaisson" w:date="2026-08-02T16:22:00Z" w16du:dateUtc="2026-08-02T14:22:00Z">
        <w:r w:rsidR="00A622EE">
          <w:t xml:space="preserve"> for diagnosis</w:t>
        </w:r>
      </w:ins>
      <w:r>
        <w:t>)</w:t>
      </w:r>
      <w:del w:id="6" w:author="neal chaisson" w:date="2026-08-02T16:28:00Z" w16du:dateUtc="2026-08-02T14:28:00Z">
        <w:r w:rsidDel="00306C1B">
          <w:delText>, differentiating cardiogenic from non-cardiogenic pulmonary edema</w:delText>
        </w:r>
      </w:del>
      <w:r>
        <w:t xml:space="preserve">, sampling mixed venous oxygen saturation, and titrating mechanical circulatory support. </w:t>
      </w:r>
      <w:del w:id="7" w:author="neal chaisson" w:date="2026-08-02T16:22:00Z" w16du:dateUtc="2026-08-02T14:22:00Z">
        <w:r w:rsidDel="00306C1B">
          <w:delText>Routine preload monitoring after a myocardial infarction is not one of them.</w:delText>
        </w:r>
      </w:del>
    </w:p>
    <w:p w14:paraId="67A9E5A3" w14:textId="2AFD3A2C" w:rsidR="008A2625" w:rsidRDefault="00000000">
      <w:del w:id="8" w:author="neal chaisson" w:date="2026-08-02T16:22:00Z" w16du:dateUtc="2026-08-02T14:22:00Z">
        <w:r w:rsidDel="00306C1B">
          <w:delText>It also helps to be honest about the</w:delText>
        </w:r>
      </w:del>
      <w:ins w:id="9" w:author="neal chaisson" w:date="2026-08-02T16:22:00Z" w16du:dateUtc="2026-08-02T14:22:00Z">
        <w:r w:rsidR="00306C1B">
          <w:t>It is also important to recognize the</w:t>
        </w:r>
      </w:ins>
      <w:r>
        <w:t xml:space="preserve"> limits</w:t>
      </w:r>
      <w:ins w:id="10" w:author="neal chaisson" w:date="2026-08-02T16:22:00Z" w16du:dateUtc="2026-08-02T14:22:00Z">
        <w:r w:rsidR="00306C1B">
          <w:t xml:space="preserve"> of </w:t>
        </w:r>
      </w:ins>
      <w:ins w:id="11" w:author="neal chaisson" w:date="2026-08-02T16:23:00Z" w16du:dateUtc="2026-08-02T14:23:00Z">
        <w:r w:rsidR="00306C1B">
          <w:t>a PA catheter</w:t>
        </w:r>
      </w:ins>
      <w:r>
        <w:t xml:space="preserve">. The catheter gives static filling pressures, which do not </w:t>
      </w:r>
      <w:ins w:id="12" w:author="neal chaisson" w:date="2026-08-02T16:27:00Z" w16du:dateUtc="2026-08-02T14:27:00Z">
        <w:r w:rsidR="00306C1B">
          <w:t xml:space="preserve">in and of themselves </w:t>
        </w:r>
      </w:ins>
      <w:r>
        <w:t>predict fluid responsiveness</w:t>
      </w:r>
      <w:ins w:id="13" w:author="neal chaisson" w:date="2026-08-02T16:27:00Z" w16du:dateUtc="2026-08-02T14:27:00Z">
        <w:r w:rsidR="00306C1B">
          <w:t>.  T</w:t>
        </w:r>
      </w:ins>
      <w:del w:id="14" w:author="neal chaisson" w:date="2026-08-02T16:27:00Z" w16du:dateUtc="2026-08-02T14:27:00Z">
        <w:r w:rsidDel="00306C1B">
          <w:delText>, and t</w:delText>
        </w:r>
      </w:del>
      <w:r>
        <w:t xml:space="preserve">here is no single cardiac output or resistance number to chase, since an index that is fine for one patient leaves another in shock. </w:t>
      </w:r>
      <w:commentRangeStart w:id="15"/>
      <w:r>
        <w:t>Randomized trials show no mortality benefit</w:t>
      </w:r>
      <w:ins w:id="16" w:author="neal chaisson" w:date="2026-08-02T16:27:00Z" w16du:dateUtc="2026-08-02T14:27:00Z">
        <w:r w:rsidR="00306C1B">
          <w:t xml:space="preserve">, but more recent observational data suggests that </w:t>
        </w:r>
      </w:ins>
      <w:ins w:id="17" w:author="neal chaisson" w:date="2026-08-02T16:28:00Z" w16du:dateUtc="2026-08-02T14:28:00Z">
        <w:r w:rsidR="00306C1B">
          <w:t>use of PA catheters to guide care in certain populations is benef</w:t>
        </w:r>
      </w:ins>
      <w:ins w:id="18" w:author="neal chaisson" w:date="2026-08-02T16:29:00Z" w16du:dateUtc="2026-08-02T14:29:00Z">
        <w:r w:rsidR="00306C1B">
          <w:t>icial</w:t>
        </w:r>
      </w:ins>
      <w:del w:id="19" w:author="neal chaisson" w:date="2026-08-02T16:27:00Z" w16du:dateUtc="2026-08-02T14:27:00Z">
        <w:r w:rsidDel="00306C1B">
          <w:delText>, and the PAC-Man trial found it can be used safely but changes no outcome</w:delText>
        </w:r>
      </w:del>
      <w:r>
        <w:t xml:space="preserve">. </w:t>
      </w:r>
      <w:commentRangeEnd w:id="15"/>
      <w:r w:rsidR="00306C1B">
        <w:rPr>
          <w:rStyle w:val="CommentReference"/>
          <w:sz w:val="22"/>
          <w:szCs w:val="22"/>
        </w:rPr>
        <w:commentReference w:id="15"/>
      </w:r>
      <w:r>
        <w:t>The value is diagnostic clarity in the right patient, not a target to treat.</w:t>
      </w:r>
    </w:p>
    <w:p w14:paraId="7BDB8B4F" w14:textId="77777777" w:rsidR="008A2625" w:rsidRDefault="00000000">
      <w:pPr>
        <w:pStyle w:val="Heading2"/>
      </w:pPr>
      <w:r>
        <w:t>When not to place one</w:t>
      </w:r>
    </w:p>
    <w:p w14:paraId="307C4186" w14:textId="7F694A9B" w:rsidR="008A2625" w:rsidRDefault="00000000">
      <w:pPr>
        <w:rPr>
          <w:ins w:id="20" w:author="neal chaisson" w:date="2026-08-02T16:37:00Z" w16du:dateUtc="2026-08-02T14:37:00Z"/>
        </w:rPr>
      </w:pPr>
      <w:r>
        <w:t>Some anatomy makes placement</w:t>
      </w:r>
      <w:ins w:id="21" w:author="neal chaisson" w:date="2026-08-02T16:31:00Z" w16du:dateUtc="2026-08-02T14:31:00Z">
        <w:r w:rsidR="00306C1B">
          <w:t xml:space="preserve"> more difficult, changing the relative risk of harm caused by catheter placement</w:t>
        </w:r>
      </w:ins>
      <w:del w:id="22" w:author="neal chaisson" w:date="2026-08-02T16:31:00Z" w16du:dateUtc="2026-08-02T14:31:00Z">
        <w:r w:rsidDel="00306C1B">
          <w:delText xml:space="preserve"> unwise</w:delText>
        </w:r>
      </w:del>
      <w:r>
        <w:t>. A tricuspid or pulmonic prosthesis, a valv</w:t>
      </w:r>
      <w:ins w:id="23" w:author="neal chaisson" w:date="2026-08-02T16:32:00Z" w16du:dateUtc="2026-08-02T14:32:00Z">
        <w:r w:rsidR="00306C1B">
          <w:t>ular</w:t>
        </w:r>
      </w:ins>
      <w:del w:id="24" w:author="neal chaisson" w:date="2026-08-02T16:31:00Z" w16du:dateUtc="2026-08-02T14:31:00Z">
        <w:r w:rsidDel="00306C1B">
          <w:delText>e</w:delText>
        </w:r>
      </w:del>
      <w:r>
        <w:t xml:space="preserve"> vegetation, or a right-sided mass or clot </w:t>
      </w:r>
      <w:del w:id="25" w:author="neal chaisson" w:date="2026-08-02T16:32:00Z" w16du:dateUtc="2026-08-02T14:32:00Z">
        <w:r w:rsidDel="00306C1B">
          <w:delText>is a contraindication</w:delText>
        </w:r>
      </w:del>
      <w:ins w:id="26" w:author="neal chaisson" w:date="2026-08-02T16:32:00Z" w16du:dateUtc="2026-08-02T14:32:00Z">
        <w:r w:rsidR="00306C1B">
          <w:t xml:space="preserve">should lead to reassessment of the true risk:benefit of catheter placement. </w:t>
        </w:r>
      </w:ins>
      <w:del w:id="27" w:author="neal chaisson" w:date="2026-08-02T16:32:00Z" w16du:dateUtc="2026-08-02T14:32:00Z">
        <w:r w:rsidDel="00306C1B">
          <w:delText>, because the catheter can damage the valve or dislodge material. Severe coagulopathy is a relative contraindication. And a</w:delText>
        </w:r>
      </w:del>
      <w:ins w:id="28" w:author="neal chaisson" w:date="2026-08-02T16:33:00Z" w16du:dateUtc="2026-08-02T14:33:00Z">
        <w:r w:rsidR="00306C1B">
          <w:t>A</w:t>
        </w:r>
      </w:ins>
      <w:r>
        <w:t xml:space="preserve">n existing left bundle branch block </w:t>
      </w:r>
      <w:ins w:id="29" w:author="neal chaisson" w:date="2026-08-02T16:34:00Z" w16du:dateUtc="2026-08-02T14:34:00Z">
        <w:r w:rsidR="003B1BB5">
          <w:t xml:space="preserve">(LBBB) </w:t>
        </w:r>
      </w:ins>
      <w:r>
        <w:t>deserves special caution</w:t>
      </w:r>
      <w:ins w:id="30" w:author="neal chaisson" w:date="2026-08-02T16:33:00Z" w16du:dateUtc="2026-08-02T14:33:00Z">
        <w:r w:rsidR="003B1BB5">
          <w:t xml:space="preserve"> since </w:t>
        </w:r>
      </w:ins>
      <w:del w:id="31" w:author="neal chaisson" w:date="2026-08-02T16:33:00Z" w16du:dateUtc="2026-08-02T14:33:00Z">
        <w:r w:rsidDel="003B1BB5">
          <w:delText xml:space="preserve">: the </w:delText>
        </w:r>
      </w:del>
      <w:r>
        <w:t xml:space="preserve">catheter </w:t>
      </w:r>
      <w:ins w:id="32" w:author="neal chaisson" w:date="2026-08-02T16:33:00Z" w16du:dateUtc="2026-08-02T14:33:00Z">
        <w:r w:rsidR="003B1BB5">
          <w:t xml:space="preserve">placement </w:t>
        </w:r>
      </w:ins>
      <w:r>
        <w:t>often provokes a transient right bundle branch block as it crosses the right ventricle</w:t>
      </w:r>
      <w:ins w:id="33" w:author="neal chaisson" w:date="2026-08-02T16:33:00Z" w16du:dateUtc="2026-08-02T14:33:00Z">
        <w:r w:rsidR="003B1BB5">
          <w:t xml:space="preserve">. </w:t>
        </w:r>
      </w:ins>
      <w:del w:id="34" w:author="neal chaisson" w:date="2026-08-02T16:33:00Z" w16du:dateUtc="2026-08-02T14:33:00Z">
        <w:r w:rsidDel="003B1BB5">
          <w:delText>, which i</w:delText>
        </w:r>
      </w:del>
      <w:ins w:id="35" w:author="neal chaisson" w:date="2026-08-02T16:33:00Z" w16du:dateUtc="2026-08-02T14:33:00Z">
        <w:r w:rsidR="003B1BB5">
          <w:t xml:space="preserve"> I</w:t>
        </w:r>
      </w:ins>
      <w:r>
        <w:t>n a patient who already has a LBBB</w:t>
      </w:r>
      <w:ins w:id="36" w:author="neal chaisson" w:date="2026-08-02T16:33:00Z" w16du:dateUtc="2026-08-02T14:33:00Z">
        <w:r w:rsidR="003B1BB5">
          <w:t>, this</w:t>
        </w:r>
      </w:ins>
      <w:r>
        <w:t xml:space="preserve"> can</w:t>
      </w:r>
      <w:ins w:id="37" w:author="neal chaisson" w:date="2026-08-02T16:33:00Z" w16du:dateUtc="2026-08-02T14:33:00Z">
        <w:r w:rsidR="003B1BB5">
          <w:t xml:space="preserve"> result in unintended</w:t>
        </w:r>
      </w:ins>
      <w:del w:id="38" w:author="neal chaisson" w:date="2026-08-02T16:33:00Z" w16du:dateUtc="2026-08-02T14:33:00Z">
        <w:r w:rsidDel="003B1BB5">
          <w:delText xml:space="preserve"> produce</w:delText>
        </w:r>
      </w:del>
      <w:r>
        <w:t xml:space="preserve"> complete heart block</w:t>
      </w:r>
      <w:ins w:id="39" w:author="neal chaisson" w:date="2026-08-02T16:34:00Z" w16du:dateUtc="2026-08-02T14:34:00Z">
        <w:r w:rsidR="003B1BB5">
          <w:t xml:space="preserve">.  While an existing LBBB </w:t>
        </w:r>
        <w:r w:rsidR="003B1BB5">
          <w:lastRenderedPageBreak/>
          <w:t xml:space="preserve">does not preclude PA cathether placement, it does suggest that </w:t>
        </w:r>
      </w:ins>
      <w:del w:id="40" w:author="neal chaisson" w:date="2026-08-02T16:34:00Z" w16du:dateUtc="2026-08-02T14:34:00Z">
        <w:r w:rsidDel="003B1BB5">
          <w:delText xml:space="preserve">, so have </w:delText>
        </w:r>
      </w:del>
      <w:ins w:id="41" w:author="neal chaisson" w:date="2026-08-02T16:34:00Z" w16du:dateUtc="2026-08-02T14:34:00Z">
        <w:r w:rsidR="003B1BB5">
          <w:t xml:space="preserve">equipement for emergent </w:t>
        </w:r>
      </w:ins>
      <w:r>
        <w:t xml:space="preserve">pacing </w:t>
      </w:r>
      <w:ins w:id="42" w:author="neal chaisson" w:date="2026-08-02T16:35:00Z" w16du:dateUtc="2026-08-02T14:35:00Z">
        <w:r w:rsidR="003B1BB5">
          <w:t xml:space="preserve">is readily </w:t>
        </w:r>
      </w:ins>
      <w:r>
        <w:t>available</w:t>
      </w:r>
      <w:ins w:id="43" w:author="neal chaisson" w:date="2026-08-02T16:35:00Z" w16du:dateUtc="2026-08-02T14:35:00Z">
        <w:r w:rsidR="003B1BB5">
          <w:t xml:space="preserve"> during placement</w:t>
        </w:r>
      </w:ins>
      <w:r>
        <w:t>.</w:t>
      </w:r>
    </w:p>
    <w:p w14:paraId="58A6F917" w14:textId="5F0D7143" w:rsidR="003B1BB5" w:rsidRDefault="003B1BB5">
      <w:moveToRangeStart w:id="44" w:author="neal chaisson" w:date="2026-08-02T16:37:00Z" w:name="move236581084"/>
      <w:moveTo w:id="45" w:author="neal chaisson" w:date="2026-08-02T16:37:00Z" w16du:dateUtc="2026-08-02T14:37:00Z">
        <w:r>
          <w:t xml:space="preserve">Most other problems </w:t>
        </w:r>
        <w:del w:id="46" w:author="neal chaisson" w:date="2026-08-02T16:38:00Z" w16du:dateUtc="2026-08-02T14:38:00Z">
          <w:r w:rsidDel="003B1BB5">
            <w:delText xml:space="preserve">(arrhythmia, right bundle branch block in about 6 percent, line infection, pneumothorax on insertion) </w:delText>
          </w:r>
        </w:del>
        <w:r>
          <w:t>come from the line itself</w:t>
        </w:r>
      </w:moveTo>
      <w:ins w:id="47" w:author="neal chaisson" w:date="2026-08-02T16:40:00Z" w16du:dateUtc="2026-08-02T14:40:00Z">
        <w:r>
          <w:t xml:space="preserve"> (infection, thrombus)</w:t>
        </w:r>
      </w:ins>
      <w:moveTo w:id="48" w:author="neal chaisson" w:date="2026-08-02T16:37:00Z" w16du:dateUtc="2026-08-02T14:37:00Z">
        <w:r>
          <w:t xml:space="preserve">, so plan to remove the catheter </w:t>
        </w:r>
        <w:del w:id="49" w:author="neal chaisson" w:date="2026-08-02T16:38:00Z" w16du:dateUtc="2026-08-02T14:38:00Z">
          <w:r w:rsidDel="003B1BB5">
            <w:delText>by around 72</w:delText>
          </w:r>
        </w:del>
      </w:moveTo>
      <w:ins w:id="50" w:author="neal chaisson" w:date="2026-08-02T16:38:00Z" w16du:dateUtc="2026-08-02T14:38:00Z">
        <w:r>
          <w:t xml:space="preserve">as soon as possible.  Leaving a line in without acceptable reason </w:t>
        </w:r>
      </w:ins>
      <w:ins w:id="51" w:author="neal chaisson" w:date="2026-08-02T16:40:00Z" w16du:dateUtc="2026-08-02T14:40:00Z">
        <w:r>
          <w:t xml:space="preserve">is dangerous and </w:t>
        </w:r>
      </w:ins>
      <w:ins w:id="52" w:author="neal chaisson" w:date="2026-08-02T16:41:00Z" w16du:dateUtc="2026-08-02T14:41:00Z">
        <w:r>
          <w:t>frequently</w:t>
        </w:r>
      </w:ins>
      <w:ins w:id="53" w:author="neal chaisson" w:date="2026-08-02T16:40:00Z" w16du:dateUtc="2026-08-02T14:40:00Z">
        <w:r>
          <w:t xml:space="preserve"> leads to unintended</w:t>
        </w:r>
      </w:ins>
      <w:ins w:id="54" w:author="neal chaisson" w:date="2026-08-02T16:41:00Z" w16du:dateUtc="2026-08-02T14:41:00Z">
        <w:r>
          <w:t>,</w:t>
        </w:r>
      </w:ins>
      <w:ins w:id="55" w:author="neal chaisson" w:date="2026-08-02T16:40:00Z" w16du:dateUtc="2026-08-02T14:40:00Z">
        <w:r>
          <w:t xml:space="preserve"> harmful consequences.  </w:t>
        </w:r>
      </w:ins>
      <w:ins w:id="56" w:author="neal chaisson" w:date="2026-08-02T16:39:00Z" w16du:dateUtc="2026-08-02T14:39:00Z">
        <w:r>
          <w:t xml:space="preserve"> </w:t>
        </w:r>
      </w:ins>
      <w:moveTo w:id="57" w:author="neal chaisson" w:date="2026-08-02T16:37:00Z" w16du:dateUtc="2026-08-02T14:37:00Z">
        <w:del w:id="58" w:author="neal chaisson" w:date="2026-08-02T16:38:00Z" w16du:dateUtc="2026-08-02T14:38:00Z">
          <w:r w:rsidDel="003B1BB5">
            <w:delText xml:space="preserve"> hours</w:delText>
          </w:r>
        </w:del>
        <w:del w:id="59" w:author="neal chaisson" w:date="2026-08-02T16:39:00Z" w16du:dateUtc="2026-08-02T14:39:00Z">
          <w:r w:rsidDel="003B1BB5">
            <w:delText>.</w:delText>
          </w:r>
        </w:del>
      </w:moveTo>
      <w:moveToRangeEnd w:id="44"/>
    </w:p>
    <w:p w14:paraId="29EA73D8" w14:textId="77777777" w:rsidR="008A2625" w:rsidRDefault="00000000">
      <w:pPr>
        <w:pStyle w:val="Heading2"/>
      </w:pPr>
      <w:r>
        <w:t>The complication to respect</w:t>
      </w:r>
    </w:p>
    <w:p w14:paraId="2DC752B3" w14:textId="77777777" w:rsidR="003B1BB5" w:rsidRDefault="00000000">
      <w:pPr>
        <w:rPr>
          <w:ins w:id="60" w:author="neal chaisson" w:date="2026-08-02T16:36:00Z" w16du:dateUtc="2026-08-02T14:36:00Z"/>
        </w:rPr>
      </w:pPr>
      <w:r>
        <w:t>The complication to respect most is pulmonary artery rupture</w:t>
      </w:r>
      <w:ins w:id="61" w:author="neal chaisson" w:date="2026-08-02T16:35:00Z" w16du:dateUtc="2026-08-02T14:35:00Z">
        <w:r w:rsidR="003B1BB5">
          <w:t xml:space="preserve">.  While exceedingly </w:t>
        </w:r>
      </w:ins>
      <w:del w:id="62" w:author="neal chaisson" w:date="2026-08-02T16:35:00Z" w16du:dateUtc="2026-08-02T14:35:00Z">
        <w:r w:rsidDel="003B1BB5">
          <w:delText xml:space="preserve">: </w:delText>
        </w:r>
      </w:del>
      <w:r>
        <w:t>rare</w:t>
      </w:r>
      <w:del w:id="63" w:author="neal chaisson" w:date="2026-08-02T16:35:00Z" w16du:dateUtc="2026-08-02T14:35:00Z">
        <w:r w:rsidDel="003B1BB5">
          <w:delText xml:space="preserve">, near 0.2 percent, but </w:delText>
        </w:r>
      </w:del>
      <w:ins w:id="64" w:author="neal chaisson" w:date="2026-08-02T16:35:00Z" w16du:dateUtc="2026-08-02T14:35:00Z">
        <w:r w:rsidR="003B1BB5">
          <w:t xml:space="preserve"> the complication carries a very high risk of </w:t>
        </w:r>
      </w:ins>
      <w:r>
        <w:t>fatal</w:t>
      </w:r>
      <w:ins w:id="65" w:author="neal chaisson" w:date="2026-08-02T16:35:00Z" w16du:dateUtc="2026-08-02T14:35:00Z">
        <w:r w:rsidR="003B1BB5">
          <w:t xml:space="preserve">ity </w:t>
        </w:r>
      </w:ins>
      <w:ins w:id="66" w:author="neal chaisson" w:date="2026-08-02T16:36:00Z" w16du:dateUtc="2026-08-02T14:36:00Z">
        <w:r w:rsidR="003B1BB5">
          <w:t xml:space="preserve">should it occur. </w:t>
        </w:r>
      </w:ins>
      <w:del w:id="67" w:author="neal chaisson" w:date="2026-08-02T16:36:00Z" w16du:dateUtc="2026-08-02T14:36:00Z">
        <w:r w:rsidDel="003B1BB5">
          <w:delText xml:space="preserve"> about a third of the time. </w:delText>
        </w:r>
      </w:del>
      <w:r>
        <w:t>The habits that prevent it are simple and non-negotiable</w:t>
      </w:r>
    </w:p>
    <w:p w14:paraId="399774F7" w14:textId="77777777" w:rsidR="003B1BB5" w:rsidRDefault="003B1BB5" w:rsidP="003B1BB5">
      <w:pPr>
        <w:pStyle w:val="ListParagraph"/>
        <w:numPr>
          <w:ilvl w:val="0"/>
          <w:numId w:val="10"/>
        </w:numPr>
        <w:rPr>
          <w:ins w:id="68" w:author="neal chaisson" w:date="2026-08-02T16:36:00Z" w16du:dateUtc="2026-08-02T14:36:00Z"/>
        </w:rPr>
      </w:pPr>
      <w:ins w:id="69" w:author="neal chaisson" w:date="2026-08-02T16:36:00Z" w16du:dateUtc="2026-08-02T14:36:00Z">
        <w:r>
          <w:t>W</w:t>
        </w:r>
      </w:ins>
      <w:del w:id="70" w:author="neal chaisson" w:date="2026-08-02T16:36:00Z" w16du:dateUtc="2026-08-02T14:36:00Z">
        <w:r w:rsidDel="003B1BB5">
          <w:delText>: w</w:delText>
        </w:r>
      </w:del>
      <w:r>
        <w:t>atch the waveform during balloon inflation and stop the moment the wedge tracing appears</w:t>
      </w:r>
    </w:p>
    <w:p w14:paraId="4E0A107A" w14:textId="77777777" w:rsidR="003B1BB5" w:rsidRDefault="003B1BB5" w:rsidP="003B1BB5">
      <w:pPr>
        <w:pStyle w:val="ListParagraph"/>
        <w:numPr>
          <w:ilvl w:val="0"/>
          <w:numId w:val="10"/>
        </w:numPr>
        <w:rPr>
          <w:ins w:id="71" w:author="neal chaisson" w:date="2026-08-02T16:36:00Z" w16du:dateUtc="2026-08-02T14:36:00Z"/>
        </w:rPr>
      </w:pPr>
      <w:ins w:id="72" w:author="neal chaisson" w:date="2026-08-02T16:36:00Z" w16du:dateUtc="2026-08-02T14:36:00Z">
        <w:r>
          <w:t>N</w:t>
        </w:r>
      </w:ins>
      <w:del w:id="73" w:author="neal chaisson" w:date="2026-08-02T16:36:00Z" w16du:dateUtc="2026-08-02T14:36:00Z">
        <w:r w:rsidDel="003B1BB5">
          <w:delText>, n</w:delText>
        </w:r>
      </w:del>
      <w:r>
        <w:t>ever inject more than 1.5 mL of air</w:t>
      </w:r>
      <w:ins w:id="74" w:author="neal chaisson" w:date="2026-08-02T16:36:00Z" w16du:dateUtc="2026-08-02T14:36:00Z">
        <w:r>
          <w:t xml:space="preserve"> into the balloon. </w:t>
        </w:r>
      </w:ins>
    </w:p>
    <w:p w14:paraId="201009D2" w14:textId="77777777" w:rsidR="003B1BB5" w:rsidRDefault="00000000" w:rsidP="003B1BB5">
      <w:pPr>
        <w:pStyle w:val="ListParagraph"/>
        <w:numPr>
          <w:ilvl w:val="0"/>
          <w:numId w:val="10"/>
        </w:numPr>
        <w:rPr>
          <w:ins w:id="75" w:author="neal chaisson" w:date="2026-08-02T16:36:00Z" w16du:dateUtc="2026-08-02T14:36:00Z"/>
        </w:rPr>
      </w:pPr>
      <w:del w:id="76" w:author="neal chaisson" w:date="2026-08-02T16:36:00Z" w16du:dateUtc="2026-08-02T14:36:00Z">
        <w:r w:rsidDel="003B1BB5">
          <w:delText>, n</w:delText>
        </w:r>
      </w:del>
      <w:ins w:id="77" w:author="neal chaisson" w:date="2026-08-02T16:36:00Z" w16du:dateUtc="2026-08-02T14:36:00Z">
        <w:r w:rsidR="003B1BB5">
          <w:t>N</w:t>
        </w:r>
      </w:ins>
      <w:r>
        <w:t>ever inject fluid through the balloon port</w:t>
      </w:r>
    </w:p>
    <w:p w14:paraId="226AE7DB" w14:textId="49AB7780" w:rsidR="008A2625" w:rsidRDefault="003B1BB5">
      <w:pPr>
        <w:pStyle w:val="ListParagraph"/>
        <w:numPr>
          <w:ilvl w:val="0"/>
          <w:numId w:val="10"/>
        </w:numPr>
        <w:pPrChange w:id="78" w:author="neal chaisson" w:date="2026-08-02T16:36:00Z" w16du:dateUtc="2026-08-02T14:36:00Z">
          <w:pPr/>
        </w:pPrChange>
      </w:pPr>
      <w:ins w:id="79" w:author="neal chaisson" w:date="2026-08-02T16:36:00Z" w16du:dateUtc="2026-08-02T14:36:00Z">
        <w:r>
          <w:t>N</w:t>
        </w:r>
      </w:ins>
      <w:del w:id="80" w:author="neal chaisson" w:date="2026-08-02T16:36:00Z" w16du:dateUtc="2026-08-02T14:36:00Z">
        <w:r w:rsidDel="003B1BB5">
          <w:delText>, n</w:delText>
        </w:r>
      </w:del>
      <w:r>
        <w:t xml:space="preserve">ever leave the balloon inflated </w:t>
      </w:r>
      <w:ins w:id="81" w:author="neal chaisson" w:date="2026-08-02T16:36:00Z" w16du:dateUtc="2026-08-02T14:36:00Z">
        <w:r>
          <w:t>for a prolonged period of time (</w:t>
        </w:r>
      </w:ins>
      <w:r>
        <w:t>more than about fifteen seconds</w:t>
      </w:r>
      <w:ins w:id="82" w:author="neal chaisson" w:date="2026-08-02T16:37:00Z" w16du:dateUtc="2026-08-02T14:37:00Z">
        <w:r>
          <w:t>)</w:t>
        </w:r>
      </w:ins>
      <w:r>
        <w:t xml:space="preserve">, and let </w:t>
      </w:r>
      <w:ins w:id="83" w:author="neal chaisson" w:date="2026-08-02T16:37:00Z" w16du:dateUtc="2026-08-02T14:37:00Z">
        <w:r>
          <w:t>the balloon</w:t>
        </w:r>
      </w:ins>
      <w:del w:id="84" w:author="neal chaisson" w:date="2026-08-02T16:37:00Z" w16du:dateUtc="2026-08-02T14:37:00Z">
        <w:r w:rsidDel="003B1BB5">
          <w:delText>it</w:delText>
        </w:r>
      </w:del>
      <w:r>
        <w:t xml:space="preserve"> deflate passively. </w:t>
      </w:r>
      <w:moveFromRangeStart w:id="85" w:author="neal chaisson" w:date="2026-08-02T16:37:00Z" w:name="move236581084"/>
      <w:moveFrom w:id="86" w:author="neal chaisson" w:date="2026-08-02T16:37:00Z" w16du:dateUtc="2026-08-02T14:37:00Z">
        <w:r w:rsidDel="003B1BB5">
          <w:t>Most other problems (arrhythmia, right bundle branch block in about 6 percent, line infection, pneumothorax on insertion) come from the line itself, so plan to remove the catheter by around 72 hours.</w:t>
        </w:r>
      </w:moveFrom>
      <w:moveFromRangeEnd w:id="85"/>
    </w:p>
    <w:p w14:paraId="7A4D93D9" w14:textId="77777777" w:rsidR="008A2625" w:rsidRDefault="00000000">
      <w:pPr>
        <w:pStyle w:val="Heading2"/>
      </w:pPr>
      <w:r>
        <w:t>Know the catheter by its ports</w:t>
      </w:r>
    </w:p>
    <w:p w14:paraId="0D2DDD21" w14:textId="77777777" w:rsidR="008A2625" w:rsidRDefault="00000000">
      <w:r>
        <w:t>The catheter is easiest to learn by its lumens. Most are quadruple-lumen, and the color tells you the job:</w:t>
      </w:r>
    </w:p>
    <w:tbl>
      <w:tblPr>
        <w:tblStyle w:val="LightGrid-Accent1"/>
        <w:tblW w:w="0" w:type="auto"/>
        <w:tblLook w:val="04A0" w:firstRow="1" w:lastRow="0" w:firstColumn="1" w:lastColumn="0" w:noHBand="0" w:noVBand="1"/>
      </w:tblPr>
      <w:tblGrid>
        <w:gridCol w:w="2160"/>
        <w:gridCol w:w="2160"/>
        <w:gridCol w:w="2160"/>
        <w:gridCol w:w="2160"/>
      </w:tblGrid>
      <w:tr w:rsidR="008A2625" w14:paraId="39D612F5" w14:textId="77777777" w:rsidTr="008A26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388E0AE" w14:textId="77777777" w:rsidR="008A2625" w:rsidRDefault="00000000">
            <w:r>
              <w:rPr>
                <w:sz w:val="18"/>
              </w:rPr>
              <w:t>Port</w:t>
            </w:r>
          </w:p>
        </w:tc>
        <w:tc>
          <w:tcPr>
            <w:tcW w:w="2160" w:type="dxa"/>
          </w:tcPr>
          <w:p w14:paraId="252034B3" w14:textId="77777777" w:rsidR="008A2625" w:rsidRDefault="00000000">
            <w:pPr>
              <w:cnfStyle w:val="100000000000" w:firstRow="1" w:lastRow="0" w:firstColumn="0" w:lastColumn="0" w:oddVBand="0" w:evenVBand="0" w:oddHBand="0" w:evenHBand="0" w:firstRowFirstColumn="0" w:firstRowLastColumn="0" w:lastRowFirstColumn="0" w:lastRowLastColumn="0"/>
            </w:pPr>
            <w:r>
              <w:rPr>
                <w:sz w:val="18"/>
              </w:rPr>
              <w:t>Color</w:t>
            </w:r>
          </w:p>
        </w:tc>
        <w:tc>
          <w:tcPr>
            <w:tcW w:w="2160" w:type="dxa"/>
          </w:tcPr>
          <w:p w14:paraId="5F92876C" w14:textId="77777777" w:rsidR="008A2625" w:rsidRDefault="00000000">
            <w:pPr>
              <w:cnfStyle w:val="100000000000" w:firstRow="1" w:lastRow="0" w:firstColumn="0" w:lastColumn="0" w:oddVBand="0" w:evenVBand="0" w:oddHBand="0" w:evenHBand="0" w:firstRowFirstColumn="0" w:firstRowLastColumn="0" w:lastRowFirstColumn="0" w:lastRowLastColumn="0"/>
            </w:pPr>
            <w:r>
              <w:rPr>
                <w:sz w:val="18"/>
              </w:rPr>
              <w:t>Ends at</w:t>
            </w:r>
          </w:p>
        </w:tc>
        <w:tc>
          <w:tcPr>
            <w:tcW w:w="2160" w:type="dxa"/>
          </w:tcPr>
          <w:p w14:paraId="1362369E" w14:textId="77777777" w:rsidR="008A2625" w:rsidRDefault="00000000">
            <w:pPr>
              <w:cnfStyle w:val="100000000000" w:firstRow="1" w:lastRow="0" w:firstColumn="0" w:lastColumn="0" w:oddVBand="0" w:evenVBand="0" w:oddHBand="0" w:evenHBand="0" w:firstRowFirstColumn="0" w:firstRowLastColumn="0" w:lastRowFirstColumn="0" w:lastRowLastColumn="0"/>
            </w:pPr>
            <w:r>
              <w:rPr>
                <w:sz w:val="18"/>
              </w:rPr>
              <w:t>Use</w:t>
            </w:r>
          </w:p>
        </w:tc>
      </w:tr>
      <w:tr w:rsidR="008A2625" w14:paraId="76F3754D" w14:textId="77777777" w:rsidTr="008A26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4A20663" w14:textId="77777777" w:rsidR="008A2625" w:rsidRDefault="00000000">
            <w:r>
              <w:rPr>
                <w:sz w:val="18"/>
              </w:rPr>
              <w:t>Proximal infusion</w:t>
            </w:r>
          </w:p>
        </w:tc>
        <w:tc>
          <w:tcPr>
            <w:tcW w:w="2160" w:type="dxa"/>
          </w:tcPr>
          <w:p w14:paraId="36DBE573" w14:textId="18A317CD" w:rsidR="008A2625" w:rsidRDefault="00000000">
            <w:pPr>
              <w:cnfStyle w:val="000000100000" w:firstRow="0" w:lastRow="0" w:firstColumn="0" w:lastColumn="0" w:oddVBand="0" w:evenVBand="0" w:oddHBand="1" w:evenHBand="0" w:firstRowFirstColumn="0" w:firstRowLastColumn="0" w:lastRowFirstColumn="0" w:lastRowLastColumn="0"/>
            </w:pPr>
            <w:r>
              <w:rPr>
                <w:sz w:val="18"/>
              </w:rPr>
              <w:t>White</w:t>
            </w:r>
            <w:ins w:id="87" w:author="neal chaisson" w:date="2026-08-02T16:41:00Z" w16du:dateUtc="2026-08-02T14:41:00Z">
              <w:r w:rsidR="003B1BB5">
                <w:rPr>
                  <w:sz w:val="18"/>
                </w:rPr>
                <w:t xml:space="preserve"> or clear</w:t>
              </w:r>
            </w:ins>
          </w:p>
        </w:tc>
        <w:tc>
          <w:tcPr>
            <w:tcW w:w="2160" w:type="dxa"/>
          </w:tcPr>
          <w:p w14:paraId="2CFE2C51" w14:textId="77777777" w:rsidR="008A2625" w:rsidRDefault="00000000">
            <w:pPr>
              <w:cnfStyle w:val="000000100000" w:firstRow="0" w:lastRow="0" w:firstColumn="0" w:lastColumn="0" w:oddVBand="0" w:evenVBand="0" w:oddHBand="1" w:evenHBand="0" w:firstRowFirstColumn="0" w:firstRowLastColumn="0" w:lastRowFirstColumn="0" w:lastRowLastColumn="0"/>
            </w:pPr>
            <w:r>
              <w:rPr>
                <w:sz w:val="18"/>
              </w:rPr>
              <w:t>31 cm, right atrium</w:t>
            </w:r>
          </w:p>
        </w:tc>
        <w:tc>
          <w:tcPr>
            <w:tcW w:w="2160" w:type="dxa"/>
          </w:tcPr>
          <w:p w14:paraId="2DF6FA77" w14:textId="77777777" w:rsidR="008A2625" w:rsidRDefault="00000000">
            <w:pPr>
              <w:cnfStyle w:val="000000100000" w:firstRow="0" w:lastRow="0" w:firstColumn="0" w:lastColumn="0" w:oddVBand="0" w:evenVBand="0" w:oddHBand="1" w:evenHBand="0" w:firstRowFirstColumn="0" w:firstRowLastColumn="0" w:lastRowFirstColumn="0" w:lastRowLastColumn="0"/>
            </w:pPr>
            <w:r>
              <w:rPr>
                <w:sz w:val="18"/>
              </w:rPr>
              <w:t>fluids and drugs</w:t>
            </w:r>
          </w:p>
        </w:tc>
      </w:tr>
      <w:tr w:rsidR="008A2625" w14:paraId="26AB5C74" w14:textId="77777777" w:rsidTr="008A262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4E81583" w14:textId="77777777" w:rsidR="008A2625" w:rsidRDefault="00000000">
            <w:r>
              <w:rPr>
                <w:sz w:val="18"/>
              </w:rPr>
              <w:t>RA / injectate</w:t>
            </w:r>
          </w:p>
        </w:tc>
        <w:tc>
          <w:tcPr>
            <w:tcW w:w="2160" w:type="dxa"/>
          </w:tcPr>
          <w:p w14:paraId="068E3D40" w14:textId="77777777" w:rsidR="008A2625" w:rsidRDefault="00000000">
            <w:pPr>
              <w:cnfStyle w:val="000000010000" w:firstRow="0" w:lastRow="0" w:firstColumn="0" w:lastColumn="0" w:oddVBand="0" w:evenVBand="0" w:oddHBand="0" w:evenHBand="1" w:firstRowFirstColumn="0" w:firstRowLastColumn="0" w:lastRowFirstColumn="0" w:lastRowLastColumn="0"/>
            </w:pPr>
            <w:r>
              <w:rPr>
                <w:sz w:val="18"/>
              </w:rPr>
              <w:t>Blue</w:t>
            </w:r>
          </w:p>
        </w:tc>
        <w:tc>
          <w:tcPr>
            <w:tcW w:w="2160" w:type="dxa"/>
          </w:tcPr>
          <w:p w14:paraId="19D08111" w14:textId="77777777" w:rsidR="008A2625" w:rsidRDefault="00000000">
            <w:pPr>
              <w:cnfStyle w:val="000000010000" w:firstRow="0" w:lastRow="0" w:firstColumn="0" w:lastColumn="0" w:oddVBand="0" w:evenVBand="0" w:oddHBand="0" w:evenHBand="1" w:firstRowFirstColumn="0" w:firstRowLastColumn="0" w:lastRowFirstColumn="0" w:lastRowLastColumn="0"/>
            </w:pPr>
            <w:r>
              <w:rPr>
                <w:sz w:val="18"/>
              </w:rPr>
              <w:t>30 cm, right atrium</w:t>
            </w:r>
          </w:p>
        </w:tc>
        <w:tc>
          <w:tcPr>
            <w:tcW w:w="2160" w:type="dxa"/>
          </w:tcPr>
          <w:p w14:paraId="6EF42138" w14:textId="77777777" w:rsidR="008A2625" w:rsidRDefault="00000000">
            <w:pPr>
              <w:cnfStyle w:val="000000010000" w:firstRow="0" w:lastRow="0" w:firstColumn="0" w:lastColumn="0" w:oddVBand="0" w:evenVBand="0" w:oddHBand="0" w:evenHBand="1" w:firstRowFirstColumn="0" w:firstRowLastColumn="0" w:lastRowFirstColumn="0" w:lastRowLastColumn="0"/>
            </w:pPr>
            <w:r>
              <w:rPr>
                <w:sz w:val="18"/>
              </w:rPr>
              <w:t>RA (CVP) pressure; injectate for cardiac output</w:t>
            </w:r>
          </w:p>
        </w:tc>
      </w:tr>
      <w:tr w:rsidR="008A2625" w14:paraId="2A4A0538" w14:textId="77777777" w:rsidTr="008A26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7069267" w14:textId="77777777" w:rsidR="008A2625" w:rsidRDefault="00000000">
            <w:r>
              <w:rPr>
                <w:sz w:val="18"/>
              </w:rPr>
              <w:t>Distal / PA</w:t>
            </w:r>
          </w:p>
        </w:tc>
        <w:tc>
          <w:tcPr>
            <w:tcW w:w="2160" w:type="dxa"/>
          </w:tcPr>
          <w:p w14:paraId="722B3F19" w14:textId="77777777" w:rsidR="008A2625" w:rsidRDefault="00000000">
            <w:pPr>
              <w:cnfStyle w:val="000000100000" w:firstRow="0" w:lastRow="0" w:firstColumn="0" w:lastColumn="0" w:oddVBand="0" w:evenVBand="0" w:oddHBand="1" w:evenHBand="0" w:firstRowFirstColumn="0" w:firstRowLastColumn="0" w:lastRowFirstColumn="0" w:lastRowLastColumn="0"/>
            </w:pPr>
            <w:r>
              <w:rPr>
                <w:sz w:val="18"/>
              </w:rPr>
              <w:t>Yellow</w:t>
            </w:r>
          </w:p>
        </w:tc>
        <w:tc>
          <w:tcPr>
            <w:tcW w:w="2160" w:type="dxa"/>
          </w:tcPr>
          <w:p w14:paraId="00209F71" w14:textId="77777777" w:rsidR="008A2625" w:rsidRDefault="00000000">
            <w:pPr>
              <w:cnfStyle w:val="000000100000" w:firstRow="0" w:lastRow="0" w:firstColumn="0" w:lastColumn="0" w:oddVBand="0" w:evenVBand="0" w:oddHBand="1" w:evenHBand="0" w:firstRowFirstColumn="0" w:firstRowLastColumn="0" w:lastRowFirstColumn="0" w:lastRowLastColumn="0"/>
            </w:pPr>
            <w:r>
              <w:rPr>
                <w:sz w:val="18"/>
              </w:rPr>
              <w:t>tip, pulmonary artery</w:t>
            </w:r>
          </w:p>
        </w:tc>
        <w:tc>
          <w:tcPr>
            <w:tcW w:w="2160" w:type="dxa"/>
          </w:tcPr>
          <w:p w14:paraId="7E91612D" w14:textId="29FCCB6E" w:rsidR="008A2625" w:rsidRDefault="00000000">
            <w:pPr>
              <w:cnfStyle w:val="000000100000" w:firstRow="0" w:lastRow="0" w:firstColumn="0" w:lastColumn="0" w:oddVBand="0" w:evenVBand="0" w:oddHBand="1" w:evenHBand="0" w:firstRowFirstColumn="0" w:firstRowLastColumn="0" w:lastRowFirstColumn="0" w:lastRowLastColumn="0"/>
            </w:pPr>
            <w:r>
              <w:rPr>
                <w:sz w:val="18"/>
              </w:rPr>
              <w:t>PA pressure and mixed venous sampling</w:t>
            </w:r>
            <w:del w:id="88" w:author="neal chaisson" w:date="2026-08-02T16:42:00Z" w16du:dateUtc="2026-08-02T14:42:00Z">
              <w:r w:rsidDel="003B1BB5">
                <w:rPr>
                  <w:sz w:val="18"/>
                </w:rPr>
                <w:delText>; no caustic or hyperosmotic fluids</w:delText>
              </w:r>
            </w:del>
          </w:p>
        </w:tc>
      </w:tr>
      <w:tr w:rsidR="008A2625" w14:paraId="1394A052" w14:textId="77777777" w:rsidTr="008A262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4B6FF98" w14:textId="77777777" w:rsidR="008A2625" w:rsidRDefault="00000000">
            <w:r>
              <w:rPr>
                <w:sz w:val="18"/>
              </w:rPr>
              <w:t>Thermistor</w:t>
            </w:r>
          </w:p>
        </w:tc>
        <w:tc>
          <w:tcPr>
            <w:tcW w:w="2160" w:type="dxa"/>
          </w:tcPr>
          <w:p w14:paraId="2B786AA6" w14:textId="423D2B05" w:rsidR="008A2625" w:rsidRDefault="00000000">
            <w:pPr>
              <w:cnfStyle w:val="000000010000" w:firstRow="0" w:lastRow="0" w:firstColumn="0" w:lastColumn="0" w:oddVBand="0" w:evenVBand="0" w:oddHBand="0" w:evenHBand="1" w:firstRowFirstColumn="0" w:firstRowLastColumn="0" w:lastRowFirstColumn="0" w:lastRowLastColumn="0"/>
            </w:pPr>
            <w:r>
              <w:rPr>
                <w:sz w:val="18"/>
              </w:rPr>
              <w:t>Re</w:t>
            </w:r>
            <w:ins w:id="89" w:author="neal chaisson" w:date="2026-08-02T16:43:00Z" w16du:dateUtc="2026-08-02T14:43:00Z">
              <w:r w:rsidR="003B1BB5">
                <w:rPr>
                  <w:sz w:val="18"/>
                </w:rPr>
                <w:t>d</w:t>
              </w:r>
            </w:ins>
            <w:del w:id="90" w:author="neal chaisson" w:date="2026-08-02T16:43:00Z" w16du:dateUtc="2026-08-02T14:43:00Z">
              <w:r w:rsidDel="003B1BB5">
                <w:rPr>
                  <w:sz w:val="18"/>
                </w:rPr>
                <w:delText>d/white</w:delText>
              </w:r>
            </w:del>
          </w:p>
        </w:tc>
        <w:tc>
          <w:tcPr>
            <w:tcW w:w="2160" w:type="dxa"/>
          </w:tcPr>
          <w:p w14:paraId="45A02285" w14:textId="55E85239" w:rsidR="008A2625" w:rsidRDefault="00000000">
            <w:pPr>
              <w:cnfStyle w:val="000000010000" w:firstRow="0" w:lastRow="0" w:firstColumn="0" w:lastColumn="0" w:oddVBand="0" w:evenVBand="0" w:oddHBand="0" w:evenHBand="1" w:firstRowFirstColumn="0" w:firstRowLastColumn="0" w:lastRowFirstColumn="0" w:lastRowLastColumn="0"/>
            </w:pPr>
            <w:del w:id="91" w:author="neal chaisson" w:date="2026-08-02T16:42:00Z" w16du:dateUtc="2026-08-02T14:42:00Z">
              <w:r w:rsidDel="003B1BB5">
                <w:rPr>
                  <w:sz w:val="18"/>
                </w:rPr>
                <w:delText>near the tip</w:delText>
              </w:r>
            </w:del>
            <w:ins w:id="92" w:author="neal chaisson" w:date="2026-08-02T16:42:00Z" w16du:dateUtc="2026-08-02T14:42:00Z">
              <w:r w:rsidR="003B1BB5">
                <w:rPr>
                  <w:sz w:val="18"/>
                </w:rPr>
                <w:t>~4cm from distal tip</w:t>
              </w:r>
            </w:ins>
          </w:p>
        </w:tc>
        <w:tc>
          <w:tcPr>
            <w:tcW w:w="2160" w:type="dxa"/>
          </w:tcPr>
          <w:p w14:paraId="2B591558" w14:textId="77777777" w:rsidR="008A2625" w:rsidRDefault="00000000">
            <w:pPr>
              <w:cnfStyle w:val="000000010000" w:firstRow="0" w:lastRow="0" w:firstColumn="0" w:lastColumn="0" w:oddVBand="0" w:evenVBand="0" w:oddHBand="0" w:evenHBand="1" w:firstRowFirstColumn="0" w:firstRowLastColumn="0" w:lastRowFirstColumn="0" w:lastRowLastColumn="0"/>
            </w:pPr>
            <w:r>
              <w:rPr>
                <w:sz w:val="18"/>
              </w:rPr>
              <w:t>senses temperature for thermodilution</w:t>
            </w:r>
          </w:p>
        </w:tc>
      </w:tr>
    </w:tbl>
    <w:p w14:paraId="47D72AFA" w14:textId="650F0E95" w:rsidR="008A2625" w:rsidRDefault="00000000">
      <w:pPr>
        <w:rPr>
          <w:ins w:id="93" w:author="neal chaisson" w:date="2026-08-02T16:55:00Z" w16du:dateUtc="2026-08-02T20:55:00Z"/>
        </w:rPr>
      </w:pPr>
      <w:r>
        <w:t xml:space="preserve">A balloon surrounds the tip. The syringe </w:t>
      </w:r>
      <w:ins w:id="94" w:author="neal chaisson" w:date="2026-08-02T16:44:00Z" w16du:dateUtc="2026-08-02T14:44:00Z">
        <w:r w:rsidR="003222CF">
          <w:t xml:space="preserve">for inserting air into the balloon </w:t>
        </w:r>
      </w:ins>
      <w:ins w:id="95" w:author="neal chaisson" w:date="2026-08-02T16:43:00Z" w16du:dateUtc="2026-08-02T14:43:00Z">
        <w:r w:rsidR="003222CF">
          <w:t xml:space="preserve">usually </w:t>
        </w:r>
      </w:ins>
      <w:del w:id="96" w:author="neal chaisson" w:date="2026-08-02T16:43:00Z" w16du:dateUtc="2026-08-02T14:43:00Z">
        <w:r w:rsidDel="003222CF">
          <w:delText xml:space="preserve">only </w:delText>
        </w:r>
      </w:del>
      <w:r>
        <w:t xml:space="preserve">withdraws to </w:t>
      </w:r>
      <w:ins w:id="97" w:author="neal chaisson" w:date="2026-08-02T16:43:00Z" w16du:dateUtc="2026-08-02T14:43:00Z">
        <w:r w:rsidR="003222CF">
          <w:t xml:space="preserve">a maximum </w:t>
        </w:r>
      </w:ins>
      <w:r>
        <w:t>1.5 mL, which is the built-in safety limit</w:t>
      </w:r>
      <w:ins w:id="98" w:author="neal chaisson" w:date="2026-08-02T16:44:00Z" w16du:dateUtc="2026-08-02T14:44:00Z">
        <w:r w:rsidR="003222CF">
          <w:t xml:space="preserve">.  Also note the dashes along the outside of the catheter itself.  Thin markings on the </w:t>
        </w:r>
      </w:ins>
      <w:del w:id="99" w:author="neal chaisson" w:date="2026-08-02T16:44:00Z" w16du:dateUtc="2026-08-02T14:44:00Z">
        <w:r w:rsidDel="003222CF">
          <w:delText>, and each broad shaft</w:delText>
        </w:r>
      </w:del>
      <w:ins w:id="100" w:author="neal chaisson" w:date="2026-08-02T16:44:00Z" w16du:dateUtc="2026-08-02T14:44:00Z">
        <w:r w:rsidR="003222CF">
          <w:t>c</w:t>
        </w:r>
      </w:ins>
      <w:ins w:id="101" w:author="neal chaisson" w:date="2026-08-02T16:45:00Z" w16du:dateUtc="2026-08-02T14:45:00Z">
        <w:r w:rsidR="003222CF">
          <w:t>atheter</w:t>
        </w:r>
      </w:ins>
      <w:del w:id="102" w:author="neal chaisson" w:date="2026-08-02T16:45:00Z" w16du:dateUtc="2026-08-02T14:45:00Z">
        <w:r w:rsidDel="003222CF">
          <w:delText xml:space="preserve"> marking is</w:delText>
        </w:r>
      </w:del>
      <w:ins w:id="103" w:author="neal chaisson" w:date="2026-08-02T16:45:00Z" w16du:dateUtc="2026-08-02T14:45:00Z">
        <w:r w:rsidR="003222CF">
          <w:t xml:space="preserve"> represent</w:t>
        </w:r>
      </w:ins>
      <w:r>
        <w:t xml:space="preserve"> </w:t>
      </w:r>
      <w:ins w:id="104" w:author="neal chaisson" w:date="2026-08-02T16:45:00Z" w16du:dateUtc="2026-08-02T14:45:00Z">
        <w:r w:rsidR="003222CF">
          <w:t>10 cm. increments of depth</w:t>
        </w:r>
      </w:ins>
      <w:del w:id="105" w:author="neal chaisson" w:date="2026-08-02T16:45:00Z" w16du:dateUtc="2026-08-02T14:45:00Z">
        <w:r w:rsidDel="003222CF">
          <w:delText>10 cm</w:delText>
        </w:r>
      </w:del>
      <w:r>
        <w:t>.</w:t>
      </w:r>
      <w:ins w:id="106" w:author="neal chaisson" w:date="2026-08-02T16:45:00Z" w16du:dateUtc="2026-08-02T14:45:00Z">
        <w:r w:rsidR="003222CF">
          <w:t xml:space="preserve">  Thicker markings represent a 50cm depth increment.  </w:t>
        </w:r>
      </w:ins>
    </w:p>
    <w:p w14:paraId="583499AB" w14:textId="5E1509C3" w:rsidR="00BF2875" w:rsidRDefault="00BF2875">
      <w:pPr>
        <w:rPr>
          <w:ins w:id="107" w:author="neal chaisson" w:date="2026-08-02T16:57:00Z" w16du:dateUtc="2026-08-02T20:57:00Z"/>
        </w:rPr>
      </w:pPr>
      <w:ins w:id="108" w:author="neal chaisson" w:date="2026-08-02T16:57:00Z">
        <w:r w:rsidRPr="00BF2875">
          <w:lastRenderedPageBreak/>
          <w:drawing>
            <wp:inline distT="0" distB="0" distL="0" distR="0" wp14:anchorId="682453DB" wp14:editId="60831272">
              <wp:extent cx="4201752" cy="2689316"/>
              <wp:effectExtent l="0" t="0" r="2540" b="3175"/>
              <wp:docPr id="52165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65324" name=""/>
                      <pic:cNvPicPr/>
                    </pic:nvPicPr>
                    <pic:blipFill>
                      <a:blip r:embed="rId10"/>
                      <a:stretch>
                        <a:fillRect/>
                      </a:stretch>
                    </pic:blipFill>
                    <pic:spPr>
                      <a:xfrm>
                        <a:off x="0" y="0"/>
                        <a:ext cx="4240087" cy="2713852"/>
                      </a:xfrm>
                      <a:prstGeom prst="rect">
                        <a:avLst/>
                      </a:prstGeom>
                    </pic:spPr>
                  </pic:pic>
                </a:graphicData>
              </a:graphic>
            </wp:inline>
          </w:drawing>
        </w:r>
      </w:ins>
    </w:p>
    <w:p w14:paraId="0800A69F" w14:textId="3CF9A210" w:rsidR="00BF2875" w:rsidRPr="00BF2875" w:rsidRDefault="00BF2875">
      <w:pPr>
        <w:rPr>
          <w:color w:val="777777"/>
          <w:sz w:val="19"/>
          <w:rPrChange w:id="109" w:author="neal chaisson" w:date="2026-08-02T16:58:00Z" w16du:dateUtc="2026-08-02T20:58:00Z">
            <w:rPr/>
          </w:rPrChange>
        </w:rPr>
      </w:pPr>
      <w:ins w:id="110" w:author="neal chaisson" w:date="2026-08-02T16:57:00Z" w16du:dateUtc="2026-08-02T20:57:00Z">
        <w:r>
          <w:t xml:space="preserve">[Insert the image above </w:t>
        </w:r>
      </w:ins>
      <w:ins w:id="111" w:author="neal chaisson" w:date="2026-08-02T16:58:00Z" w16du:dateUtc="2026-08-02T20:58:00Z">
        <w:r>
          <w:t>and the following caption below it: “</w:t>
        </w:r>
        <w:r w:rsidRPr="0064125A">
          <w:rPr>
            <w:color w:val="777777"/>
            <w:sz w:val="19"/>
          </w:rPr>
          <w:t xml:space="preserve">The quadruple-lumen catheter: a distal (PA) lumen at the tip, a proximal (RA) lumen, a thermistor 4 cm from the tip, and the balloon inflation port. </w:t>
        </w:r>
        <w:r>
          <w:rPr>
            <w:color w:val="777777"/>
            <w:sz w:val="19"/>
          </w:rPr>
          <w:t>“]</w:t>
        </w:r>
      </w:ins>
    </w:p>
    <w:p w14:paraId="249893B6" w14:textId="77777777" w:rsidR="008A2625" w:rsidRDefault="00000000">
      <w:pPr>
        <w:pStyle w:val="Heading2"/>
        <w:rPr>
          <w:ins w:id="112" w:author="neal chaisson" w:date="2026-08-02T16:46:00Z" w16du:dateUtc="2026-08-02T14:46:00Z"/>
        </w:rPr>
      </w:pPr>
      <w:r>
        <w:t>Zero and level before you trust a number</w:t>
      </w:r>
    </w:p>
    <w:p w14:paraId="5A7B3047" w14:textId="2F6C486B" w:rsidR="003222CF" w:rsidRPr="003222CF" w:rsidDel="004E51D6" w:rsidRDefault="003222CF">
      <w:pPr>
        <w:rPr>
          <w:del w:id="113" w:author="neal chaisson" w:date="2026-08-02T16:59:00Z" w16du:dateUtc="2026-08-02T14:59:00Z"/>
        </w:rPr>
        <w:pPrChange w:id="114" w:author="neal chaisson" w:date="2026-08-02T16:59:00Z" w16du:dateUtc="2026-08-02T14:59:00Z">
          <w:pPr>
            <w:pStyle w:val="Heading2"/>
          </w:pPr>
        </w:pPrChange>
      </w:pPr>
    </w:p>
    <w:p w14:paraId="0C676D42" w14:textId="34060A7F" w:rsidR="008A2625" w:rsidRDefault="00000000">
      <w:r>
        <w:t>Before any pressure means anything, the transducer has to be zeroed to atmospheric pressure and leveled to the phlebostatic axis</w:t>
      </w:r>
      <w:del w:id="115" w:author="neal chaisson" w:date="2026-08-02T16:58:00Z" w16du:dateUtc="2026-08-02T14:58:00Z">
        <w:r w:rsidDel="004E51D6">
          <w:delText>, the fourth intercostal space at the mid-axillary line, which sits at the level of the right atrium</w:delText>
        </w:r>
      </w:del>
      <w:r>
        <w:t>. Level it even a few centimeters off and every pressure afterward is wrong. Run a trifurcated, pressurized saline bag at 300 mmHg, transduce the RA (blue) and PA (yellow) lines continuously</w:t>
      </w:r>
      <w:del w:id="116" w:author="neal chaisson" w:date="2026-08-02T16:59:00Z" w16du:dateUtc="2026-08-02T14:59:00Z">
        <w:r w:rsidDel="004E51D6">
          <w:delText>, and keep the PA line transduced at all times</w:delText>
        </w:r>
      </w:del>
      <w:r>
        <w:t xml:space="preserve"> so you catch an unintentional wedge or a drop back into the ventricle. For reference, the normal values you are checking against:</w:t>
      </w:r>
    </w:p>
    <w:tbl>
      <w:tblPr>
        <w:tblStyle w:val="LightGrid-Accent1"/>
        <w:tblW w:w="0" w:type="auto"/>
        <w:tblLook w:val="04A0" w:firstRow="1" w:lastRow="0" w:firstColumn="1" w:lastColumn="0" w:noHBand="0" w:noVBand="1"/>
      </w:tblPr>
      <w:tblGrid>
        <w:gridCol w:w="4320"/>
        <w:gridCol w:w="4320"/>
      </w:tblGrid>
      <w:tr w:rsidR="008A2625" w14:paraId="4251D0D6" w14:textId="77777777" w:rsidTr="008A26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6D74308" w14:textId="77777777" w:rsidR="008A2625" w:rsidRDefault="00000000">
            <w:r>
              <w:rPr>
                <w:sz w:val="18"/>
              </w:rPr>
              <w:t>Site</w:t>
            </w:r>
          </w:p>
        </w:tc>
        <w:tc>
          <w:tcPr>
            <w:tcW w:w="4320" w:type="dxa"/>
          </w:tcPr>
          <w:p w14:paraId="3B3383BE" w14:textId="77777777" w:rsidR="008A2625" w:rsidRDefault="00000000">
            <w:pPr>
              <w:cnfStyle w:val="100000000000" w:firstRow="1" w:lastRow="0" w:firstColumn="0" w:lastColumn="0" w:oddVBand="0" w:evenVBand="0" w:oddHBand="0" w:evenHBand="0" w:firstRowFirstColumn="0" w:firstRowLastColumn="0" w:lastRowFirstColumn="0" w:lastRowLastColumn="0"/>
            </w:pPr>
            <w:r>
              <w:rPr>
                <w:sz w:val="18"/>
              </w:rPr>
              <w:t>Normal pressure</w:t>
            </w:r>
          </w:p>
        </w:tc>
      </w:tr>
      <w:tr w:rsidR="008A2625" w14:paraId="7011D131" w14:textId="77777777" w:rsidTr="008A26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7C58027" w14:textId="77777777" w:rsidR="008A2625" w:rsidRDefault="00000000">
            <w:r>
              <w:rPr>
                <w:sz w:val="18"/>
              </w:rPr>
              <w:t>RA / CVP</w:t>
            </w:r>
          </w:p>
        </w:tc>
        <w:tc>
          <w:tcPr>
            <w:tcW w:w="4320" w:type="dxa"/>
          </w:tcPr>
          <w:p w14:paraId="4ED22CE9" w14:textId="77777777" w:rsidR="008A2625" w:rsidRDefault="00000000">
            <w:pPr>
              <w:cnfStyle w:val="000000100000" w:firstRow="0" w:lastRow="0" w:firstColumn="0" w:lastColumn="0" w:oddVBand="0" w:evenVBand="0" w:oddHBand="1" w:evenHBand="0" w:firstRowFirstColumn="0" w:firstRowLastColumn="0" w:lastRowFirstColumn="0" w:lastRowLastColumn="0"/>
            </w:pPr>
            <w:r>
              <w:rPr>
                <w:sz w:val="18"/>
              </w:rPr>
              <w:t>2 to 6 mmHg</w:t>
            </w:r>
          </w:p>
        </w:tc>
      </w:tr>
      <w:tr w:rsidR="008A2625" w14:paraId="3A979B2F" w14:textId="77777777" w:rsidTr="008A262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69329E0" w14:textId="77777777" w:rsidR="008A2625" w:rsidRDefault="00000000">
            <w:r>
              <w:rPr>
                <w:sz w:val="18"/>
              </w:rPr>
              <w:t>Right ventricle</w:t>
            </w:r>
          </w:p>
        </w:tc>
        <w:tc>
          <w:tcPr>
            <w:tcW w:w="4320" w:type="dxa"/>
          </w:tcPr>
          <w:p w14:paraId="06BA77EE" w14:textId="77777777" w:rsidR="008A2625" w:rsidRDefault="00000000">
            <w:pPr>
              <w:cnfStyle w:val="000000010000" w:firstRow="0" w:lastRow="0" w:firstColumn="0" w:lastColumn="0" w:oddVBand="0" w:evenVBand="0" w:oddHBand="0" w:evenHBand="1" w:firstRowFirstColumn="0" w:firstRowLastColumn="0" w:lastRowFirstColumn="0" w:lastRowLastColumn="0"/>
            </w:pPr>
            <w:r>
              <w:rPr>
                <w:sz w:val="18"/>
              </w:rPr>
              <w:t>15 to 25 / 2 to 6 mmHg</w:t>
            </w:r>
          </w:p>
        </w:tc>
      </w:tr>
      <w:tr w:rsidR="008A2625" w14:paraId="1B601E60" w14:textId="77777777" w:rsidTr="008A26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5293CFA" w14:textId="77777777" w:rsidR="008A2625" w:rsidRDefault="00000000">
            <w:r>
              <w:rPr>
                <w:sz w:val="18"/>
              </w:rPr>
              <w:t>Pulmonary artery</w:t>
            </w:r>
          </w:p>
        </w:tc>
        <w:tc>
          <w:tcPr>
            <w:tcW w:w="4320" w:type="dxa"/>
          </w:tcPr>
          <w:p w14:paraId="7A153A07" w14:textId="09F38518" w:rsidR="008A2625" w:rsidRDefault="00000000">
            <w:pPr>
              <w:cnfStyle w:val="000000100000" w:firstRow="0" w:lastRow="0" w:firstColumn="0" w:lastColumn="0" w:oddVBand="0" w:evenVBand="0" w:oddHBand="1" w:evenHBand="0" w:firstRowFirstColumn="0" w:firstRowLastColumn="0" w:lastRowFirstColumn="0" w:lastRowLastColumn="0"/>
            </w:pPr>
            <w:r>
              <w:rPr>
                <w:sz w:val="18"/>
              </w:rPr>
              <w:t>15 to 25 / 8 to 15 mmHg (mean 10 to 20</w:t>
            </w:r>
            <w:ins w:id="117" w:author="neal chaisson" w:date="2026-08-02T17:01:00Z" w16du:dateUtc="2026-08-02T15:01:00Z">
              <w:r w:rsidR="004E51D6">
                <w:rPr>
                  <w:sz w:val="18"/>
                </w:rPr>
                <w:t xml:space="preserve"> mmHg</w:t>
              </w:r>
            </w:ins>
            <w:r>
              <w:rPr>
                <w:sz w:val="18"/>
              </w:rPr>
              <w:t>)</w:t>
            </w:r>
          </w:p>
        </w:tc>
      </w:tr>
      <w:tr w:rsidR="008A2625" w14:paraId="32027C51" w14:textId="77777777" w:rsidTr="008A262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179F7B4" w14:textId="77777777" w:rsidR="008A2625" w:rsidRDefault="00000000">
            <w:r>
              <w:rPr>
                <w:sz w:val="18"/>
              </w:rPr>
              <w:t>Wedge (PAOP)</w:t>
            </w:r>
          </w:p>
        </w:tc>
        <w:tc>
          <w:tcPr>
            <w:tcW w:w="4320" w:type="dxa"/>
          </w:tcPr>
          <w:p w14:paraId="4F20A262" w14:textId="77777777" w:rsidR="008A2625" w:rsidRDefault="00000000">
            <w:pPr>
              <w:cnfStyle w:val="000000010000" w:firstRow="0" w:lastRow="0" w:firstColumn="0" w:lastColumn="0" w:oddVBand="0" w:evenVBand="0" w:oddHBand="0" w:evenHBand="1" w:firstRowFirstColumn="0" w:firstRowLastColumn="0" w:lastRowFirstColumn="0" w:lastRowLastColumn="0"/>
            </w:pPr>
            <w:r>
              <w:rPr>
                <w:sz w:val="18"/>
              </w:rPr>
              <w:t>6 to 18 mmHg</w:t>
            </w:r>
          </w:p>
        </w:tc>
      </w:tr>
      <w:tr w:rsidR="008A2625" w14:paraId="37047820" w14:textId="77777777" w:rsidTr="008A26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4680CCA" w14:textId="77777777" w:rsidR="008A2625" w:rsidRDefault="00000000">
            <w:r>
              <w:rPr>
                <w:sz w:val="18"/>
              </w:rPr>
              <w:t>Cardiac index</w:t>
            </w:r>
          </w:p>
        </w:tc>
        <w:tc>
          <w:tcPr>
            <w:tcW w:w="4320" w:type="dxa"/>
          </w:tcPr>
          <w:p w14:paraId="46BF614C" w14:textId="341F4469" w:rsidR="008A2625"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2.5 to </w:t>
            </w:r>
            <w:ins w:id="118" w:author="neal chaisson" w:date="2026-08-02T17:01:00Z" w16du:dateUtc="2026-08-02T15:01:00Z">
              <w:r w:rsidR="004E51D6">
                <w:rPr>
                  <w:sz w:val="18"/>
                </w:rPr>
                <w:t>4</w:t>
              </w:r>
            </w:ins>
            <w:del w:id="119" w:author="neal chaisson" w:date="2026-08-02T17:01:00Z" w16du:dateUtc="2026-08-02T15:01:00Z">
              <w:r w:rsidDel="004E51D6">
                <w:rPr>
                  <w:sz w:val="18"/>
                </w:rPr>
                <w:delText>4</w:delText>
              </w:r>
            </w:del>
            <w:r>
              <w:rPr>
                <w:sz w:val="18"/>
              </w:rPr>
              <w:t xml:space="preserve"> L/min/m2</w:t>
            </w:r>
          </w:p>
        </w:tc>
      </w:tr>
    </w:tbl>
    <w:p w14:paraId="41814375" w14:textId="1F65D891" w:rsidR="008A2625" w:rsidRDefault="00000000">
      <w:r>
        <w:rPr>
          <w:i/>
          <w:color w:val="9A6B00"/>
          <w:sz w:val="19"/>
        </w:rPr>
        <w:t xml:space="preserve">[FIGURE PLACEHOLDER - to import at build: Figure placeholder · PA catheter components (balloon, lumens, thermistor) </w:t>
      </w:r>
      <w:ins w:id="120" w:author="neal chaisson" w:date="2026-08-02T17:02:00Z" w16du:dateUtc="2026-08-02T15:02:00Z">
        <w:r w:rsidR="004E51D6">
          <w:rPr>
            <w:i/>
            <w:color w:val="9A6B00"/>
            <w:sz w:val="19"/>
          </w:rPr>
          <w:t>from Dropbox: Hemodynamics Module v2022 Full, slide 249</w:t>
        </w:r>
      </w:ins>
      <w:del w:id="121" w:author="neal chaisson" w:date="2026-08-02T17:03:00Z" w16du:dateUtc="2026-08-02T15:03:00Z">
        <w:r w:rsidDel="004E51D6">
          <w:rPr>
            <w:i/>
            <w:color w:val="9A6B00"/>
            <w:sz w:val="19"/>
          </w:rPr>
          <w:delText>and the zero/level setupImport from PAC Modules deck slides 21-28 (components + zeroing/leveling) at build.</w:delText>
        </w:r>
      </w:del>
      <w:r>
        <w:rPr>
          <w:i/>
          <w:color w:val="9A6B00"/>
          <w:sz w:val="19"/>
        </w:rPr>
        <w:t>]</w:t>
      </w:r>
    </w:p>
    <w:p w14:paraId="3A1B761D" w14:textId="1E0013E8" w:rsidR="004E51D6" w:rsidRDefault="004E51D6" w:rsidP="004E51D6">
      <w:pPr>
        <w:rPr>
          <w:ins w:id="122" w:author="neal chaisson" w:date="2026-08-02T16:59:00Z" w16du:dateUtc="2026-08-02T14:59:00Z"/>
        </w:rPr>
      </w:pPr>
      <w:ins w:id="123" w:author="neal chaisson" w:date="2026-08-02T17:03:00Z" w16du:dateUtc="2026-08-02T15:03:00Z">
        <w:r>
          <w:t>[T</w:t>
        </w:r>
      </w:ins>
      <w:ins w:id="124" w:author="neal chaisson" w:date="2026-08-02T16:59:00Z" w16du:dateUtc="2026-08-02T14:59:00Z">
        <w:r>
          <w:t>his section should be broken into two separate sections.  The first on zeroing and the second on leveling.  For the zeroing section, provide an in-depth physiologic explanation of why zeroing is important.  You may need to consult alternate sources on the web for this if my internal sources are insufficient.  Then provide an in-depth explanation of how to zero the catheter.  I have a video how to manipulate the stopcock so the transducer assembly is exposed to atmospheric pressure that I will include, so provide a placeholder for that.</w:t>
        </w:r>
      </w:ins>
    </w:p>
    <w:p w14:paraId="4A8F07D5" w14:textId="77777777" w:rsidR="004E51D6" w:rsidRPr="003222CF" w:rsidRDefault="004E51D6" w:rsidP="004E51D6">
      <w:pPr>
        <w:rPr>
          <w:ins w:id="125" w:author="neal chaisson" w:date="2026-08-02T16:59:00Z" w16du:dateUtc="2026-08-02T14:59:00Z"/>
        </w:rPr>
      </w:pPr>
      <w:ins w:id="126" w:author="neal chaisson" w:date="2026-08-02T16:59:00Z" w16du:dateUtc="2026-08-02T14:59:00Z">
        <w:r>
          <w:t xml:space="preserve">The second section should explain why leveling is important – the concept that the phlebostatic axis represents, by convention, a point of zero reference for the transducer.  Feel free to use </w:t>
        </w:r>
        <w:r w:rsidRPr="004E51D6">
          <w:t xml:space="preserve">'/Users/chaissn/Library/CloudStorage/Dropbox/CCF 2026 transfer/Pulmonary Topics/Pulmonary </w:t>
        </w:r>
        <w:r w:rsidRPr="004E51D6">
          <w:lastRenderedPageBreak/>
          <w:t>Topics/PULM HYPERTENSION/PA Catheter Grand rounds 2024-2.pptx'</w:t>
        </w:r>
        <w:r>
          <w:t>, slides 24-27 in addition to other resources on the web or Dropbox:Hemodynamics Module v2022 Full slides 246-269.]</w:t>
        </w:r>
      </w:ins>
    </w:p>
    <w:p w14:paraId="1705C58F" w14:textId="77777777" w:rsidR="008A2625" w:rsidRDefault="008A2625"/>
    <w:p w14:paraId="5378C18F" w14:textId="117564F0" w:rsidR="008A2625" w:rsidRPr="00AA3CF9" w:rsidDel="00AA3CF9" w:rsidRDefault="00000000">
      <w:pPr>
        <w:pStyle w:val="Heading2"/>
        <w:rPr>
          <w:del w:id="127" w:author="neal chaisson" w:date="2026-08-02T17:03:00Z" w16du:dateUtc="2026-08-02T15:03:00Z"/>
          <w:color w:val="000000" w:themeColor="text1"/>
          <w:rPrChange w:id="128" w:author="neal chaisson" w:date="2026-08-02T17:03:00Z" w16du:dateUtc="2026-08-02T15:03:00Z">
            <w:rPr>
              <w:del w:id="129" w:author="neal chaisson" w:date="2026-08-02T17:03:00Z" w16du:dateUtc="2026-08-02T15:03:00Z"/>
            </w:rPr>
          </w:rPrChange>
        </w:rPr>
      </w:pPr>
      <w:del w:id="130" w:author="neal chaisson" w:date="2026-08-02T17:03:00Z" w16du:dateUtc="2026-08-02T15:03:00Z">
        <w:r w:rsidRPr="00AA3CF9" w:rsidDel="00AA3CF9">
          <w:rPr>
            <w:b w:val="0"/>
            <w:bCs w:val="0"/>
            <w:color w:val="000000" w:themeColor="text1"/>
            <w:sz w:val="19"/>
            <w:rPrChange w:id="131" w:author="neal chaisson" w:date="2026-08-02T17:03:00Z" w16du:dateUtc="2026-08-02T15:03:00Z">
              <w:rPr>
                <w:b w:val="0"/>
                <w:bCs w:val="0"/>
                <w:sz w:val="19"/>
              </w:rPr>
            </w:rPrChange>
          </w:rPr>
          <w:delText>References</w:delText>
        </w:r>
      </w:del>
    </w:p>
    <w:p w14:paraId="5AA67725" w14:textId="07EA3AB2" w:rsidR="008A2625" w:rsidRPr="00AA3CF9" w:rsidRDefault="00000000">
      <w:pPr>
        <w:rPr>
          <w:color w:val="000000" w:themeColor="text1"/>
          <w:rPrChange w:id="132" w:author="neal chaisson" w:date="2026-08-02T17:03:00Z" w16du:dateUtc="2026-08-02T15:03:00Z">
            <w:rPr/>
          </w:rPrChange>
        </w:rPr>
      </w:pPr>
      <w:del w:id="133" w:author="neal chaisson" w:date="2026-08-02T17:03:00Z" w16du:dateUtc="2026-08-02T15:03:00Z">
        <w:r w:rsidRPr="00AA3CF9" w:rsidDel="00AA3CF9">
          <w:rPr>
            <w:color w:val="000000" w:themeColor="text1"/>
            <w:sz w:val="19"/>
            <w:rPrChange w:id="134" w:author="neal chaisson" w:date="2026-08-02T17:03:00Z" w16du:dateUtc="2026-08-02T15:03:00Z">
              <w:rPr>
                <w:i/>
                <w:color w:val="C0392B"/>
                <w:sz w:val="19"/>
              </w:rPr>
            </w:rPrChange>
          </w:rPr>
          <w:delText>[Citations are editable: correct authors, years, journals, or page ranges directly, add a missing source, or flag one you want checked. These mirror the reference list at the foot of the web page.]</w:delText>
        </w:r>
      </w:del>
      <w:ins w:id="135" w:author="neal chaisson" w:date="2026-08-02T17:03:00Z" w16du:dateUtc="2026-08-02T15:03:00Z">
        <w:r w:rsidR="00AA3CF9" w:rsidRPr="00AA3CF9">
          <w:rPr>
            <w:color w:val="000000" w:themeColor="text1"/>
            <w:sz w:val="19"/>
            <w:rPrChange w:id="136" w:author="neal chaisson" w:date="2026-08-02T17:03:00Z" w16du:dateUtc="2026-08-02T15:03:00Z">
              <w:rPr>
                <w:i/>
                <w:color w:val="C0392B"/>
                <w:sz w:val="19"/>
              </w:rPr>
            </w:rPrChange>
          </w:rPr>
          <w:t>[No references this section]</w:t>
        </w:r>
      </w:ins>
    </w:p>
    <w:p w14:paraId="3F35AB5F" w14:textId="62089844" w:rsidR="008A2625" w:rsidDel="00AA3CF9" w:rsidRDefault="00000000">
      <w:pPr>
        <w:pStyle w:val="ListNumber"/>
        <w:rPr>
          <w:del w:id="137" w:author="neal chaisson" w:date="2026-08-02T17:03:00Z" w16du:dateUtc="2026-08-02T15:03:00Z"/>
        </w:rPr>
      </w:pPr>
      <w:del w:id="138" w:author="neal chaisson" w:date="2026-08-02T17:03:00Z" w16du:dateUtc="2026-08-02T15:03:00Z">
        <w:r w:rsidDel="00AA3CF9">
          <w:rPr>
            <w:sz w:val="19"/>
          </w:rPr>
          <w:delText>PAC Modules deck (Patrick Lindsay) · PA Catheter Topic 1 question bank · sim-day mastery checklist. Supporting decks: Arunachalam PAC, PAC-based cardiac output.</w:delText>
        </w:r>
      </w:del>
    </w:p>
    <w:p w14:paraId="08FC28B1" w14:textId="7EC64396" w:rsidR="008A2625" w:rsidRDefault="00000000">
      <w:del w:id="139" w:author="neal chaisson" w:date="2026-08-02T17:03:00Z" w16du:dateUtc="2026-08-02T15:03:00Z">
        <w:r w:rsidDel="00AA3CF9">
          <w:rPr>
            <w:color w:val="777777"/>
            <w:sz w:val="19"/>
          </w:rPr>
          <w:delText>Per the V8 graphics rule, real figures are imported from the slides/Notion/Wix (with attribution) or shown as a labeled placeholder; none are newly drawn.</w:delText>
        </w:r>
      </w:del>
    </w:p>
    <w:sectPr w:rsidR="008A2625" w:rsidSect="00034616">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5" w:author="neal chaisson" w:date="2026-08-02T16:30:00Z" w:initials="nc">
    <w:p w14:paraId="0B15A86F" w14:textId="77777777" w:rsidR="00306C1B" w:rsidRDefault="00306C1B" w:rsidP="00306C1B">
      <w:r>
        <w:rPr>
          <w:rStyle w:val="CommentReference"/>
        </w:rPr>
        <w:annotationRef/>
      </w:r>
      <w:r>
        <w:rPr>
          <w:sz w:val="20"/>
          <w:szCs w:val="20"/>
        </w:rPr>
        <w:t>Confirm this statement is true.  Rather than providing some confirmation in the web text, provide it in the agent feedback to me in Claude code.  If it is incorrect, say so.  Finally, identify relevant supporting articles and cite them at the bottom of this module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0B15A86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12E8B14F" w16cex:dateUtc="2026-08-02T14: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0B15A86F" w16cid:durableId="12E8B14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notTrueType/>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D1631F8"/>
    <w:multiLevelType w:val="hybridMultilevel"/>
    <w:tmpl w:val="C218C046"/>
    <w:lvl w:ilvl="0" w:tplc="3BA6A04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964992853">
    <w:abstractNumId w:val="8"/>
  </w:num>
  <w:num w:numId="2" w16cid:durableId="1893612452">
    <w:abstractNumId w:val="6"/>
  </w:num>
  <w:num w:numId="3" w16cid:durableId="1902516635">
    <w:abstractNumId w:val="5"/>
  </w:num>
  <w:num w:numId="4" w16cid:durableId="1762796500">
    <w:abstractNumId w:val="4"/>
  </w:num>
  <w:num w:numId="5" w16cid:durableId="1792629931">
    <w:abstractNumId w:val="7"/>
  </w:num>
  <w:num w:numId="6" w16cid:durableId="330567551">
    <w:abstractNumId w:val="3"/>
  </w:num>
  <w:num w:numId="7" w16cid:durableId="465245364">
    <w:abstractNumId w:val="2"/>
  </w:num>
  <w:num w:numId="8" w16cid:durableId="438306391">
    <w:abstractNumId w:val="1"/>
  </w:num>
  <w:num w:numId="9" w16cid:durableId="1693845913">
    <w:abstractNumId w:val="0"/>
  </w:num>
  <w:num w:numId="10" w16cid:durableId="2125952435">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neal chaisson">
    <w15:presenceInfo w15:providerId="Windows Live" w15:userId="3f884a3be40fb6bd"/>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6"/>
  <w:trackRevisions/>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6C1B"/>
    <w:rsid w:val="003222CF"/>
    <w:rsid w:val="00326F90"/>
    <w:rsid w:val="003B1BB5"/>
    <w:rsid w:val="004E51D6"/>
    <w:rsid w:val="008A2625"/>
    <w:rsid w:val="00A622EE"/>
    <w:rsid w:val="00AA1D8D"/>
    <w:rsid w:val="00AA3CF9"/>
    <w:rsid w:val="00B30802"/>
    <w:rsid w:val="00B47730"/>
    <w:rsid w:val="00BC0ABF"/>
    <w:rsid w:val="00BF287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C4E5D0"/>
  <w14:defaultImageDpi w14:val="300"/>
  <w15:docId w15:val="{892A6578-71A3-164E-A93C-576508B81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A622EE"/>
    <w:pPr>
      <w:spacing w:after="0" w:line="240" w:lineRule="auto"/>
    </w:pPr>
    <w:rPr>
      <w:rFonts w:ascii="Calibri" w:hAnsi="Calibri"/>
    </w:rPr>
  </w:style>
  <w:style w:type="character" w:styleId="CommentReference">
    <w:name w:val="annotation reference"/>
    <w:basedOn w:val="DefaultParagraphFont"/>
    <w:uiPriority w:val="99"/>
    <w:semiHidden/>
    <w:unhideWhenUsed/>
    <w:rsid w:val="00306C1B"/>
    <w:rPr>
      <w:sz w:val="16"/>
      <w:szCs w:val="16"/>
    </w:rPr>
  </w:style>
  <w:style w:type="paragraph" w:styleId="CommentText">
    <w:name w:val="annotation text"/>
    <w:basedOn w:val="Normal"/>
    <w:link w:val="CommentTextChar"/>
    <w:uiPriority w:val="99"/>
    <w:semiHidden/>
    <w:unhideWhenUsed/>
    <w:rsid w:val="00306C1B"/>
    <w:pPr>
      <w:spacing w:line="240" w:lineRule="auto"/>
    </w:pPr>
    <w:rPr>
      <w:sz w:val="20"/>
      <w:szCs w:val="20"/>
    </w:rPr>
  </w:style>
  <w:style w:type="character" w:customStyle="1" w:styleId="CommentTextChar">
    <w:name w:val="Comment Text Char"/>
    <w:basedOn w:val="DefaultParagraphFont"/>
    <w:link w:val="CommentText"/>
    <w:uiPriority w:val="99"/>
    <w:semiHidden/>
    <w:rsid w:val="00306C1B"/>
    <w:rPr>
      <w:rFonts w:ascii="Calibri" w:hAnsi="Calibri"/>
      <w:sz w:val="20"/>
      <w:szCs w:val="20"/>
    </w:rPr>
  </w:style>
  <w:style w:type="paragraph" w:styleId="CommentSubject">
    <w:name w:val="annotation subject"/>
    <w:basedOn w:val="CommentText"/>
    <w:next w:val="CommentText"/>
    <w:link w:val="CommentSubjectChar"/>
    <w:uiPriority w:val="99"/>
    <w:semiHidden/>
    <w:unhideWhenUsed/>
    <w:rsid w:val="00306C1B"/>
    <w:rPr>
      <w:b/>
      <w:bCs/>
    </w:rPr>
  </w:style>
  <w:style w:type="character" w:customStyle="1" w:styleId="CommentSubjectChar">
    <w:name w:val="Comment Subject Char"/>
    <w:basedOn w:val="CommentTextChar"/>
    <w:link w:val="CommentSubject"/>
    <w:uiPriority w:val="99"/>
    <w:semiHidden/>
    <w:rsid w:val="00306C1B"/>
    <w:rPr>
      <w:rFonts w:ascii="Calibri" w:hAnsi="Calibr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theme" Target="theme/theme1.xml"/><Relationship Id="rId3" Type="http://schemas.openxmlformats.org/officeDocument/2006/relationships/styles" Target="styles.xml"/><Relationship Id="rId7" Type="http://schemas.microsoft.com/office/2011/relationships/commentsExtended" Target="commentsExtended.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4</Pages>
  <Words>1259</Words>
  <Characters>6968</Characters>
  <Application>Microsoft Office Word</Application>
  <DocSecurity>0</DocSecurity>
  <Lines>126</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neal chaisson</cp:lastModifiedBy>
  <cp:revision>3</cp:revision>
  <dcterms:created xsi:type="dcterms:W3CDTF">2013-12-23T23:15:00Z</dcterms:created>
  <dcterms:modified xsi:type="dcterms:W3CDTF">2026-08-03T17:10:00Z</dcterms:modified>
  <cp:category/>
</cp:coreProperties>
</file>