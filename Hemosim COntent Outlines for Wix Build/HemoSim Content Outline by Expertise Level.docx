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A02FA1" w14:textId="77777777" w:rsidR="00057DB4" w:rsidRDefault="00000000">
      <w:pPr>
        <w:pStyle w:val="Title"/>
      </w:pPr>
      <w:r>
        <w:t>HemoSim Content Outline by Expertise Level</w:t>
      </w:r>
    </w:p>
    <w:p w14:paraId="2B501FD6" w14:textId="77777777" w:rsidR="00057DB4" w:rsidRDefault="00000000">
      <w:r>
        <w:rPr>
          <w:i/>
          <w:color w:val="444444"/>
          <w:sz w:val="24"/>
        </w:rPr>
        <w:t>A modular content map for Novice, Informed Learner, and Expert pathways</w:t>
      </w:r>
    </w:p>
    <w:p w14:paraId="3BE2213F" w14:textId="77777777" w:rsidR="00057DB4" w:rsidRDefault="00000000">
      <w:r>
        <w:rPr>
          <w:color w:val="666666"/>
          <w:sz w:val="18"/>
        </w:rPr>
        <w:t>Prepared for: Neal Chaisson, MD   |   Project: HemoSim revamp (hemosim.org)   |   Date: June 27, 2026</w:t>
      </w:r>
    </w:p>
    <w:p w14:paraId="6D2232D1" w14:textId="77777777" w:rsidR="00057DB4" w:rsidRDefault="00000000">
      <w:pPr>
        <w:spacing w:after="160"/>
      </w:pPr>
      <w:r>
        <w:t>Purpose. This document proposes a content outline for the HemoSim site organized into the three expertise levels named in the HemoSim Revamp Overview (Novice, Informed Learner, Expert). It is built from the existing Wix site (hemosim.org) and the HemoSim Notion workspace, and it is meant as an editorial blueprint you can revise, not a finished information architecture. The level-to-content mapping is a recommendation; reassign any item as you see fit.</w:t>
      </w:r>
    </w:p>
    <w:p w14:paraId="54048053" w14:textId="77777777" w:rsidR="00057DB4" w:rsidRDefault="00000000">
      <w:pPr>
        <w:pStyle w:val="Heading2"/>
      </w:pPr>
      <w:r>
        <w:t>Sources reviewed to build this outline</w:t>
      </w:r>
    </w:p>
    <w:p w14:paraId="4BBBC87E" w14:textId="77777777" w:rsidR="00057DB4" w:rsidRDefault="00000000">
      <w:pPr>
        <w:pStyle w:val="ListBullet"/>
        <w:spacing w:after="40"/>
      </w:pPr>
      <w:r>
        <w:t>HemoSim Revamp Overview Document (Google Doc) - project goals, the three-level "onion" philosophy, and the ACT rubric.</w:t>
      </w:r>
    </w:p>
    <w:p w14:paraId="7E076987" w14:textId="77777777" w:rsidR="00057DB4" w:rsidRDefault="00000000">
      <w:pPr>
        <w:pStyle w:val="ListBullet"/>
        <w:spacing w:after="40"/>
      </w:pPr>
      <w:r>
        <w:t>Live Wix site hemosim.org - re-reviewed after the June 27, 2026 republish; all 36 published pages enumerated via the sitemap; substantive pages read across every module (Physiology, PA-Cath, Basic, Waveforms). The republish added two Interface IV sub-pages (Right Ventricular Function, Pulmonary Arterial Physiology).</w:t>
      </w:r>
    </w:p>
    <w:p w14:paraId="7D68657D" w14:textId="77777777" w:rsidR="00057DB4" w:rsidRDefault="00000000">
      <w:pPr>
        <w:pStyle w:val="ListBullet"/>
        <w:spacing w:after="40"/>
      </w:pPr>
      <w:r>
        <w:t>HemoSim Notion workspace - the landing page, the Hemosim Curriculum Template (master table of contents, 23 linked subpages, and project log), the An Algorithm for Shock Assessment page, and the Principle 2 (closed-loop) and Principle 3 (unifying model) pages.</w:t>
      </w:r>
    </w:p>
    <w:p w14:paraId="290A5995" w14:textId="77777777" w:rsidR="00057DB4" w:rsidRDefault="00000000">
      <w:pPr>
        <w:pStyle w:val="ListBullet"/>
        <w:spacing w:after="40"/>
      </w:pPr>
      <w:r>
        <w:t>Hemodynamics Proposal 2026 (course goals, objectives, and the simulation-day structure) and the Additional Reading source-of-truth folder.</w:t>
      </w:r>
    </w:p>
    <w:p w14:paraId="0D1B75A2" w14:textId="77777777" w:rsidR="00057DB4" w:rsidRDefault="00057DB4"/>
    <w:p w14:paraId="717C8CC8" w14:textId="77777777" w:rsidR="00057DB4" w:rsidRDefault="00000000">
      <w:pPr>
        <w:pStyle w:val="Heading1"/>
      </w:pPr>
      <w:r>
        <w:t>Part 1. Design architecture and conventions</w:t>
      </w:r>
    </w:p>
    <w:p w14:paraId="5231D90E" w14:textId="77777777" w:rsidR="00057DB4" w:rsidRDefault="00000000">
      <w:pPr>
        <w:pStyle w:val="Heading2"/>
      </w:pPr>
      <w:r>
        <w:t>1.1 The three expertise levels</w:t>
      </w:r>
    </w:p>
    <w:p w14:paraId="5D60C66D" w14:textId="77777777" w:rsidR="00057DB4" w:rsidRDefault="00000000">
      <w:pPr>
        <w:spacing w:after="120"/>
      </w:pPr>
      <w:r>
        <w:t>A learner selects one level on entry. Each level is a self-contained, linear "module" so that everyone who picks the same level reviews comparable content. Levels are cumulative: each higher level assumes the one below it and adds depth rather than replacing it.</w:t>
      </w:r>
    </w:p>
    <w:p w14:paraId="64A9235B" w14:textId="6165FABB" w:rsidR="00057DB4" w:rsidRDefault="00000000">
      <w:pPr>
        <w:pStyle w:val="ListBullet"/>
        <w:spacing w:after="40"/>
      </w:pPr>
      <w:r>
        <w:rPr>
          <w:b/>
        </w:rPr>
        <w:t xml:space="preserve">Novice. </w:t>
      </w:r>
      <w:r>
        <w:t>A systematic, mostly qualitative bedside approach to shock. Goal: apply a repeatable method confidently without deep derivations</w:t>
      </w:r>
      <w:ins w:id="0" w:author="neal chaisson" w:date="2026-06-29T07:38:00Z" w16du:dateUtc="2026-06-29T11:38:00Z">
        <w:r w:rsidR="00D27D17">
          <w:t xml:space="preserve">. This should largely cover a brief overview of the 3 principles </w:t>
        </w:r>
      </w:ins>
      <w:ins w:id="1" w:author="neal chaisson" w:date="2026-06-29T07:40:00Z" w16du:dateUtc="2026-06-29T11:40:00Z">
        <w:r w:rsidR="00D27D17">
          <w:t xml:space="preserve">and an in-depth review of </w:t>
        </w:r>
      </w:ins>
      <w:ins w:id="2" w:author="neal chaisson" w:date="2026-06-29T07:41:00Z" w16du:dateUtc="2026-06-29T11:41:00Z">
        <w:r w:rsidR="00D27D17">
          <w:t xml:space="preserve">content and concepts covered in: </w:t>
        </w:r>
        <w:r w:rsidR="00D27D17" w:rsidRPr="00D27D17">
          <w:t>'/Users/chaissn/Library/CloudStorage/GoogleDrive-neal.chaisson@gmail.com/My Drive/Claude/Hemosim/Assessing Shock - 2024 version with voice.pptx'</w:t>
        </w:r>
      </w:ins>
      <w:ins w:id="3" w:author="neal chaisson" w:date="2026-06-29T07:42:00Z" w16du:dateUtc="2026-06-29T11:42:00Z">
        <w:r w:rsidR="00D27D17">
          <w:t xml:space="preserve">. It should also cover </w:t>
        </w:r>
        <w:r w:rsidR="00D27D17">
          <w:lastRenderedPageBreak/>
          <w:t>content contained in the PA catheter section</w:t>
        </w:r>
      </w:ins>
      <w:ins w:id="4" w:author="neal chaisson" w:date="2026-06-29T07:43:00Z" w16du:dateUtc="2026-06-29T11:43:00Z">
        <w:r w:rsidR="00D27D17">
          <w:t xml:space="preserve"> of the website.  Ensure Claude has access to review this.  If it cannot, I will give it access to powerpoint file content separately.  </w:t>
        </w:r>
      </w:ins>
      <w:del w:id="5" w:author="neal chaisson" w:date="2026-06-29T07:38:00Z" w16du:dateUtc="2026-06-29T11:38:00Z">
        <w:r w:rsidDel="00D27D17">
          <w:delText>.</w:delText>
        </w:r>
        <w:r w:rsidR="00D27D17" w:rsidDel="00D27D17">
          <w:delText xml:space="preserve"> </w:delText>
        </w:r>
      </w:del>
    </w:p>
    <w:p w14:paraId="47BE3924" w14:textId="44E6D6D3" w:rsidR="00057DB4" w:rsidRDefault="00000000">
      <w:pPr>
        <w:pStyle w:val="ListBullet"/>
        <w:spacing w:after="40"/>
      </w:pPr>
      <w:r>
        <w:rPr>
          <w:b/>
        </w:rPr>
        <w:t xml:space="preserve">Informed Learner. </w:t>
      </w:r>
      <w:r>
        <w:t>The physiology behind the bedside. Goal: understand why the method works and interpret monitoring data through the four-interface model.</w:t>
      </w:r>
      <w:ins w:id="6" w:author="neal chaisson" w:date="2026-06-29T07:43:00Z" w16du:dateUtc="2026-06-29T11:43:00Z">
        <w:r w:rsidR="00D27D17">
          <w:t xml:space="preserve"> </w:t>
        </w:r>
      </w:ins>
    </w:p>
    <w:p w14:paraId="67A3072C" w14:textId="77777777" w:rsidR="00057DB4" w:rsidRDefault="00000000">
      <w:pPr>
        <w:pStyle w:val="ListBullet"/>
        <w:spacing w:after="40"/>
      </w:pPr>
      <w:r>
        <w:rPr>
          <w:b/>
        </w:rPr>
        <w:t xml:space="preserve">Expert. </w:t>
      </w:r>
      <w:r>
        <w:t>Mastery, edge cases, and novel applications. Goal: reason from first principles, handle ambiguous waveforms and decoupled states, and engage the primary literature.</w:t>
      </w:r>
    </w:p>
    <w:p w14:paraId="74570ECE" w14:textId="77777777" w:rsidR="00057DB4" w:rsidRDefault="00000000">
      <w:pPr>
        <w:pStyle w:val="Heading2"/>
      </w:pPr>
      <w:r>
        <w:t>1.2 The onion-layer model</w:t>
      </w:r>
    </w:p>
    <w:p w14:paraId="4ADFDD49" w14:textId="77777777" w:rsidR="00057DB4" w:rsidRDefault="00000000">
      <w:pPr>
        <w:spacing w:after="120"/>
      </w:pPr>
      <w:r>
        <w:t>Each topic page has a mainline track (the core concept) plus optional deeper branches. The deeper a learner goes, the more advanced the content. The site already encodes two branch types, which map naturally onto the higher levels:</w:t>
      </w:r>
    </w:p>
    <w:p w14:paraId="09391B4E" w14:textId="77777777" w:rsidR="00057DB4" w:rsidRDefault="00000000">
      <w:pPr>
        <w:pStyle w:val="ListBullet"/>
        <w:spacing w:after="40"/>
      </w:pPr>
      <w:r>
        <w:rPr>
          <w:b/>
        </w:rPr>
        <w:t xml:space="preserve">"Physiology Correlation:" sections - </w:t>
      </w:r>
      <w:r>
        <w:t>deeper mechanistic physiology (e.g., Systolic and Diastolic BP Determinants, the Arterial Windkessel, Critical Closing Pressure). Primarily Expert.</w:t>
      </w:r>
    </w:p>
    <w:p w14:paraId="6ED93462" w14:textId="77777777" w:rsidR="00057DB4" w:rsidRDefault="00000000">
      <w:pPr>
        <w:pStyle w:val="ListBullet"/>
        <w:spacing w:after="40"/>
      </w:pPr>
      <w:r>
        <w:rPr>
          <w:b/>
        </w:rPr>
        <w:t xml:space="preserve">"At the Bedside:" sections - </w:t>
      </w:r>
      <w:r>
        <w:t>clinical application and pattern recognition (e.g., Assessing Vasoplegia, Macro-to-Microcirculatory Coupling, PPV effect on venous return). Primarily Informed Learner, with the harder ones reserved for Expert.</w:t>
      </w:r>
    </w:p>
    <w:p w14:paraId="1DBB8485" w14:textId="77777777" w:rsidR="00057DB4" w:rsidRDefault="00000000">
      <w:pPr>
        <w:pStyle w:val="Heading2"/>
      </w:pPr>
      <w:r>
        <w:t>1.3 The ACT rubric (the Novice spine)</w:t>
      </w:r>
    </w:p>
    <w:p w14:paraId="3DD7B1F7" w14:textId="77777777" w:rsidR="00057DB4" w:rsidRDefault="00000000">
      <w:pPr>
        <w:spacing w:after="80"/>
      </w:pPr>
      <w:r>
        <w:t>The repeating clinical-reasoning loop from the Overview and the Notion algorithm page:</w:t>
      </w:r>
    </w:p>
    <w:p w14:paraId="16D32DCB" w14:textId="77777777" w:rsidR="00057DB4" w:rsidRDefault="00000000">
      <w:pPr>
        <w:pStyle w:val="ListNumber"/>
        <w:spacing w:after="40"/>
      </w:pPr>
      <w:r>
        <w:rPr>
          <w:b/>
        </w:rPr>
        <w:t xml:space="preserve">Assess. </w:t>
      </w:r>
      <w:r>
        <w:t>Gather and interpret available data (exam, vitals, monitors).</w:t>
      </w:r>
    </w:p>
    <w:p w14:paraId="3E908F26" w14:textId="77777777" w:rsidR="00057DB4" w:rsidRDefault="00000000">
      <w:pPr>
        <w:pStyle w:val="ListNumber"/>
        <w:spacing w:after="40"/>
      </w:pPr>
      <w:r>
        <w:rPr>
          <w:b/>
        </w:rPr>
        <w:t xml:space="preserve">Create a physiologic hypothesis. </w:t>
      </w:r>
      <w:r>
        <w:t>Localize the problem within the circulatory model.</w:t>
      </w:r>
    </w:p>
    <w:p w14:paraId="4AD08CCE" w14:textId="77777777" w:rsidR="00057DB4" w:rsidRDefault="00000000">
      <w:pPr>
        <w:pStyle w:val="ListNumber"/>
        <w:spacing w:after="40"/>
      </w:pPr>
      <w:r>
        <w:rPr>
          <w:b/>
        </w:rPr>
        <w:t xml:space="preserve">Test the hypothesis. </w:t>
      </w:r>
      <w:r>
        <w:t>Intervene or measure; the new data feeds back into Assess, and the loop repeats.</w:t>
      </w:r>
    </w:p>
    <w:p w14:paraId="3DB6992C" w14:textId="77777777" w:rsidR="00057DB4" w:rsidRDefault="00000000">
      <w:pPr>
        <w:spacing w:after="120"/>
      </w:pPr>
      <w:r>
        <w:rPr>
          <w:i/>
        </w:rPr>
        <w:t>This loop is introduced at the Novice level and reused as the organizing thread through every level.</w:t>
      </w:r>
    </w:p>
    <w:p w14:paraId="211EFAC3" w14:textId="77777777" w:rsidR="00057DB4" w:rsidRDefault="00000000">
      <w:pPr>
        <w:pStyle w:val="Heading2"/>
      </w:pPr>
      <w:r>
        <w:t>1.4 Navigation rules (carried from the Overview)</w:t>
      </w:r>
    </w:p>
    <w:p w14:paraId="3C86D325" w14:textId="77777777" w:rsidR="00057DB4" w:rsidRDefault="00000000">
      <w:pPr>
        <w:pStyle w:val="ListBullet"/>
        <w:spacing w:after="40"/>
      </w:pPr>
      <w:r>
        <w:t>Within a module, the path is linear and clearly signposted ("next concept").</w:t>
      </w:r>
    </w:p>
    <w:p w14:paraId="1B5F1726" w14:textId="77777777" w:rsidR="00057DB4" w:rsidRDefault="00000000">
      <w:pPr>
        <w:pStyle w:val="ListBullet"/>
        <w:spacing w:after="40"/>
      </w:pPr>
      <w:r>
        <w:t>Detours into deeper layers open in a new tab so the learner never loses their place in the module.</w:t>
      </w:r>
    </w:p>
    <w:p w14:paraId="2A07C514" w14:textId="77777777" w:rsidR="00057DB4" w:rsidRDefault="00000000">
      <w:pPr>
        <w:pStyle w:val="ListBullet"/>
        <w:spacing w:after="40"/>
      </w:pPr>
      <w:r>
        <w:t>At higher levels, concepts assumed to be mastered carry review-links back to the level where they were taught.</w:t>
      </w:r>
    </w:p>
    <w:p w14:paraId="0720538E" w14:textId="77777777" w:rsidR="00057DB4" w:rsidRDefault="00000000">
      <w:pPr>
        <w:pStyle w:val="ListBullet"/>
        <w:spacing w:after="40"/>
      </w:pPr>
      <w:r>
        <w:t>Lower-level learners are never blocked from exploring deeper, and can always return to their module easily.</w:t>
      </w:r>
    </w:p>
    <w:p w14:paraId="7E322667" w14:textId="77777777" w:rsidR="00057DB4" w:rsidRDefault="00000000">
      <w:pPr>
        <w:pStyle w:val="ListBullet"/>
        <w:spacing w:after="40"/>
      </w:pPr>
      <w:r>
        <w:t>Tone is precise and academic; the audience is assumed to hold an MD, PhD, or equivalent. Every claim is referenced.</w:t>
      </w:r>
    </w:p>
    <w:p w14:paraId="64F849FB" w14:textId="77777777" w:rsidR="00057DB4" w:rsidRDefault="00057DB4"/>
    <w:p w14:paraId="243B1919" w14:textId="77777777" w:rsidR="00057DB4" w:rsidRDefault="00000000">
      <w:pPr>
        <w:pStyle w:val="Heading1"/>
      </w:pPr>
      <w:r>
        <w:lastRenderedPageBreak/>
        <w:t>Part 2. The three expertise pathways</w:t>
      </w:r>
    </w:p>
    <w:p w14:paraId="0A3E91AD" w14:textId="77777777" w:rsidR="00057DB4" w:rsidRDefault="00000000">
      <w:pPr>
        <w:spacing w:after="160"/>
      </w:pPr>
      <w:r>
        <w:t>Each pathway below is an ordered module sequence. Sub-bullets list the topics within a module. Italic notes in brackets indicate the current source page (Wix slug or Notion page) so you can trace each item back.</w:t>
      </w:r>
    </w:p>
    <w:p w14:paraId="1D67592A" w14:textId="77777777" w:rsidR="00057DB4" w:rsidRDefault="00000000">
      <w:pPr>
        <w:pStyle w:val="Heading2"/>
      </w:pPr>
      <w:r>
        <w:rPr>
          <w:color w:val="B23B2E"/>
        </w:rPr>
        <w:t>2.1 Novice pathway</w:t>
      </w:r>
    </w:p>
    <w:p w14:paraId="20D46665" w14:textId="77777777" w:rsidR="00057DB4" w:rsidRDefault="00000000">
      <w:pPr>
        <w:spacing w:after="120"/>
      </w:pPr>
      <w:r>
        <w:rPr>
          <w:i/>
        </w:rPr>
        <w:t>"I want a reliable, systematic way to evaluate and manage a patient in shock."</w:t>
      </w:r>
    </w:p>
    <w:p w14:paraId="0F68E4C5" w14:textId="77777777" w:rsidR="00057DB4" w:rsidRDefault="00000000">
      <w:pPr>
        <w:pStyle w:val="Heading3"/>
      </w:pPr>
      <w:r>
        <w:t>Module N0 - Orientation</w:t>
      </w:r>
    </w:p>
    <w:p w14:paraId="461D1642" w14:textId="77777777" w:rsidR="00057DB4" w:rsidRDefault="00000000">
      <w:pPr>
        <w:pStyle w:val="ListBullet"/>
        <w:spacing w:after="40"/>
      </w:pPr>
      <w:r>
        <w:t>Choose your level; how the modular site works; what you will be able to do by the end.</w:t>
      </w:r>
    </w:p>
    <w:p w14:paraId="64EBC0C2" w14:textId="77777777" w:rsidR="00057DB4" w:rsidRDefault="00000000">
      <w:pPr>
        <w:pStyle w:val="Heading3"/>
      </w:pPr>
      <w:r>
        <w:t>Module N1 - What shock is and why hemodynamics matters</w:t>
      </w:r>
    </w:p>
    <w:p w14:paraId="434ECA10" w14:textId="77777777" w:rsidR="00057DB4" w:rsidRDefault="00000000">
      <w:pPr>
        <w:pStyle w:val="ListBullet"/>
        <w:spacing w:after="40"/>
      </w:pPr>
      <w:r>
        <w:t>Introduction to hemodynamics: what it is, why we study it. [Wix: introduction-to-hemodynamics]</w:t>
      </w:r>
    </w:p>
    <w:p w14:paraId="40AA9DC1" w14:textId="25D22227" w:rsidR="00057DB4" w:rsidDel="00575BAE" w:rsidRDefault="00000000">
      <w:pPr>
        <w:pStyle w:val="ListBullet"/>
        <w:spacing w:after="40"/>
        <w:rPr>
          <w:del w:id="7" w:author="neal chaisson" w:date="2026-06-29T07:51:00Z" w16du:dateUtc="2026-06-29T11:51:00Z"/>
        </w:rPr>
      </w:pPr>
      <w:del w:id="8" w:author="neal chaisson" w:date="2026-06-29T07:51:00Z" w16du:dateUtc="2026-06-29T11:51:00Z">
        <w:r w:rsidDel="00575BAE">
          <w:delText>Shock physiology and its link to hemodynamics. [Notion: Shock Physiology and the Link with Hemodynamics]</w:delText>
        </w:r>
      </w:del>
    </w:p>
    <w:p w14:paraId="6C72DC10" w14:textId="77777777" w:rsidR="00057DB4" w:rsidRDefault="00000000">
      <w:pPr>
        <w:pStyle w:val="ListBullet"/>
        <w:spacing w:after="40"/>
        <w:rPr>
          <w:ins w:id="9" w:author="neal chaisson" w:date="2026-06-29T07:52:00Z" w16du:dateUtc="2026-06-29T11:52:00Z"/>
        </w:rPr>
      </w:pPr>
      <w:r>
        <w:t>What is shock? A working clinical definition. [Wix: what-is-shock]</w:t>
      </w:r>
    </w:p>
    <w:p w14:paraId="3745AEC1" w14:textId="26747AFB" w:rsidR="00575BAE" w:rsidDel="00575BAE" w:rsidRDefault="00575BAE" w:rsidP="00575BAE">
      <w:pPr>
        <w:pStyle w:val="ListBullet"/>
        <w:tabs>
          <w:tab w:val="clear" w:pos="360"/>
          <w:tab w:val="num" w:pos="720"/>
        </w:tabs>
        <w:spacing w:after="40"/>
        <w:ind w:left="720"/>
        <w:rPr>
          <w:del w:id="10" w:author="neal chaisson" w:date="2026-06-29T07:52:00Z" w16du:dateUtc="2026-06-29T11:52:00Z"/>
        </w:rPr>
        <w:pPrChange w:id="11" w:author="neal chaisson" w:date="2026-06-29T07:52:00Z" w16du:dateUtc="2026-06-29T11:52:00Z">
          <w:pPr>
            <w:pStyle w:val="ListBullet"/>
            <w:spacing w:after="40"/>
          </w:pPr>
        </w:pPrChange>
      </w:pPr>
    </w:p>
    <w:p w14:paraId="0D7141AF" w14:textId="77777777" w:rsidR="00057DB4" w:rsidRDefault="00000000">
      <w:pPr>
        <w:pStyle w:val="Heading3"/>
      </w:pPr>
      <w:r>
        <w:t>Module N2 - Oxygen delivery as the organizing principle</w:t>
      </w:r>
    </w:p>
    <w:p w14:paraId="326A2154" w14:textId="0C1C428F" w:rsidR="00575BAE" w:rsidRDefault="00000000" w:rsidP="00DB5353">
      <w:pPr>
        <w:pStyle w:val="ListBullet"/>
        <w:spacing w:after="40"/>
      </w:pPr>
      <w:r>
        <w:t>The DO2 equation in plain terms: DO2 = Hb x SaO2 x 1.34 x CO. [Notion: An Algorithm for Shock Assessment]</w:t>
      </w:r>
    </w:p>
    <w:p w14:paraId="6A6399B8" w14:textId="77777777" w:rsidR="00057DB4" w:rsidRDefault="00000000">
      <w:pPr>
        <w:pStyle w:val="ListBullet"/>
        <w:spacing w:after="40"/>
        <w:rPr>
          <w:ins w:id="12" w:author="neal chaisson" w:date="2026-06-29T07:55:00Z" w16du:dateUtc="2026-06-29T11:55:00Z"/>
        </w:rPr>
      </w:pPr>
      <w:r>
        <w:t>DO2 vs VO2 and the idea of VO2 dependency (oxygen extraction, ScvO2/SvO2, lactate) - conceptual only.</w:t>
      </w:r>
    </w:p>
    <w:p w14:paraId="314BA3D8" w14:textId="0A149394" w:rsidR="00DB5353" w:rsidRDefault="00DB5353" w:rsidP="00DB5353">
      <w:pPr>
        <w:pStyle w:val="ListBullet"/>
        <w:spacing w:after="40"/>
      </w:pPr>
      <w:ins w:id="13" w:author="neal chaisson" w:date="2026-06-29T07:55:00Z" w16du:dateUtc="2026-06-29T11:55:00Z">
        <w:r>
          <w:t>Recognizing Do2/VO2 mismatch [Wix: What is Shock – ‘At the Bedside: Re</w:t>
        </w:r>
      </w:ins>
      <w:ins w:id="14" w:author="neal chaisson" w:date="2026-06-29T07:56:00Z" w16du:dateUtc="2026-06-29T11:56:00Z">
        <w:r>
          <w:t>cognizing signs of Do2/Vo2 mismatch]</w:t>
        </w:r>
      </w:ins>
    </w:p>
    <w:p w14:paraId="0A0D135F" w14:textId="77777777" w:rsidR="00057DB4" w:rsidRDefault="00000000">
      <w:pPr>
        <w:pStyle w:val="ListBullet"/>
        <w:spacing w:after="40"/>
      </w:pPr>
      <w:r>
        <w:t>Clinical signs of a low-DO2 state, and why they are hard to read in the ICU.</w:t>
      </w:r>
    </w:p>
    <w:p w14:paraId="32ACC9BA" w14:textId="77777777" w:rsidR="00057DB4" w:rsidRDefault="00000000">
      <w:pPr>
        <w:pStyle w:val="Heading3"/>
      </w:pPr>
      <w:r>
        <w:t>Module N3 - Recognizing shock at the bedside</w:t>
      </w:r>
    </w:p>
    <w:p w14:paraId="29C3B079" w14:textId="77777777" w:rsidR="00057DB4" w:rsidRDefault="00000000">
      <w:pPr>
        <w:pStyle w:val="ListBullet"/>
        <w:spacing w:after="40"/>
      </w:pPr>
      <w:r>
        <w:t>Clinical markers of shock (capillary refill, mottling, MAP, urine output, lactate). [Notion: Clinical Markers of Shock]</w:t>
      </w:r>
    </w:p>
    <w:p w14:paraId="5355EBDF" w14:textId="77777777" w:rsidR="00057DB4" w:rsidRDefault="00000000">
      <w:pPr>
        <w:pStyle w:val="ListBullet"/>
        <w:spacing w:after="40"/>
      </w:pPr>
      <w:r>
        <w:t>Worked case: "Is this patient in shock?" [Notion: An Algorithm for Shock Assessment]</w:t>
      </w:r>
    </w:p>
    <w:p w14:paraId="2246A2A7" w14:textId="77777777" w:rsidR="00057DB4" w:rsidRDefault="00000000">
      <w:pPr>
        <w:pStyle w:val="Heading3"/>
      </w:pPr>
      <w:r>
        <w:t>Module N4 - The ACT algorithm</w:t>
      </w:r>
    </w:p>
    <w:p w14:paraId="48DED724" w14:textId="1358AEDF" w:rsidR="00DB5353" w:rsidRDefault="00000000" w:rsidP="00DB5353">
      <w:pPr>
        <w:pStyle w:val="ListBullet"/>
        <w:spacing w:after="40"/>
      </w:pPr>
      <w:r>
        <w:t>Assess, Create hypothesis, Test - the loop, taught explicitly.</w:t>
      </w:r>
      <w:ins w:id="15" w:author="neal chaisson" w:date="2026-06-29T07:56:00Z" w16du:dateUtc="2026-06-29T11:56:00Z">
        <w:r w:rsidR="00DB5353">
          <w:t xml:space="preserve"> [</w:t>
        </w:r>
      </w:ins>
      <w:ins w:id="16" w:author="neal chaisson" w:date="2026-06-29T07:57:00Z" w16du:dateUtc="2026-06-29T11:57:00Z">
        <w:r w:rsidR="00DB5353">
          <w:t xml:space="preserve">Use ppt file: </w:t>
        </w:r>
        <w:r w:rsidR="00DB5353" w:rsidRPr="00DB5353">
          <w:t>'/Users/chaissn/Library/CloudStorage/GoogleDrive-neal.chaisson@gmail.com/My Drive/Claude/Hemosim/Assessing Shock - 2024 version with voice.pptx'</w:t>
        </w:r>
        <w:r w:rsidR="00DB5353">
          <w:t xml:space="preserve"> as a source]</w:t>
        </w:r>
      </w:ins>
      <w:ins w:id="17" w:author="neal chaisson" w:date="2026-06-29T07:58:00Z" w16du:dateUtc="2026-06-29T11:58:00Z">
        <w:r w:rsidR="00DB5353">
          <w:t xml:space="preserve"> </w:t>
        </w:r>
      </w:ins>
    </w:p>
    <w:p w14:paraId="038286CB" w14:textId="29109B3F" w:rsidR="00057DB4" w:rsidRDefault="00000000">
      <w:pPr>
        <w:pStyle w:val="ListBullet"/>
        <w:spacing w:after="40"/>
      </w:pPr>
      <w:r>
        <w:t>Using ACT for shock assessment. [</w:t>
      </w:r>
      <w:ins w:id="18" w:author="neal chaisson" w:date="2026-06-29T07:58:00Z" w16du:dateUtc="2026-06-29T11:58:00Z">
        <w:r w:rsidR="00DB5353">
          <w:t xml:space="preserve">use the above powerpoint and </w:t>
        </w:r>
        <w:r w:rsidR="00DB5353" w:rsidRPr="00DB5353">
          <w:t>'/Users/chaissn/Library/CloudStorage/GoogleDrive-neal.chaisson@gmail.com/My Drive/Claude/Hemosim/Hemodynamics Proposal 2026.docx'</w:t>
        </w:r>
        <w:r w:rsidR="00DB5353">
          <w:t xml:space="preserve"> as a source]</w:t>
        </w:r>
      </w:ins>
      <w:del w:id="19" w:author="neal chaisson" w:date="2026-06-29T07:58:00Z" w16du:dateUtc="2026-06-29T11:58:00Z">
        <w:r w:rsidDel="00DB5353">
          <w:delText>Notion: curriculum Block 1]</w:delText>
        </w:r>
      </w:del>
    </w:p>
    <w:p w14:paraId="4179BB9D" w14:textId="77777777" w:rsidR="00057DB4" w:rsidRDefault="00000000">
      <w:pPr>
        <w:pStyle w:val="ListBullet"/>
        <w:spacing w:after="40"/>
      </w:pPr>
      <w:r>
        <w:t>Using ACT for shock treatment.</w:t>
      </w:r>
    </w:p>
    <w:p w14:paraId="761F53C4" w14:textId="77777777" w:rsidR="00057DB4" w:rsidRDefault="00000000">
      <w:pPr>
        <w:pStyle w:val="Heading3"/>
      </w:pPr>
      <w:r>
        <w:t>Module N5 - The big-picture circulatory map (concept level)</w:t>
      </w:r>
    </w:p>
    <w:p w14:paraId="2ADD8F53" w14:textId="77777777" w:rsidR="00057DB4" w:rsidRDefault="00000000">
      <w:pPr>
        <w:pStyle w:val="ListBullet"/>
        <w:spacing w:after="40"/>
      </w:pPr>
      <w:r>
        <w:t>The four-interface model as a single mental map, named but not yet derived. [Wix: the-four-interface-model]</w:t>
      </w:r>
    </w:p>
    <w:p w14:paraId="082A0CB8" w14:textId="0CB8AD81" w:rsidR="00ED7E05" w:rsidRDefault="00000000" w:rsidP="00ED7E05">
      <w:pPr>
        <w:pStyle w:val="ListBullet"/>
        <w:spacing w:after="40"/>
      </w:pPr>
      <w:r>
        <w:lastRenderedPageBreak/>
        <w:t>Closed-loop circulation: what goes in must come out (venous return must equal cardiac output). [Notion: Principle 2, conceptual]</w:t>
      </w:r>
      <w:ins w:id="20" w:author="neal chaisson" w:date="2026-06-29T08:14:00Z" w16du:dateUtc="2026-06-29T12:14:00Z">
        <w:r w:rsidR="00ED7E05">
          <w:t>’</w:t>
        </w:r>
      </w:ins>
    </w:p>
    <w:p w14:paraId="1C511586" w14:textId="77777777" w:rsidR="00057DB4" w:rsidRDefault="00000000">
      <w:pPr>
        <w:pStyle w:val="Heading3"/>
      </w:pPr>
      <w:r>
        <w:t>Module N6 - Tools, applied</w:t>
      </w:r>
    </w:p>
    <w:p w14:paraId="6DB363C2" w14:textId="77777777" w:rsidR="00057DB4" w:rsidRDefault="00000000">
      <w:pPr>
        <w:pStyle w:val="ListBullet"/>
        <w:spacing w:after="40"/>
      </w:pPr>
      <w:r>
        <w:t>Tools for hemodynamic assessment: the clinical assessment and the hemodynamics card. [Notion: Tools for Hemodynamic Assessment]</w:t>
      </w:r>
    </w:p>
    <w:p w14:paraId="1606FE84" w14:textId="77777777" w:rsidR="00057DB4" w:rsidRDefault="00000000">
      <w:pPr>
        <w:pStyle w:val="ListBullet"/>
        <w:spacing w:after="40"/>
      </w:pPr>
      <w:r>
        <w:t>Tools for assessing volume responsiveness (overview).</w:t>
      </w:r>
    </w:p>
    <w:p w14:paraId="255EDD27" w14:textId="790D32D8" w:rsidR="00057DB4" w:rsidDel="00BB1657" w:rsidRDefault="00000000">
      <w:pPr>
        <w:pStyle w:val="Heading3"/>
        <w:rPr>
          <w:del w:id="21" w:author="neal chaisson" w:date="2026-06-29T08:11:00Z" w16du:dateUtc="2026-06-29T12:11:00Z"/>
        </w:rPr>
      </w:pPr>
      <w:commentRangeStart w:id="22"/>
      <w:del w:id="23" w:author="neal chaisson" w:date="2026-06-29T08:11:00Z" w16du:dateUtc="2026-06-29T12:11:00Z">
        <w:r w:rsidDel="00BB1657">
          <w:delText>Module N7 - Put it together</w:delText>
        </w:r>
      </w:del>
    </w:p>
    <w:p w14:paraId="4356FAC8" w14:textId="67D84A2A" w:rsidR="00057DB4" w:rsidDel="00BB1657" w:rsidRDefault="00000000">
      <w:pPr>
        <w:pStyle w:val="ListBullet"/>
        <w:spacing w:after="40"/>
        <w:rPr>
          <w:del w:id="24" w:author="neal chaisson" w:date="2026-06-29T08:11:00Z" w16du:dateUtc="2026-06-29T12:11:00Z"/>
        </w:rPr>
      </w:pPr>
      <w:del w:id="25" w:author="neal chaisson" w:date="2026-06-29T08:11:00Z" w16du:dateUtc="2026-06-29T12:11:00Z">
        <w:r w:rsidDel="00BB1657">
          <w:delText xml:space="preserve">Guided case: Practical Evaluation of Shock, walked through with ACT. </w:delText>
        </w:r>
      </w:del>
      <w:del w:id="26" w:author="neal chaisson" w:date="2026-06-29T08:02:00Z" w16du:dateUtc="2026-06-29T12:02:00Z">
        <w:r w:rsidDel="00DB5353">
          <w:delText>[Wix: practical-evaluation-of-shock]</w:delText>
        </w:r>
      </w:del>
    </w:p>
    <w:p w14:paraId="2D815B6E" w14:textId="4C08140B" w:rsidR="00BB1657" w:rsidRDefault="00000000" w:rsidP="00BB1657">
      <w:pPr>
        <w:pStyle w:val="Heading3"/>
        <w:rPr>
          <w:moveTo w:id="27" w:author="neal chaisson" w:date="2026-06-29T08:10:00Z" w16du:dateUtc="2026-06-29T12:10:00Z"/>
        </w:rPr>
      </w:pPr>
      <w:del w:id="28" w:author="neal chaisson" w:date="2026-06-29T08:11:00Z" w16du:dateUtc="2026-06-29T12:11:00Z">
        <w:r w:rsidDel="00BB1657">
          <w:delText>Basic knowledge checks and 1-2 starter cases. [</w:delText>
        </w:r>
      </w:del>
      <w:del w:id="29" w:author="neal chaisson" w:date="2026-06-29T08:03:00Z" w16du:dateUtc="2026-06-29T12:03:00Z">
        <w:r w:rsidDel="00DB5353">
          <w:delText>Notion: Interactive Case Library</w:delText>
        </w:r>
      </w:del>
      <w:del w:id="30" w:author="neal chaisson" w:date="2026-06-29T08:11:00Z" w16du:dateUtc="2026-06-29T12:11:00Z">
        <w:r w:rsidDel="00BB1657">
          <w:delText>]</w:delText>
        </w:r>
      </w:del>
      <w:moveToRangeStart w:id="31" w:author="neal chaisson" w:date="2026-06-29T08:10:00Z" w:name="move233613050"/>
      <w:moveTo w:id="32" w:author="neal chaisson" w:date="2026-06-29T08:10:00Z" w16du:dateUtc="2026-06-29T12:10:00Z">
        <w:r w:rsidR="00BB1657">
          <w:t xml:space="preserve">Module </w:t>
        </w:r>
        <w:del w:id="33" w:author="neal chaisson" w:date="2026-06-29T08:10:00Z" w16du:dateUtc="2026-06-29T12:10:00Z">
          <w:r w:rsidR="00BB1657" w:rsidDel="00BB1657">
            <w:delText>I7</w:delText>
          </w:r>
        </w:del>
      </w:moveTo>
      <w:ins w:id="34" w:author="neal chaisson" w:date="2026-06-29T08:10:00Z" w16du:dateUtc="2026-06-29T12:10:00Z">
        <w:r w:rsidR="00BB1657">
          <w:t>N</w:t>
        </w:r>
      </w:ins>
      <w:ins w:id="35" w:author="neal chaisson" w:date="2026-06-29T08:11:00Z" w16du:dateUtc="2026-06-29T12:11:00Z">
        <w:r w:rsidR="00BB1657">
          <w:t>7</w:t>
        </w:r>
      </w:ins>
      <w:moveTo w:id="36" w:author="neal chaisson" w:date="2026-06-29T08:10:00Z" w16du:dateUtc="2026-06-29T12:10:00Z">
        <w:r w:rsidR="00BB1657">
          <w:t xml:space="preserve"> - PA catheter fundamentals</w:t>
        </w:r>
      </w:moveTo>
      <w:commentRangeEnd w:id="22"/>
      <w:r w:rsidR="00BB1657">
        <w:rPr>
          <w:rStyle w:val="CommentReference"/>
          <w:sz w:val="22"/>
          <w:szCs w:val="22"/>
        </w:rPr>
        <w:commentReference w:id="22"/>
      </w:r>
    </w:p>
    <w:p w14:paraId="569D5224" w14:textId="77777777" w:rsidR="00BB1657" w:rsidRDefault="00BB1657" w:rsidP="00BB1657">
      <w:pPr>
        <w:pStyle w:val="ListBullet2"/>
        <w:spacing w:after="40"/>
        <w:rPr>
          <w:moveTo w:id="37" w:author="neal chaisson" w:date="2026-06-29T08:10:00Z" w16du:dateUtc="2026-06-29T12:10:00Z"/>
        </w:rPr>
      </w:pPr>
      <w:moveTo w:id="38" w:author="neal chaisson" w:date="2026-06-29T08:10:00Z" w16du:dateUtc="2026-06-29T12:10:00Z">
        <w:r>
          <w:t>Module 1: indications, contraindications, complications, limitations. [Wix: pa-catheter-education]</w:t>
        </w:r>
      </w:moveTo>
    </w:p>
    <w:p w14:paraId="6C651E58" w14:textId="77777777" w:rsidR="00BB1657" w:rsidRDefault="00BB1657" w:rsidP="00BB1657">
      <w:pPr>
        <w:pStyle w:val="ListBullet2"/>
        <w:spacing w:after="40"/>
        <w:rPr>
          <w:moveTo w:id="39" w:author="neal chaisson" w:date="2026-06-29T08:10:00Z" w16du:dateUtc="2026-06-29T12:10:00Z"/>
        </w:rPr>
      </w:pPr>
      <w:moveTo w:id="40" w:author="neal chaisson" w:date="2026-06-29T08:10:00Z" w16du:dateUtc="2026-06-29T12:10:00Z">
        <w:r>
          <w:t>Module 2: PAC setup and anatomy.</w:t>
        </w:r>
      </w:moveTo>
    </w:p>
    <w:p w14:paraId="7E4A0C0D" w14:textId="77777777" w:rsidR="00BB1657" w:rsidRDefault="00BB1657" w:rsidP="00BB1657">
      <w:pPr>
        <w:pStyle w:val="ListBullet2"/>
        <w:spacing w:after="40"/>
        <w:rPr>
          <w:moveTo w:id="41" w:author="neal chaisson" w:date="2026-06-29T08:10:00Z" w16du:dateUtc="2026-06-29T12:10:00Z"/>
        </w:rPr>
      </w:pPr>
      <w:moveTo w:id="42" w:author="neal chaisson" w:date="2026-06-29T08:10:00Z" w16du:dateUtc="2026-06-29T12:10:00Z">
        <w:r>
          <w:t>Module 3: PAC insertion.</w:t>
        </w:r>
      </w:moveTo>
    </w:p>
    <w:p w14:paraId="79BD591D" w14:textId="77777777" w:rsidR="00BB1657" w:rsidRDefault="00BB1657" w:rsidP="00BB1657">
      <w:pPr>
        <w:pStyle w:val="ListBullet2"/>
        <w:spacing w:after="40"/>
        <w:rPr>
          <w:moveTo w:id="43" w:author="neal chaisson" w:date="2026-06-29T08:10:00Z" w16du:dateUtc="2026-06-29T12:10:00Z"/>
        </w:rPr>
      </w:pPr>
      <w:moveTo w:id="44" w:author="neal chaisson" w:date="2026-06-29T08:10:00Z" w16du:dateUtc="2026-06-29T12:10:00Z">
        <w:r>
          <w:t>Module 4: PAOP considerations and its relationship to left atrial pressure.</w:t>
        </w:r>
      </w:moveTo>
    </w:p>
    <w:p w14:paraId="70109A41" w14:textId="77777777" w:rsidR="00BB1657" w:rsidRDefault="00BB1657" w:rsidP="00BB1657">
      <w:pPr>
        <w:pStyle w:val="ListBullet2"/>
        <w:spacing w:after="40"/>
        <w:rPr>
          <w:ins w:id="45" w:author="neal chaisson" w:date="2026-06-29T08:17:00Z" w16du:dateUtc="2026-06-29T12:17:00Z"/>
        </w:rPr>
      </w:pPr>
      <w:moveTo w:id="46" w:author="neal chaisson" w:date="2026-06-29T08:10:00Z" w16du:dateUtc="2026-06-29T12:10:00Z">
        <w:r>
          <w:t>Module 5: common changes to PAC waveforms (RA, RV, PA, PAOP positions).</w:t>
        </w:r>
      </w:moveTo>
    </w:p>
    <w:p w14:paraId="14E8164B" w14:textId="77777777" w:rsidR="00ED7E05" w:rsidRDefault="00ED7E05" w:rsidP="00ED7E05">
      <w:pPr>
        <w:pStyle w:val="ListBullet2"/>
        <w:spacing w:after="40"/>
        <w:rPr>
          <w:ins w:id="47" w:author="neal chaisson" w:date="2026-06-29T08:17:00Z" w16du:dateUtc="2026-06-29T12:17:00Z"/>
        </w:rPr>
      </w:pPr>
      <w:ins w:id="48" w:author="neal chaisson" w:date="2026-06-29T08:17:00Z" w16du:dateUtc="2026-06-29T12:17:00Z">
        <w:r>
          <w:t>Module 6: troubleshooting during placement. [Wix: pa-catheter-education]</w:t>
        </w:r>
      </w:ins>
    </w:p>
    <w:p w14:paraId="26AC0A26" w14:textId="77777777" w:rsidR="00ED7E05" w:rsidRDefault="00ED7E05" w:rsidP="00ED7E05">
      <w:pPr>
        <w:pStyle w:val="ListBullet2"/>
        <w:spacing w:after="40"/>
        <w:rPr>
          <w:ins w:id="49" w:author="neal chaisson" w:date="2026-06-29T08:17:00Z" w16du:dateUtc="2026-06-29T12:17:00Z"/>
        </w:rPr>
      </w:pPr>
      <w:ins w:id="50" w:author="neal chaisson" w:date="2026-06-29T08:17:00Z" w16du:dateUtc="2026-06-29T12:17:00Z">
        <w:r>
          <w:t>Module 7: thermodilution, Fick (direct and indirect), and mixed venous oxygen - methods and limitations.</w:t>
        </w:r>
      </w:ins>
    </w:p>
    <w:p w14:paraId="654D2F9E" w14:textId="77777777" w:rsidR="00ED7E05" w:rsidRDefault="00ED7E05" w:rsidP="00BB1657">
      <w:pPr>
        <w:pStyle w:val="ListBullet2"/>
        <w:spacing w:after="40"/>
        <w:rPr>
          <w:moveTo w:id="51" w:author="neal chaisson" w:date="2026-06-29T08:10:00Z" w16du:dateUtc="2026-06-29T12:10:00Z"/>
        </w:rPr>
      </w:pPr>
    </w:p>
    <w:moveToRangeEnd w:id="31"/>
    <w:p w14:paraId="6D49AFC5" w14:textId="12716F17" w:rsidR="00BB1657" w:rsidRDefault="00BB1657" w:rsidP="00BB1657">
      <w:pPr>
        <w:pStyle w:val="Heading3"/>
        <w:rPr>
          <w:ins w:id="52" w:author="neal chaisson" w:date="2026-06-29T08:11:00Z" w16du:dateUtc="2026-06-29T12:11:00Z"/>
        </w:rPr>
      </w:pPr>
      <w:ins w:id="53" w:author="neal chaisson" w:date="2026-06-29T08:11:00Z" w16du:dateUtc="2026-06-29T12:11:00Z">
        <w:r>
          <w:t>Module N</w:t>
        </w:r>
        <w:r>
          <w:t>8</w:t>
        </w:r>
        <w:r>
          <w:t xml:space="preserve"> - Put it together</w:t>
        </w:r>
      </w:ins>
    </w:p>
    <w:p w14:paraId="3EE91087" w14:textId="77777777" w:rsidR="00BB1657" w:rsidRDefault="00BB1657" w:rsidP="00BB1657">
      <w:pPr>
        <w:pStyle w:val="ListBullet"/>
        <w:spacing w:after="40"/>
        <w:rPr>
          <w:ins w:id="54" w:author="neal chaisson" w:date="2026-06-29T08:11:00Z" w16du:dateUtc="2026-06-29T12:11:00Z"/>
        </w:rPr>
      </w:pPr>
      <w:ins w:id="55" w:author="neal chaisson" w:date="2026-06-29T08:11:00Z" w16du:dateUtc="2026-06-29T12:11:00Z">
        <w:r>
          <w:t>Guided case: Practical Evaluation of Shock, walked through with ACT. [</w:t>
        </w:r>
        <w:r w:rsidRPr="00DB5353">
          <w:t>'/Users/chaissn/Library/CloudStorage/GoogleDrive-neal.chaisson@gmail.com/My Drive/Claude/Hemosim/Assessing Shock - 2024 version with voice.pptx'</w:t>
        </w:r>
        <w:r>
          <w:t>]</w:t>
        </w:r>
      </w:ins>
    </w:p>
    <w:p w14:paraId="0E2BDD8B" w14:textId="77777777" w:rsidR="00BB1657" w:rsidRDefault="00BB1657" w:rsidP="00BB1657">
      <w:pPr>
        <w:pStyle w:val="ListBullet"/>
        <w:spacing w:after="40"/>
        <w:rPr>
          <w:ins w:id="56" w:author="neal chaisson" w:date="2026-06-29T08:11:00Z" w16du:dateUtc="2026-06-29T12:11:00Z"/>
        </w:rPr>
      </w:pPr>
      <w:ins w:id="57" w:author="neal chaisson" w:date="2026-06-29T08:11:00Z" w16du:dateUtc="2026-06-29T12:11:00Z">
        <w:r>
          <w:t xml:space="preserve">Basic knowledge checks and 1-2 starter cases. [these will need to be created denovo, but should follow the basic algorithm introduced in </w:t>
        </w:r>
        <w:r w:rsidRPr="00DB5353">
          <w:t>'/Users/chaissn/Library/CloudStorage/GoogleDrive-neal.chaisson@gmail.com/My Drive/Claude/Hemosim/Assessing Shock - 2024 version with voice.pptx'</w:t>
        </w:r>
        <w:r>
          <w:t xml:space="preserve"> and </w:t>
        </w:r>
        <w:r w:rsidRPr="00DB5353">
          <w:t>'/Users/chaissn/Library/CloudStorage/GoogleDrive-neal.chaisson@gmail.com/My Drive/Claude/Hemosim/Hemodynamics Proposal 2026.docx'</w:t>
        </w:r>
        <w:r>
          <w:t>]</w:t>
        </w:r>
      </w:ins>
    </w:p>
    <w:p w14:paraId="111B11CD" w14:textId="77777777" w:rsidR="00BB1657" w:rsidRDefault="00BB1657">
      <w:pPr>
        <w:pStyle w:val="ListBullet"/>
        <w:spacing w:after="40"/>
      </w:pPr>
    </w:p>
    <w:p w14:paraId="721ADDC5" w14:textId="77777777" w:rsidR="00057DB4" w:rsidRDefault="00000000">
      <w:pPr>
        <w:pStyle w:val="Heading2"/>
      </w:pPr>
      <w:r>
        <w:rPr>
          <w:color w:val="2E7D32"/>
        </w:rPr>
        <w:t>2.2 Informed Learner pathway</w:t>
      </w:r>
    </w:p>
    <w:p w14:paraId="0BBAC209" w14:textId="77777777" w:rsidR="00057DB4" w:rsidRDefault="00000000">
      <w:pPr>
        <w:spacing w:after="120"/>
      </w:pPr>
      <w:r>
        <w:rPr>
          <w:i/>
        </w:rPr>
        <w:t>"I know the basics; show me the physiology behind the bedside and how to interpret monitoring."</w:t>
      </w:r>
    </w:p>
    <w:p w14:paraId="16B2834D" w14:textId="77777777" w:rsidR="00057DB4" w:rsidRDefault="00000000">
      <w:pPr>
        <w:spacing w:after="120"/>
      </w:pPr>
      <w:r>
        <w:t>Assumes the Novice spine (review-links provided). Adds the full mainline physiology, the most useful bedside correlations, and PA-catheter fundamentals.</w:t>
      </w:r>
    </w:p>
    <w:p w14:paraId="5963E502" w14:textId="77777777" w:rsidR="00057DB4" w:rsidRDefault="00000000">
      <w:pPr>
        <w:pStyle w:val="Heading3"/>
      </w:pPr>
      <w:r>
        <w:t>Module I1 - Physiologic foundations</w:t>
      </w:r>
    </w:p>
    <w:p w14:paraId="685554DE" w14:textId="5E2946C6" w:rsidR="00057DB4" w:rsidRDefault="00000000">
      <w:pPr>
        <w:pStyle w:val="ListBullet"/>
        <w:spacing w:after="40"/>
      </w:pPr>
      <w:r>
        <w:t>Physiological basis of the cardiovascular system. [</w:t>
      </w:r>
      <w:del w:id="58" w:author="neal chaisson" w:date="2026-06-29T08:07:00Z" w16du:dateUtc="2026-06-29T12:07:00Z">
        <w:r w:rsidDel="00BB1657">
          <w:delText>Notion</w:delText>
        </w:r>
      </w:del>
      <w:ins w:id="59" w:author="neal chaisson" w:date="2026-06-29T08:07:00Z" w16du:dateUtc="2026-06-29T12:07:00Z">
        <w:r w:rsidR="00BB1657">
          <w:t>Wi</w:t>
        </w:r>
      </w:ins>
      <w:ins w:id="60" w:author="neal chaisson" w:date="2026-06-29T08:08:00Z" w16du:dateUtc="2026-06-29T12:08:00Z">
        <w:r w:rsidR="00BB1657">
          <w:t>x</w:t>
        </w:r>
      </w:ins>
      <w:r>
        <w:t>: Physiological Basis of the Cardiovascular Syste</w:t>
      </w:r>
      <w:ins w:id="61" w:author="neal chaisson" w:date="2026-06-29T08:08:00Z" w16du:dateUtc="2026-06-29T12:08:00Z">
        <w:r w:rsidR="00BB1657">
          <w:t>m</w:t>
        </w:r>
      </w:ins>
      <w:del w:id="62" w:author="neal chaisson" w:date="2026-06-29T08:08:00Z" w16du:dateUtc="2026-06-29T12:08:00Z">
        <w:r w:rsidDel="00BB1657">
          <w:delText>m (Rev)</w:delText>
        </w:r>
      </w:del>
      <w:r>
        <w:t>]</w:t>
      </w:r>
    </w:p>
    <w:p w14:paraId="2CA5AC01" w14:textId="77777777" w:rsidR="00057DB4" w:rsidRDefault="00000000">
      <w:pPr>
        <w:pStyle w:val="ListBullet"/>
        <w:spacing w:after="40"/>
      </w:pPr>
      <w:r>
        <w:lastRenderedPageBreak/>
        <w:t>Principle 1 overview: the four interfaces as a framework for localizing shock. [Wix: the-four-interface-model]</w:t>
      </w:r>
    </w:p>
    <w:p w14:paraId="6AC476A8" w14:textId="77777777" w:rsidR="00057DB4" w:rsidRDefault="00000000">
      <w:pPr>
        <w:pStyle w:val="Heading3"/>
      </w:pPr>
      <w:r>
        <w:t>Module I2 - Interface I: LV to Arterial System</w:t>
      </w:r>
    </w:p>
    <w:p w14:paraId="0E08F223" w14:textId="77777777" w:rsidR="00057DB4" w:rsidRDefault="00000000">
      <w:pPr>
        <w:pStyle w:val="ListBullet2"/>
        <w:spacing w:after="40"/>
      </w:pPr>
      <w:r>
        <w:t>Cardiac function: Frank-Starling / Patterson-Starling, the curve, curve shifts, effect of pleural pressure on RAP, ventriculo-arterial coupling. [Wix: interface-1-cardiac-function]</w:t>
      </w:r>
    </w:p>
    <w:p w14:paraId="083DD9CC" w14:textId="77777777" w:rsidR="00057DB4" w:rsidRDefault="00000000">
      <w:pPr>
        <w:pStyle w:val="ListBullet2"/>
        <w:spacing w:after="40"/>
      </w:pPr>
      <w:r>
        <w:t>Arterial vascular function: the Windkessel, the arterial pressure waveform, electrical-mechanical coupling, the Wiggers diagram, and waveform components (systolic upstroke, peak systolic pressure, systolic decline, dicrotic notch, diastolic runoff, end-diastolic pressure, pulse-pressure amplification). [Wix: interface-1-arterial-vascular-function]</w:t>
      </w:r>
    </w:p>
    <w:p w14:paraId="47D9199C" w14:textId="77777777" w:rsidR="00057DB4" w:rsidRDefault="00000000">
      <w:pPr>
        <w:pStyle w:val="ListBullet2"/>
        <w:spacing w:after="40"/>
      </w:pPr>
      <w:r>
        <w:t>At the Bedside: Assessing Vasoplegia (diastolic pressure and dicrotic-notch shift). [Wix: general-8-2]</w:t>
      </w:r>
    </w:p>
    <w:p w14:paraId="6EB85FD8" w14:textId="77777777" w:rsidR="00057DB4" w:rsidRDefault="00000000">
      <w:pPr>
        <w:pStyle w:val="Heading3"/>
      </w:pPr>
      <w:r>
        <w:t>Module I3 - Interface II: Arterioles to Capillaries</w:t>
      </w:r>
    </w:p>
    <w:p w14:paraId="3241CA12" w14:textId="77777777" w:rsidR="00057DB4" w:rsidRDefault="00000000">
      <w:pPr>
        <w:pStyle w:val="ListBullet2"/>
        <w:spacing w:after="40"/>
      </w:pPr>
      <w:r>
        <w:t>Macro meets micro; critical closing pressure (Pcc); "not all MAPs are created equal." [Wix: interface-2-arteries-to-capillaries]</w:t>
      </w:r>
    </w:p>
    <w:p w14:paraId="20F1DDE5" w14:textId="77777777" w:rsidR="00057DB4" w:rsidRDefault="00000000">
      <w:pPr>
        <w:pStyle w:val="ListBullet2"/>
        <w:spacing w:after="40"/>
      </w:pPr>
      <w:r>
        <w:t>At the Bedside: macro-to-microcirculatory coupling - capillary refill time and mottling. [Wix: bringing-in / Macro to Micro Coupling]</w:t>
      </w:r>
    </w:p>
    <w:p w14:paraId="79DA6D5C" w14:textId="77777777" w:rsidR="00057DB4" w:rsidRDefault="00000000">
      <w:pPr>
        <w:pStyle w:val="Heading3"/>
      </w:pPr>
      <w:r>
        <w:t>Module I4 - Interface III: Capillaries to Right Atrium</w:t>
      </w:r>
    </w:p>
    <w:p w14:paraId="4BA25416" w14:textId="77777777" w:rsidR="00057DB4" w:rsidRDefault="00000000">
      <w:pPr>
        <w:pStyle w:val="ListBullet2"/>
        <w:spacing w:after="40"/>
      </w:pPr>
      <w:r>
        <w:t>Venous return physiology; CVP as a tissue afterload and venous congestion; the Guyton venous-return curve and its interaction with the Starling curve; mean systemic filling pressure. [Wix: interface-3-capillaries-to-rv]</w:t>
      </w:r>
    </w:p>
    <w:p w14:paraId="2D80BEF6" w14:textId="77777777" w:rsidR="00057DB4" w:rsidRDefault="00000000">
      <w:pPr>
        <w:pStyle w:val="ListBullet2"/>
        <w:spacing w:after="40"/>
      </w:pPr>
      <w:r>
        <w:t>At the Bedside: effect of positive-pressure ventilation on venous return; physiology of RAP measurement. [Wix: general-8-7]</w:t>
      </w:r>
    </w:p>
    <w:p w14:paraId="3F2ABD95" w14:textId="77777777" w:rsidR="00057DB4" w:rsidRDefault="00000000">
      <w:pPr>
        <w:pStyle w:val="Heading3"/>
      </w:pPr>
      <w:r>
        <w:t>Module I5 - Interface IV: RV to LA</w:t>
      </w:r>
    </w:p>
    <w:p w14:paraId="65B7CB47" w14:textId="77777777" w:rsidR="00057DB4" w:rsidRDefault="00000000">
      <w:pPr>
        <w:pStyle w:val="ListBullet2"/>
        <w:spacing w:after="40"/>
      </w:pPr>
      <w:r>
        <w:t>RV-PA-LA coupling overview; RV afterload (Ea); TAPSE/PASP, RV S', RVOT Doppler patterns. [Wix: interface-4-rv-to-la]</w:t>
      </w:r>
    </w:p>
    <w:p w14:paraId="56FE4DF0" w14:textId="77777777" w:rsidR="00057DB4" w:rsidRDefault="00000000">
      <w:pPr>
        <w:pStyle w:val="ListBullet2"/>
        <w:spacing w:after="40"/>
      </w:pPr>
      <w:r>
        <w:t>Right ventricular function: RV vs LV anatomy and contraction mechanics (peristaltic, longitudinal shortening), TAPSE and S', systolic ventricular interaction, ventricular interdependence, and septal mechanics. [Wix: general-8-10]</w:t>
      </w:r>
    </w:p>
    <w:p w14:paraId="7500E6A5" w14:textId="77777777" w:rsidR="00057DB4" w:rsidRDefault="00000000">
      <w:pPr>
        <w:pStyle w:val="ListBullet2"/>
        <w:spacing w:after="40"/>
      </w:pPr>
      <w:r>
        <w:t>Pulmonary arterial physiology: the low-resistance, high-compliance pulmonary bed; static vs pulsatile RV load; PVR, compliance, characteristic impedance, wave reflection, and Ea; how left atrial pressure feeds back to RV load (link to Interface I). [Wix: general-8-11]</w:t>
      </w:r>
    </w:p>
    <w:p w14:paraId="3E9D4ED0" w14:textId="77777777" w:rsidR="00057DB4" w:rsidRDefault="00000000">
      <w:pPr>
        <w:pStyle w:val="Heading3"/>
      </w:pPr>
      <w:r>
        <w:t>Module I6 - Tying the loop together</w:t>
      </w:r>
    </w:p>
    <w:p w14:paraId="33E5599B" w14:textId="77777777" w:rsidR="00057DB4" w:rsidRDefault="00000000">
      <w:pPr>
        <w:pStyle w:val="ListBullet"/>
        <w:spacing w:after="40"/>
      </w:pPr>
      <w:r>
        <w:t xml:space="preserve">Closed-loop circulation (Principle 2): the circulation is a closed loop, so venous return must equal cardiac output over time. The Guyton venous-return curve (flow vs RAP) and the Frank-Starling cardiac-function curve intersect at the circulatory equilibrium (operating) </w:t>
      </w:r>
      <w:r>
        <w:lastRenderedPageBreak/>
        <w:t>point; shifts in volume, contractility, or venous tone move the system to a new equilibrium. [Wix: circulation-as-a-closed-loop-system; Notion: Principle 2]</w:t>
      </w:r>
    </w:p>
    <w:p w14:paraId="00AB5333" w14:textId="77777777" w:rsidR="00057DB4" w:rsidRDefault="00000000">
      <w:pPr>
        <w:pStyle w:val="ListBullet"/>
        <w:spacing w:after="40"/>
      </w:pPr>
      <w:r>
        <w:t>Manipulating DO2: how each lever (preload, contractility, afterload, Hb, SaO2) moves the system. [Wix: manipulating-do2]</w:t>
      </w:r>
    </w:p>
    <w:p w14:paraId="47A36E5E" w14:textId="26CAFE56" w:rsidR="00057DB4" w:rsidDel="00BB1657" w:rsidRDefault="00000000">
      <w:pPr>
        <w:pStyle w:val="Heading3"/>
        <w:rPr>
          <w:moveFrom w:id="63" w:author="neal chaisson" w:date="2026-06-29T08:10:00Z" w16du:dateUtc="2026-06-29T12:10:00Z"/>
        </w:rPr>
      </w:pPr>
      <w:moveFromRangeStart w:id="64" w:author="neal chaisson" w:date="2026-06-29T08:10:00Z" w:name="move233613050"/>
      <w:moveFrom w:id="65" w:author="neal chaisson" w:date="2026-06-29T08:10:00Z" w16du:dateUtc="2026-06-29T12:10:00Z">
        <w:r w:rsidDel="00BB1657">
          <w:t>Module I7 - PA catheter fundamentals</w:t>
        </w:r>
      </w:moveFrom>
    </w:p>
    <w:p w14:paraId="63CDF7BF" w14:textId="17A48DBB" w:rsidR="00057DB4" w:rsidDel="00BB1657" w:rsidRDefault="00000000">
      <w:pPr>
        <w:pStyle w:val="ListBullet2"/>
        <w:spacing w:after="40"/>
        <w:rPr>
          <w:moveFrom w:id="66" w:author="neal chaisson" w:date="2026-06-29T08:10:00Z" w16du:dateUtc="2026-06-29T12:10:00Z"/>
        </w:rPr>
      </w:pPr>
      <w:moveFrom w:id="67" w:author="neal chaisson" w:date="2026-06-29T08:10:00Z" w16du:dateUtc="2026-06-29T12:10:00Z">
        <w:r w:rsidDel="00BB1657">
          <w:t>Module 1: indications, contraindications, complications, limitations. [Wix: pa-catheter-education]</w:t>
        </w:r>
      </w:moveFrom>
    </w:p>
    <w:p w14:paraId="6FA63965" w14:textId="443091BD" w:rsidR="00057DB4" w:rsidDel="00BB1657" w:rsidRDefault="00000000">
      <w:pPr>
        <w:pStyle w:val="ListBullet2"/>
        <w:spacing w:after="40"/>
        <w:rPr>
          <w:moveFrom w:id="68" w:author="neal chaisson" w:date="2026-06-29T08:10:00Z" w16du:dateUtc="2026-06-29T12:10:00Z"/>
        </w:rPr>
      </w:pPr>
      <w:moveFrom w:id="69" w:author="neal chaisson" w:date="2026-06-29T08:10:00Z" w16du:dateUtc="2026-06-29T12:10:00Z">
        <w:r w:rsidDel="00BB1657">
          <w:t>Module 2: PAC setup and anatomy.</w:t>
        </w:r>
      </w:moveFrom>
    </w:p>
    <w:p w14:paraId="56F4BDD1" w14:textId="2972B92F" w:rsidR="00057DB4" w:rsidDel="00BB1657" w:rsidRDefault="00000000">
      <w:pPr>
        <w:pStyle w:val="ListBullet2"/>
        <w:spacing w:after="40"/>
        <w:rPr>
          <w:moveFrom w:id="70" w:author="neal chaisson" w:date="2026-06-29T08:10:00Z" w16du:dateUtc="2026-06-29T12:10:00Z"/>
        </w:rPr>
      </w:pPr>
      <w:moveFrom w:id="71" w:author="neal chaisson" w:date="2026-06-29T08:10:00Z" w16du:dateUtc="2026-06-29T12:10:00Z">
        <w:r w:rsidDel="00BB1657">
          <w:t>Module 3: PAC insertion.</w:t>
        </w:r>
      </w:moveFrom>
    </w:p>
    <w:p w14:paraId="0622EAF3" w14:textId="25FEC4D1" w:rsidR="00057DB4" w:rsidDel="00BB1657" w:rsidRDefault="00000000">
      <w:pPr>
        <w:pStyle w:val="ListBullet2"/>
        <w:spacing w:after="40"/>
        <w:rPr>
          <w:moveFrom w:id="72" w:author="neal chaisson" w:date="2026-06-29T08:10:00Z" w16du:dateUtc="2026-06-29T12:10:00Z"/>
        </w:rPr>
      </w:pPr>
      <w:moveFrom w:id="73" w:author="neal chaisson" w:date="2026-06-29T08:10:00Z" w16du:dateUtc="2026-06-29T12:10:00Z">
        <w:r w:rsidDel="00BB1657">
          <w:t>Module 4: PAOP considerations and its relationship to left atrial pressure.</w:t>
        </w:r>
      </w:moveFrom>
    </w:p>
    <w:p w14:paraId="049C0E99" w14:textId="2D543668" w:rsidR="00057DB4" w:rsidDel="00BB1657" w:rsidRDefault="00000000">
      <w:pPr>
        <w:pStyle w:val="ListBullet2"/>
        <w:spacing w:after="40"/>
        <w:rPr>
          <w:moveFrom w:id="74" w:author="neal chaisson" w:date="2026-06-29T08:10:00Z" w16du:dateUtc="2026-06-29T12:10:00Z"/>
        </w:rPr>
      </w:pPr>
      <w:moveFrom w:id="75" w:author="neal chaisson" w:date="2026-06-29T08:10:00Z" w16du:dateUtc="2026-06-29T12:10:00Z">
        <w:r w:rsidDel="00BB1657">
          <w:t>Module 5: common changes to PAC waveforms (RA, RV, PA, PAOP positions).</w:t>
        </w:r>
      </w:moveFrom>
    </w:p>
    <w:moveFromRangeEnd w:id="64"/>
    <w:p w14:paraId="71E8BE66" w14:textId="23D270AD" w:rsidR="00057DB4" w:rsidRDefault="00000000">
      <w:pPr>
        <w:pStyle w:val="Heading3"/>
      </w:pPr>
      <w:r>
        <w:t xml:space="preserve">Module </w:t>
      </w:r>
      <w:del w:id="76" w:author="neal chaisson" w:date="2026-06-29T08:12:00Z" w16du:dateUtc="2026-06-29T12:12:00Z">
        <w:r w:rsidDel="00BB1657">
          <w:delText xml:space="preserve">I8 </w:delText>
        </w:r>
      </w:del>
      <w:ins w:id="77" w:author="neal chaisson" w:date="2026-06-29T08:12:00Z" w16du:dateUtc="2026-06-29T12:12:00Z">
        <w:r w:rsidR="00BB1657">
          <w:t>I</w:t>
        </w:r>
        <w:r w:rsidR="00BB1657">
          <w:t>7</w:t>
        </w:r>
        <w:r w:rsidR="00BB1657">
          <w:t xml:space="preserve"> </w:t>
        </w:r>
      </w:ins>
      <w:r>
        <w:t>- Apply</w:t>
      </w:r>
    </w:p>
    <w:p w14:paraId="08DD3F73" w14:textId="77777777" w:rsidR="00057DB4" w:rsidRDefault="00000000">
      <w:pPr>
        <w:pStyle w:val="ListBullet"/>
        <w:spacing w:after="40"/>
      </w:pPr>
      <w:r>
        <w:t>Intermediate case library (e.g., hypotension with high CVP; septic shock with SVV). [Notion: Interactive Case Library]</w:t>
      </w:r>
    </w:p>
    <w:p w14:paraId="2AD7E3F0" w14:textId="77777777" w:rsidR="00057DB4" w:rsidRDefault="00000000">
      <w:pPr>
        <w:pStyle w:val="ListBullet"/>
        <w:spacing w:after="40"/>
      </w:pPr>
      <w:r>
        <w:t>Knowledge checks.</w:t>
      </w:r>
    </w:p>
    <w:p w14:paraId="37503AC4" w14:textId="77777777" w:rsidR="00057DB4" w:rsidRDefault="00000000">
      <w:pPr>
        <w:pStyle w:val="Heading2"/>
      </w:pPr>
      <w:r>
        <w:rPr>
          <w:color w:val="1F4E79"/>
        </w:rPr>
        <w:t>2.3 Expert pathway</w:t>
      </w:r>
    </w:p>
    <w:p w14:paraId="1BEB3D1C" w14:textId="77777777" w:rsidR="00057DB4" w:rsidRDefault="00000000">
      <w:pPr>
        <w:spacing w:after="120"/>
      </w:pPr>
      <w:r>
        <w:rPr>
          <w:i/>
        </w:rPr>
        <w:t>"I want mastery: edge cases, decoupled states, novel applications, and the primary literature."</w:t>
      </w:r>
    </w:p>
    <w:p w14:paraId="2A940EB9" w14:textId="77777777" w:rsidR="00057DB4" w:rsidRDefault="00000000">
      <w:pPr>
        <w:spacing w:after="120"/>
      </w:pPr>
      <w:r>
        <w:t>Assumes the Informed mainline (review-links provided). Adds every "Physiology Correlation" deep dive, the hardest bedside patterns, advanced PA-catheter quantitation, and the planned frontier topics.</w:t>
      </w:r>
    </w:p>
    <w:p w14:paraId="0D05A7DA" w14:textId="77777777" w:rsidR="00057DB4" w:rsidRDefault="00000000">
      <w:pPr>
        <w:pStyle w:val="Heading3"/>
      </w:pPr>
      <w:r>
        <w:t>Module E1 - Arterial system, in depth</w:t>
      </w:r>
    </w:p>
    <w:p w14:paraId="2D05051A" w14:textId="77777777" w:rsidR="00057DB4" w:rsidRDefault="00000000">
      <w:pPr>
        <w:pStyle w:val="ListBullet"/>
        <w:spacing w:after="40"/>
      </w:pPr>
      <w:r>
        <w:t>Physiology Correlation: Systolic and Diastolic Blood Pressure Determinants (arterial time constant tau = TPR x compliance; heart-rate effects). [Wix: general-8-4]</w:t>
      </w:r>
    </w:p>
    <w:p w14:paraId="34A1850C" w14:textId="77777777" w:rsidR="00057DB4" w:rsidRDefault="00000000">
      <w:pPr>
        <w:pStyle w:val="ListBullet"/>
        <w:spacing w:after="40"/>
      </w:pPr>
      <w:r>
        <w:t>The Arterial Windkessel, full treatment. [Wix: general-8]</w:t>
      </w:r>
    </w:p>
    <w:p w14:paraId="3379E597" w14:textId="77777777" w:rsidR="00057DB4" w:rsidRDefault="00000000">
      <w:pPr>
        <w:pStyle w:val="ListBullet"/>
        <w:spacing w:after="40"/>
      </w:pPr>
      <w:r>
        <w:t>Physiology Insight: Waveform Reflection. [Wix: general-8-1]</w:t>
      </w:r>
    </w:p>
    <w:p w14:paraId="6669AF97" w14:textId="77777777" w:rsidR="00057DB4" w:rsidRDefault="00000000">
      <w:pPr>
        <w:pStyle w:val="ListBullet"/>
        <w:spacing w:after="40"/>
      </w:pPr>
      <w:r>
        <w:t>At the Bedside: Bizarre Arterial Pressure Waveforms. [Wix: general-8-3]</w:t>
      </w:r>
    </w:p>
    <w:p w14:paraId="7F82169B" w14:textId="77777777" w:rsidR="00057DB4" w:rsidRDefault="00000000">
      <w:pPr>
        <w:pStyle w:val="Heading3"/>
      </w:pPr>
      <w:r>
        <w:t>Module E2 - Microcirculation, in depth</w:t>
      </w:r>
    </w:p>
    <w:p w14:paraId="3CAA47F2" w14:textId="77777777" w:rsidR="00057DB4" w:rsidRDefault="00000000">
      <w:pPr>
        <w:pStyle w:val="ListBullet"/>
        <w:spacing w:after="40"/>
      </w:pPr>
      <w:r>
        <w:t>Physiology Correlation: Autoregulation and Tissue Perfusion. [Wix: autoregulation-and-tissue-perfusion]</w:t>
      </w:r>
    </w:p>
    <w:p w14:paraId="6B96F0B1" w14:textId="77777777" w:rsidR="00057DB4" w:rsidRDefault="00000000">
      <w:pPr>
        <w:pStyle w:val="ListBullet"/>
        <w:spacing w:after="40"/>
      </w:pPr>
      <w:r>
        <w:t>Critical Closing Pressure. [Wix: general-8-6]</w:t>
      </w:r>
    </w:p>
    <w:p w14:paraId="189CB814" w14:textId="77777777" w:rsidR="00057DB4" w:rsidRDefault="00000000">
      <w:pPr>
        <w:pStyle w:val="Heading3"/>
      </w:pPr>
      <w:r>
        <w:t>Module E3 - Venous return, in depth</w:t>
      </w:r>
    </w:p>
    <w:p w14:paraId="4F4EA1D2" w14:textId="77777777" w:rsidR="00057DB4" w:rsidRDefault="00000000">
      <w:pPr>
        <w:pStyle w:val="ListBullet"/>
        <w:spacing w:after="40"/>
      </w:pPr>
      <w:r>
        <w:t>Flow Limitation primer (vascular waterfall). [Wix: general-8-8]</w:t>
      </w:r>
    </w:p>
    <w:p w14:paraId="16A2C4DE" w14:textId="77777777" w:rsidR="00057DB4" w:rsidRDefault="00000000">
      <w:pPr>
        <w:pStyle w:val="ListBullet"/>
        <w:spacing w:after="40"/>
      </w:pPr>
      <w:r>
        <w:t>Resistance to venous return and manipulation of mean systemic filling pressure (Pmsf). [Notion: Resistance to Venous Return]</w:t>
      </w:r>
    </w:p>
    <w:p w14:paraId="7D672860" w14:textId="77777777" w:rsidR="00057DB4" w:rsidRDefault="00000000">
      <w:pPr>
        <w:pStyle w:val="ListBullet"/>
        <w:spacing w:after="40"/>
      </w:pPr>
      <w:r>
        <w:t>RAP from Starling to Guyton to clinical practice; the pleural-pressure-swing clinical pearl. [Notion: RAP - From Starling to Guyton to Clinical Practice]</w:t>
      </w:r>
    </w:p>
    <w:p w14:paraId="7984DFC3" w14:textId="77777777" w:rsidR="00057DB4" w:rsidRDefault="00000000">
      <w:pPr>
        <w:pStyle w:val="Heading3"/>
      </w:pPr>
      <w:r>
        <w:t>Module E4 - Unifying and advanced shock models</w:t>
      </w:r>
    </w:p>
    <w:p w14:paraId="79892376" w14:textId="77777777" w:rsidR="00057DB4" w:rsidRDefault="00000000">
      <w:pPr>
        <w:pStyle w:val="ListBullet"/>
        <w:spacing w:after="40"/>
      </w:pPr>
      <w:commentRangeStart w:id="78"/>
      <w:r>
        <w:t xml:space="preserve">Principle 3: a unifying model. Every interface obeys one hydraulic law (Hagen-Poiseuille): </w:t>
      </w:r>
      <w:commentRangeEnd w:id="78"/>
      <w:r w:rsidR="00ED7E05">
        <w:rPr>
          <w:rStyle w:val="CommentReference"/>
          <w:sz w:val="22"/>
          <w:szCs w:val="22"/>
        </w:rPr>
        <w:commentReference w:id="78"/>
      </w:r>
      <w:r>
        <w:t>pressure gradient across the interface = resistance x cardiac output. [Notion: Principle 3]</w:t>
      </w:r>
    </w:p>
    <w:p w14:paraId="1D226E2A" w14:textId="77777777" w:rsidR="00057DB4" w:rsidRDefault="00000000">
      <w:pPr>
        <w:pStyle w:val="ListBullet2"/>
        <w:spacing w:after="40"/>
      </w:pPr>
      <w:r>
        <w:t>Applied across the four interfaces: Interface I, (MAP - critical closing pressure) = SVR x CO; Interface III, venous return = (MSFP - RAP) / resistance to venous return, with stressed vs unstressed volume and MSFP (~8-10 mmHg); Interface IV, (mean PAP - LAP) = PVR x CO. Cardiac output is the common denominator across all interfaces.</w:t>
      </w:r>
    </w:p>
    <w:p w14:paraId="4CE90451" w14:textId="77777777" w:rsidR="00057DB4" w:rsidRDefault="00000000">
      <w:pPr>
        <w:pStyle w:val="ListBullet"/>
        <w:spacing w:after="40"/>
      </w:pPr>
      <w:r>
        <w:lastRenderedPageBreak/>
        <w:t>A unifying hemodynamic equation (capstone page). [Wix: a-unifying-hemodynamic-equation - currently image-only/unbuilt]</w:t>
      </w:r>
    </w:p>
    <w:p w14:paraId="22578712" w14:textId="77777777" w:rsidR="00057DB4" w:rsidRDefault="00000000">
      <w:pPr>
        <w:pStyle w:val="ListBullet"/>
        <w:spacing w:after="40"/>
      </w:pPr>
      <w:r>
        <w:t>Assessing shock with the Forrester-Kenney model. [Notion: Assessing Shock (Forrester-Kenney Model)]</w:t>
      </w:r>
    </w:p>
    <w:p w14:paraId="12E589BF" w14:textId="77777777" w:rsidR="00057DB4" w:rsidRDefault="00000000">
      <w:pPr>
        <w:pStyle w:val="Heading3"/>
      </w:pPr>
      <w:r>
        <w:t>Module E5 - Advanced PA-catheter quantitation</w:t>
      </w:r>
    </w:p>
    <w:p w14:paraId="0AE20D73" w14:textId="40626B0E" w:rsidR="00057DB4" w:rsidDel="00ED7E05" w:rsidRDefault="00000000">
      <w:pPr>
        <w:pStyle w:val="ListBullet2"/>
        <w:spacing w:after="40"/>
        <w:rPr>
          <w:del w:id="79" w:author="neal chaisson" w:date="2026-06-29T08:17:00Z" w16du:dateUtc="2026-06-29T12:17:00Z"/>
        </w:rPr>
      </w:pPr>
      <w:del w:id="80" w:author="neal chaisson" w:date="2026-06-29T08:17:00Z" w16du:dateUtc="2026-06-29T12:17:00Z">
        <w:r w:rsidDel="00ED7E05">
          <w:delText>Module 6: troubleshooting during placement. [Wix: pa-catheter-education]</w:delText>
        </w:r>
      </w:del>
    </w:p>
    <w:p w14:paraId="1D2ABCF0" w14:textId="32E081FF" w:rsidR="00057DB4" w:rsidDel="00ED7E05" w:rsidRDefault="00000000">
      <w:pPr>
        <w:pStyle w:val="ListBullet2"/>
        <w:spacing w:after="40"/>
        <w:rPr>
          <w:del w:id="81" w:author="neal chaisson" w:date="2026-06-29T08:17:00Z" w16du:dateUtc="2026-06-29T12:17:00Z"/>
        </w:rPr>
      </w:pPr>
      <w:del w:id="82" w:author="neal chaisson" w:date="2026-06-29T08:17:00Z" w16du:dateUtc="2026-06-29T12:17:00Z">
        <w:r w:rsidDel="00ED7E05">
          <w:delText>Module 7: thermodilution, Fick (direct and indirect), and mixed venous oxygen - methods and limitations.</w:delText>
        </w:r>
      </w:del>
    </w:p>
    <w:p w14:paraId="0B9EF398" w14:textId="77777777" w:rsidR="00057DB4" w:rsidRDefault="00000000">
      <w:pPr>
        <w:pStyle w:val="ListBullet2"/>
        <w:spacing w:after="40"/>
      </w:pPr>
      <w:r>
        <w:t>Module 8: integrated interpretation of hemodynamic data and PAC waveforms in real cases.</w:t>
      </w:r>
    </w:p>
    <w:p w14:paraId="6BF3CEBB" w14:textId="77777777" w:rsidR="00057DB4" w:rsidRDefault="00000000">
      <w:pPr>
        <w:pStyle w:val="Heading3"/>
      </w:pPr>
      <w:r>
        <w:t>Module E6 - Frontier topics (planned / roadmap)</w:t>
      </w:r>
    </w:p>
    <w:p w14:paraId="034EC4D6" w14:textId="77777777" w:rsidR="00057DB4" w:rsidRDefault="00000000">
      <w:pPr>
        <w:pStyle w:val="ListBullet"/>
        <w:spacing w:after="40"/>
      </w:pPr>
      <w:r>
        <w:t>Interface 5: heart-lung interactions. [</w:t>
      </w:r>
      <w:r w:rsidRPr="00ED7E05">
        <w:rPr>
          <w:highlight w:val="yellow"/>
          <w:rPrChange w:id="83" w:author="neal chaisson" w:date="2026-06-29T08:18:00Z" w16du:dateUtc="2026-06-29T12:18:00Z">
            <w:rPr/>
          </w:rPrChange>
        </w:rPr>
        <w:t>Notion TO DO: Interface 5]</w:t>
      </w:r>
    </w:p>
    <w:p w14:paraId="7FE2049A" w14:textId="77777777" w:rsidR="00057DB4" w:rsidRDefault="00000000">
      <w:pPr>
        <w:pStyle w:val="ListBullet"/>
        <w:spacing w:after="40"/>
      </w:pPr>
      <w:r>
        <w:t>iCPET, manometry, inhaled NO, occult pulmonary hypertension, dysautonomia, bendopnea, liver evaluation. [Notion: future-sections outline]</w:t>
      </w:r>
    </w:p>
    <w:p w14:paraId="1CD7975D" w14:textId="77777777" w:rsidR="00057DB4" w:rsidRDefault="00000000">
      <w:pPr>
        <w:pStyle w:val="ListBullet"/>
        <w:spacing w:after="40"/>
      </w:pPr>
      <w:r>
        <w:t>RHC simulator cases that require solving the equations on the simulator. [Notion: cases related to RHC simulator]</w:t>
      </w:r>
    </w:p>
    <w:p w14:paraId="15D68828" w14:textId="77777777" w:rsidR="00057DB4" w:rsidRDefault="00000000">
      <w:pPr>
        <w:pStyle w:val="ListBullet"/>
        <w:spacing w:after="40"/>
      </w:pPr>
      <w:r>
        <w:t>Primary literature track: Kenny, Kattan, Magder, Pinsky. [Overview: source-of-truth authors]</w:t>
      </w:r>
    </w:p>
    <w:p w14:paraId="623210F0" w14:textId="77777777" w:rsidR="00057DB4" w:rsidRDefault="00057DB4"/>
    <w:p w14:paraId="35C0C00C" w14:textId="77777777" w:rsidR="00057DB4" w:rsidRDefault="00000000">
      <w:pPr>
        <w:pStyle w:val="Heading1"/>
      </w:pPr>
      <w:r>
        <w:t>Part 3. Master content inventory and level mapping</w:t>
      </w:r>
    </w:p>
    <w:p w14:paraId="3E9465AD" w14:textId="77777777" w:rsidR="00057DB4" w:rsidRDefault="00000000">
      <w:pPr>
        <w:spacing w:after="160"/>
      </w:pPr>
      <w:r>
        <w:t>Every substantive content topic found across the Wix site and Notion, with its current source location and recommended level. N = Novice, I = Informed Learner, E = Expert. "Stub" marks a page that is currently a Wix template placeholder or otherwise unbuilt.</w:t>
      </w:r>
    </w:p>
    <w:tbl>
      <w:tblPr>
        <w:tblStyle w:val="LightGrid-Accent1"/>
        <w:tblW w:w="0" w:type="auto"/>
        <w:jc w:val="center"/>
        <w:tblLook w:val="04A0" w:firstRow="1" w:lastRow="0" w:firstColumn="1" w:lastColumn="0" w:noHBand="0" w:noVBand="1"/>
      </w:tblPr>
      <w:tblGrid>
        <w:gridCol w:w="1312"/>
        <w:gridCol w:w="3642"/>
        <w:gridCol w:w="3017"/>
        <w:gridCol w:w="885"/>
      </w:tblGrid>
      <w:tr w:rsidR="00057DB4" w14:paraId="36AA31E0" w14:textId="77777777" w:rsidTr="00057D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1F4E79"/>
          </w:tcPr>
          <w:p w14:paraId="5E0D651A" w14:textId="77777777" w:rsidR="00057DB4" w:rsidRDefault="00000000">
            <w:r>
              <w:rPr>
                <w:color w:val="FFFFFF"/>
                <w:sz w:val="18"/>
              </w:rPr>
              <w:t>Module</w:t>
            </w:r>
          </w:p>
        </w:tc>
        <w:tc>
          <w:tcPr>
            <w:tcW w:w="4320" w:type="dxa"/>
            <w:shd w:val="clear" w:color="auto" w:fill="1F4E79"/>
          </w:tcPr>
          <w:p w14:paraId="42EC8CAF" w14:textId="77777777" w:rsidR="00057DB4"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Topic</w:t>
            </w:r>
          </w:p>
        </w:tc>
        <w:tc>
          <w:tcPr>
            <w:tcW w:w="3744" w:type="dxa"/>
            <w:shd w:val="clear" w:color="auto" w:fill="1F4E79"/>
          </w:tcPr>
          <w:p w14:paraId="07DDE12E" w14:textId="77777777" w:rsidR="00057DB4"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Source page</w:t>
            </w:r>
          </w:p>
        </w:tc>
        <w:tc>
          <w:tcPr>
            <w:tcW w:w="1008" w:type="dxa"/>
            <w:shd w:val="clear" w:color="auto" w:fill="1F4E79"/>
          </w:tcPr>
          <w:p w14:paraId="66145FC0" w14:textId="77777777" w:rsidR="00057DB4"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Level</w:t>
            </w:r>
          </w:p>
        </w:tc>
      </w:tr>
      <w:tr w:rsidR="00057DB4" w14:paraId="75642FB5"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A483225" w14:textId="77777777" w:rsidR="00057DB4" w:rsidRDefault="00000000">
            <w:r>
              <w:rPr>
                <w:sz w:val="18"/>
              </w:rPr>
              <w:t>Basic</w:t>
            </w:r>
          </w:p>
        </w:tc>
        <w:tc>
          <w:tcPr>
            <w:tcW w:w="4320" w:type="dxa"/>
          </w:tcPr>
          <w:p w14:paraId="7EB89220"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Introduction to hemodynamics</w:t>
            </w:r>
          </w:p>
        </w:tc>
        <w:tc>
          <w:tcPr>
            <w:tcW w:w="3744" w:type="dxa"/>
          </w:tcPr>
          <w:p w14:paraId="09CAC9EB"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Wix: introduction-to-hemodynamics</w:t>
            </w:r>
          </w:p>
        </w:tc>
        <w:tc>
          <w:tcPr>
            <w:tcW w:w="1008" w:type="dxa"/>
          </w:tcPr>
          <w:p w14:paraId="43B0EC40"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N</w:t>
            </w:r>
          </w:p>
        </w:tc>
      </w:tr>
      <w:tr w:rsidR="00057DB4" w14:paraId="02200D3B"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F873881" w14:textId="77777777" w:rsidR="00057DB4" w:rsidRDefault="00000000">
            <w:r>
              <w:rPr>
                <w:sz w:val="18"/>
              </w:rPr>
              <w:t>Basic</w:t>
            </w:r>
          </w:p>
        </w:tc>
        <w:tc>
          <w:tcPr>
            <w:tcW w:w="4320" w:type="dxa"/>
          </w:tcPr>
          <w:p w14:paraId="218F692F"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Shock physiology / link to hemodynamics</w:t>
            </w:r>
          </w:p>
        </w:tc>
        <w:tc>
          <w:tcPr>
            <w:tcW w:w="3744" w:type="dxa"/>
          </w:tcPr>
          <w:p w14:paraId="15C2EC05"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Notion + Wix: what-is-shock</w:t>
            </w:r>
          </w:p>
        </w:tc>
        <w:tc>
          <w:tcPr>
            <w:tcW w:w="1008" w:type="dxa"/>
          </w:tcPr>
          <w:p w14:paraId="71E53B47"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N</w:t>
            </w:r>
          </w:p>
        </w:tc>
      </w:tr>
      <w:tr w:rsidR="00057DB4" w14:paraId="0301ABB8"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2A83C45" w14:textId="77777777" w:rsidR="00057DB4" w:rsidRDefault="00000000">
            <w:r>
              <w:rPr>
                <w:sz w:val="18"/>
              </w:rPr>
              <w:t>Basic</w:t>
            </w:r>
          </w:p>
        </w:tc>
        <w:tc>
          <w:tcPr>
            <w:tcW w:w="4320" w:type="dxa"/>
          </w:tcPr>
          <w:p w14:paraId="2B1CE083"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DO2 / VO2 and VO2 dependency</w:t>
            </w:r>
          </w:p>
        </w:tc>
        <w:tc>
          <w:tcPr>
            <w:tcW w:w="3744" w:type="dxa"/>
          </w:tcPr>
          <w:p w14:paraId="0DDDC9F9"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Notion: Algorithm for Shock Assessment</w:t>
            </w:r>
          </w:p>
        </w:tc>
        <w:tc>
          <w:tcPr>
            <w:tcW w:w="1008" w:type="dxa"/>
          </w:tcPr>
          <w:p w14:paraId="109A1AC5"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N</w:t>
            </w:r>
          </w:p>
        </w:tc>
      </w:tr>
      <w:tr w:rsidR="00057DB4" w14:paraId="47C04EE4"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2257580" w14:textId="77777777" w:rsidR="00057DB4" w:rsidRDefault="00000000">
            <w:r>
              <w:rPr>
                <w:sz w:val="18"/>
              </w:rPr>
              <w:t>Basic</w:t>
            </w:r>
          </w:p>
        </w:tc>
        <w:tc>
          <w:tcPr>
            <w:tcW w:w="4320" w:type="dxa"/>
          </w:tcPr>
          <w:p w14:paraId="2219B088"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Clinical markers of shock</w:t>
            </w:r>
          </w:p>
        </w:tc>
        <w:tc>
          <w:tcPr>
            <w:tcW w:w="3744" w:type="dxa"/>
          </w:tcPr>
          <w:p w14:paraId="4E961391"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Notion: Clinical Markers of Shock</w:t>
            </w:r>
          </w:p>
        </w:tc>
        <w:tc>
          <w:tcPr>
            <w:tcW w:w="1008" w:type="dxa"/>
          </w:tcPr>
          <w:p w14:paraId="6E798A6C"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N</w:t>
            </w:r>
          </w:p>
        </w:tc>
      </w:tr>
      <w:tr w:rsidR="00057DB4" w14:paraId="39646E1D"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79F4BD5" w14:textId="77777777" w:rsidR="00057DB4" w:rsidRDefault="00000000">
            <w:r>
              <w:rPr>
                <w:sz w:val="18"/>
              </w:rPr>
              <w:t>Basic</w:t>
            </w:r>
          </w:p>
        </w:tc>
        <w:tc>
          <w:tcPr>
            <w:tcW w:w="4320" w:type="dxa"/>
          </w:tcPr>
          <w:p w14:paraId="752CFD66"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ACT algorithm (assess/hypothesis/test)</w:t>
            </w:r>
          </w:p>
        </w:tc>
        <w:tc>
          <w:tcPr>
            <w:tcW w:w="3744" w:type="dxa"/>
          </w:tcPr>
          <w:p w14:paraId="5A0215C8"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Notion: Algorithm for Shock Assessment</w:t>
            </w:r>
          </w:p>
        </w:tc>
        <w:tc>
          <w:tcPr>
            <w:tcW w:w="1008" w:type="dxa"/>
          </w:tcPr>
          <w:p w14:paraId="1D0A90DF"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N</w:t>
            </w:r>
          </w:p>
        </w:tc>
      </w:tr>
      <w:tr w:rsidR="00057DB4" w14:paraId="2C70BC32"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CE123BA" w14:textId="77777777" w:rsidR="00057DB4" w:rsidRDefault="00000000">
            <w:r>
              <w:rPr>
                <w:sz w:val="18"/>
              </w:rPr>
              <w:t>Basic</w:t>
            </w:r>
          </w:p>
        </w:tc>
        <w:tc>
          <w:tcPr>
            <w:tcW w:w="4320" w:type="dxa"/>
          </w:tcPr>
          <w:p w14:paraId="44248491"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Tools for hemodynamic assessment</w:t>
            </w:r>
          </w:p>
        </w:tc>
        <w:tc>
          <w:tcPr>
            <w:tcW w:w="3744" w:type="dxa"/>
          </w:tcPr>
          <w:p w14:paraId="47FE7B07"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Notion: Tools for Hemodynamic Assessment</w:t>
            </w:r>
          </w:p>
        </w:tc>
        <w:tc>
          <w:tcPr>
            <w:tcW w:w="1008" w:type="dxa"/>
          </w:tcPr>
          <w:p w14:paraId="08C298E8"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N/I</w:t>
            </w:r>
          </w:p>
        </w:tc>
      </w:tr>
      <w:tr w:rsidR="00057DB4" w14:paraId="5B32EFF7"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BF0A1AD" w14:textId="77777777" w:rsidR="00057DB4" w:rsidRDefault="00000000">
            <w:r>
              <w:rPr>
                <w:sz w:val="18"/>
              </w:rPr>
              <w:t>Basic</w:t>
            </w:r>
          </w:p>
        </w:tc>
        <w:tc>
          <w:tcPr>
            <w:tcW w:w="4320" w:type="dxa"/>
          </w:tcPr>
          <w:p w14:paraId="5977700B"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Volume responsiveness tools</w:t>
            </w:r>
          </w:p>
        </w:tc>
        <w:tc>
          <w:tcPr>
            <w:tcW w:w="3744" w:type="dxa"/>
          </w:tcPr>
          <w:p w14:paraId="56123C1F"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Notion: curriculum Block 1</w:t>
            </w:r>
          </w:p>
        </w:tc>
        <w:tc>
          <w:tcPr>
            <w:tcW w:w="1008" w:type="dxa"/>
          </w:tcPr>
          <w:p w14:paraId="14996135"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N/I</w:t>
            </w:r>
          </w:p>
        </w:tc>
      </w:tr>
      <w:tr w:rsidR="00057DB4" w14:paraId="4D3BEB59"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C2CBC08" w14:textId="77777777" w:rsidR="00057DB4" w:rsidRDefault="00000000">
            <w:r>
              <w:rPr>
                <w:sz w:val="18"/>
              </w:rPr>
              <w:t>Basic</w:t>
            </w:r>
          </w:p>
        </w:tc>
        <w:tc>
          <w:tcPr>
            <w:tcW w:w="4320" w:type="dxa"/>
          </w:tcPr>
          <w:p w14:paraId="6B366EEC"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Practical evaluation of shock (case)</w:t>
            </w:r>
          </w:p>
        </w:tc>
        <w:tc>
          <w:tcPr>
            <w:tcW w:w="3744" w:type="dxa"/>
          </w:tcPr>
          <w:p w14:paraId="224A42C8"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practical-evaluation-of-shock (stub)</w:t>
            </w:r>
          </w:p>
        </w:tc>
        <w:tc>
          <w:tcPr>
            <w:tcW w:w="1008" w:type="dxa"/>
          </w:tcPr>
          <w:p w14:paraId="15F0AD7A"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N</w:t>
            </w:r>
          </w:p>
        </w:tc>
      </w:tr>
      <w:tr w:rsidR="00057DB4" w14:paraId="5CEA70B4"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EC0A0DC" w14:textId="77777777" w:rsidR="00057DB4" w:rsidRDefault="00000000">
            <w:r>
              <w:rPr>
                <w:sz w:val="18"/>
              </w:rPr>
              <w:t>Physiology</w:t>
            </w:r>
          </w:p>
        </w:tc>
        <w:tc>
          <w:tcPr>
            <w:tcW w:w="4320" w:type="dxa"/>
          </w:tcPr>
          <w:p w14:paraId="0EE7BE23"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The four-interface model (overview)</w:t>
            </w:r>
          </w:p>
        </w:tc>
        <w:tc>
          <w:tcPr>
            <w:tcW w:w="3744" w:type="dxa"/>
          </w:tcPr>
          <w:p w14:paraId="6B76109D"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Wix: the-four-interface-model</w:t>
            </w:r>
          </w:p>
        </w:tc>
        <w:tc>
          <w:tcPr>
            <w:tcW w:w="1008" w:type="dxa"/>
          </w:tcPr>
          <w:p w14:paraId="2B685750"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N/I</w:t>
            </w:r>
          </w:p>
        </w:tc>
      </w:tr>
      <w:tr w:rsidR="00057DB4" w14:paraId="19AADD5C"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8F27EA9" w14:textId="77777777" w:rsidR="00057DB4" w:rsidRDefault="00000000">
            <w:r>
              <w:rPr>
                <w:sz w:val="18"/>
              </w:rPr>
              <w:t>Physiology</w:t>
            </w:r>
          </w:p>
        </w:tc>
        <w:tc>
          <w:tcPr>
            <w:tcW w:w="4320" w:type="dxa"/>
          </w:tcPr>
          <w:p w14:paraId="79F1E7FE"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Interface I - cardiac function</w:t>
            </w:r>
          </w:p>
        </w:tc>
        <w:tc>
          <w:tcPr>
            <w:tcW w:w="3744" w:type="dxa"/>
          </w:tcPr>
          <w:p w14:paraId="505DE9DE"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interface-1-cardiac-function</w:t>
            </w:r>
          </w:p>
        </w:tc>
        <w:tc>
          <w:tcPr>
            <w:tcW w:w="1008" w:type="dxa"/>
          </w:tcPr>
          <w:p w14:paraId="3DE1C762"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I</w:t>
            </w:r>
          </w:p>
        </w:tc>
      </w:tr>
      <w:tr w:rsidR="00057DB4" w14:paraId="51DCB77C"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AFAD555" w14:textId="77777777" w:rsidR="00057DB4" w:rsidRDefault="00000000">
            <w:r>
              <w:rPr>
                <w:sz w:val="18"/>
              </w:rPr>
              <w:t>Physiology</w:t>
            </w:r>
          </w:p>
        </w:tc>
        <w:tc>
          <w:tcPr>
            <w:tcW w:w="4320" w:type="dxa"/>
          </w:tcPr>
          <w:p w14:paraId="13D6FF97"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Interface I - arterial vascular function</w:t>
            </w:r>
          </w:p>
        </w:tc>
        <w:tc>
          <w:tcPr>
            <w:tcW w:w="3744" w:type="dxa"/>
          </w:tcPr>
          <w:p w14:paraId="3A17F1F0"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Wix: interface-1-arterial-vascular-function</w:t>
            </w:r>
          </w:p>
        </w:tc>
        <w:tc>
          <w:tcPr>
            <w:tcW w:w="1008" w:type="dxa"/>
          </w:tcPr>
          <w:p w14:paraId="43A952DD"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w:t>
            </w:r>
          </w:p>
        </w:tc>
      </w:tr>
      <w:tr w:rsidR="00057DB4" w14:paraId="2E520FEB"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B77E9AA" w14:textId="77777777" w:rsidR="00057DB4" w:rsidRDefault="00000000">
            <w:r>
              <w:rPr>
                <w:sz w:val="18"/>
              </w:rPr>
              <w:t>Physiology</w:t>
            </w:r>
          </w:p>
        </w:tc>
        <w:tc>
          <w:tcPr>
            <w:tcW w:w="4320" w:type="dxa"/>
          </w:tcPr>
          <w:p w14:paraId="624BDB86"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Systolic &amp; diastolic BP determinants</w:t>
            </w:r>
          </w:p>
        </w:tc>
        <w:tc>
          <w:tcPr>
            <w:tcW w:w="3744" w:type="dxa"/>
          </w:tcPr>
          <w:p w14:paraId="1331896F"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general-8-4</w:t>
            </w:r>
          </w:p>
        </w:tc>
        <w:tc>
          <w:tcPr>
            <w:tcW w:w="1008" w:type="dxa"/>
          </w:tcPr>
          <w:p w14:paraId="6E72346C"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E</w:t>
            </w:r>
          </w:p>
        </w:tc>
      </w:tr>
      <w:tr w:rsidR="00057DB4" w14:paraId="60F7EB16"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D396771" w14:textId="77777777" w:rsidR="00057DB4" w:rsidRDefault="00000000">
            <w:r>
              <w:rPr>
                <w:sz w:val="18"/>
              </w:rPr>
              <w:t>Physiology</w:t>
            </w:r>
          </w:p>
        </w:tc>
        <w:tc>
          <w:tcPr>
            <w:tcW w:w="4320" w:type="dxa"/>
          </w:tcPr>
          <w:p w14:paraId="3E420EF3"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The arterial Windkessel</w:t>
            </w:r>
          </w:p>
        </w:tc>
        <w:tc>
          <w:tcPr>
            <w:tcW w:w="3744" w:type="dxa"/>
          </w:tcPr>
          <w:p w14:paraId="07446343"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Wix: general-8</w:t>
            </w:r>
          </w:p>
        </w:tc>
        <w:tc>
          <w:tcPr>
            <w:tcW w:w="1008" w:type="dxa"/>
          </w:tcPr>
          <w:p w14:paraId="65A0B2CA"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E</w:t>
            </w:r>
          </w:p>
        </w:tc>
      </w:tr>
      <w:tr w:rsidR="00057DB4" w14:paraId="2CD33C7D"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202A6ED" w14:textId="77777777" w:rsidR="00057DB4" w:rsidRDefault="00000000">
            <w:r>
              <w:rPr>
                <w:sz w:val="18"/>
              </w:rPr>
              <w:t>Physiology</w:t>
            </w:r>
          </w:p>
        </w:tc>
        <w:tc>
          <w:tcPr>
            <w:tcW w:w="4320" w:type="dxa"/>
          </w:tcPr>
          <w:p w14:paraId="5ACA9635"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Waveform reflection</w:t>
            </w:r>
          </w:p>
        </w:tc>
        <w:tc>
          <w:tcPr>
            <w:tcW w:w="3744" w:type="dxa"/>
          </w:tcPr>
          <w:p w14:paraId="28F14D5E"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general-8-1</w:t>
            </w:r>
          </w:p>
        </w:tc>
        <w:tc>
          <w:tcPr>
            <w:tcW w:w="1008" w:type="dxa"/>
          </w:tcPr>
          <w:p w14:paraId="4C31C805"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E</w:t>
            </w:r>
          </w:p>
        </w:tc>
      </w:tr>
      <w:tr w:rsidR="00057DB4" w14:paraId="45C714FE"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EC444A1" w14:textId="77777777" w:rsidR="00057DB4" w:rsidRDefault="00000000">
            <w:r>
              <w:rPr>
                <w:sz w:val="18"/>
              </w:rPr>
              <w:t>Physiology</w:t>
            </w:r>
          </w:p>
        </w:tc>
        <w:tc>
          <w:tcPr>
            <w:tcW w:w="4320" w:type="dxa"/>
          </w:tcPr>
          <w:p w14:paraId="0A899754"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Assessing vasoplegia (bedside)</w:t>
            </w:r>
          </w:p>
        </w:tc>
        <w:tc>
          <w:tcPr>
            <w:tcW w:w="3744" w:type="dxa"/>
          </w:tcPr>
          <w:p w14:paraId="5B7F25E4"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Wix: general-8-2</w:t>
            </w:r>
          </w:p>
        </w:tc>
        <w:tc>
          <w:tcPr>
            <w:tcW w:w="1008" w:type="dxa"/>
          </w:tcPr>
          <w:p w14:paraId="37DD7465"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w:t>
            </w:r>
          </w:p>
        </w:tc>
      </w:tr>
      <w:tr w:rsidR="00057DB4" w14:paraId="4B3C7F88"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17D2700" w14:textId="77777777" w:rsidR="00057DB4" w:rsidRDefault="00000000">
            <w:r>
              <w:rPr>
                <w:sz w:val="18"/>
              </w:rPr>
              <w:t>Physiology</w:t>
            </w:r>
          </w:p>
        </w:tc>
        <w:tc>
          <w:tcPr>
            <w:tcW w:w="4320" w:type="dxa"/>
          </w:tcPr>
          <w:p w14:paraId="394DCC7E"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Bizarre arterial waveforms (bedside)</w:t>
            </w:r>
          </w:p>
        </w:tc>
        <w:tc>
          <w:tcPr>
            <w:tcW w:w="3744" w:type="dxa"/>
          </w:tcPr>
          <w:p w14:paraId="78AADF07"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general-8-3</w:t>
            </w:r>
          </w:p>
        </w:tc>
        <w:tc>
          <w:tcPr>
            <w:tcW w:w="1008" w:type="dxa"/>
          </w:tcPr>
          <w:p w14:paraId="4E3B125E"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E</w:t>
            </w:r>
          </w:p>
        </w:tc>
      </w:tr>
      <w:tr w:rsidR="00057DB4" w14:paraId="70BA7131"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AF56702" w14:textId="77777777" w:rsidR="00057DB4" w:rsidRDefault="00000000">
            <w:r>
              <w:rPr>
                <w:sz w:val="18"/>
              </w:rPr>
              <w:t>Physiology</w:t>
            </w:r>
          </w:p>
        </w:tc>
        <w:tc>
          <w:tcPr>
            <w:tcW w:w="4320" w:type="dxa"/>
          </w:tcPr>
          <w:p w14:paraId="637DB96D"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Interface II - arterioles to capillaries</w:t>
            </w:r>
          </w:p>
        </w:tc>
        <w:tc>
          <w:tcPr>
            <w:tcW w:w="3744" w:type="dxa"/>
          </w:tcPr>
          <w:p w14:paraId="693F749E"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Wix: interface-2-arteries-to-capillaries</w:t>
            </w:r>
          </w:p>
        </w:tc>
        <w:tc>
          <w:tcPr>
            <w:tcW w:w="1008" w:type="dxa"/>
          </w:tcPr>
          <w:p w14:paraId="4269D26D"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w:t>
            </w:r>
          </w:p>
        </w:tc>
      </w:tr>
      <w:tr w:rsidR="00057DB4" w14:paraId="095BE1FD"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B955D96" w14:textId="77777777" w:rsidR="00057DB4" w:rsidRDefault="00000000">
            <w:r>
              <w:rPr>
                <w:sz w:val="18"/>
              </w:rPr>
              <w:t>Physiology</w:t>
            </w:r>
          </w:p>
        </w:tc>
        <w:tc>
          <w:tcPr>
            <w:tcW w:w="4320" w:type="dxa"/>
          </w:tcPr>
          <w:p w14:paraId="6C3415D6"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Autoregulation &amp; tissue perfusion</w:t>
            </w:r>
          </w:p>
        </w:tc>
        <w:tc>
          <w:tcPr>
            <w:tcW w:w="3744" w:type="dxa"/>
          </w:tcPr>
          <w:p w14:paraId="2536A47C"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autoregulation-and-tissue-</w:t>
            </w:r>
            <w:r>
              <w:rPr>
                <w:sz w:val="18"/>
              </w:rPr>
              <w:lastRenderedPageBreak/>
              <w:t>perfusion</w:t>
            </w:r>
          </w:p>
        </w:tc>
        <w:tc>
          <w:tcPr>
            <w:tcW w:w="1008" w:type="dxa"/>
          </w:tcPr>
          <w:p w14:paraId="3C50F88C"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E</w:t>
            </w:r>
          </w:p>
        </w:tc>
      </w:tr>
      <w:tr w:rsidR="00057DB4" w14:paraId="6CD42B19"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4F95332" w14:textId="77777777" w:rsidR="00057DB4" w:rsidRDefault="00000000">
            <w:r>
              <w:rPr>
                <w:sz w:val="18"/>
              </w:rPr>
              <w:t>Physiology</w:t>
            </w:r>
          </w:p>
        </w:tc>
        <w:tc>
          <w:tcPr>
            <w:tcW w:w="4320" w:type="dxa"/>
          </w:tcPr>
          <w:p w14:paraId="0BF9660E"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Macro-to-micro coupling (bedside)</w:t>
            </w:r>
          </w:p>
        </w:tc>
        <w:tc>
          <w:tcPr>
            <w:tcW w:w="3744" w:type="dxa"/>
          </w:tcPr>
          <w:p w14:paraId="79CCE619"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Wix: bringing-in</w:t>
            </w:r>
          </w:p>
        </w:tc>
        <w:tc>
          <w:tcPr>
            <w:tcW w:w="1008" w:type="dxa"/>
          </w:tcPr>
          <w:p w14:paraId="44A44411"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w:t>
            </w:r>
          </w:p>
        </w:tc>
      </w:tr>
      <w:tr w:rsidR="00057DB4" w14:paraId="0E9E9161"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2863FA4" w14:textId="77777777" w:rsidR="00057DB4" w:rsidRDefault="00000000">
            <w:r>
              <w:rPr>
                <w:sz w:val="18"/>
              </w:rPr>
              <w:t>Physiology</w:t>
            </w:r>
          </w:p>
        </w:tc>
        <w:tc>
          <w:tcPr>
            <w:tcW w:w="4320" w:type="dxa"/>
          </w:tcPr>
          <w:p w14:paraId="13443D17"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Critical closing pressure</w:t>
            </w:r>
          </w:p>
        </w:tc>
        <w:tc>
          <w:tcPr>
            <w:tcW w:w="3744" w:type="dxa"/>
          </w:tcPr>
          <w:p w14:paraId="3BE84BE9"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general-8-6</w:t>
            </w:r>
          </w:p>
        </w:tc>
        <w:tc>
          <w:tcPr>
            <w:tcW w:w="1008" w:type="dxa"/>
          </w:tcPr>
          <w:p w14:paraId="59B4F818"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E</w:t>
            </w:r>
          </w:p>
        </w:tc>
      </w:tr>
      <w:tr w:rsidR="00057DB4" w14:paraId="0C6F07E2"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43BF5D9" w14:textId="77777777" w:rsidR="00057DB4" w:rsidRDefault="00000000">
            <w:r>
              <w:rPr>
                <w:sz w:val="18"/>
              </w:rPr>
              <w:t>Physiology</w:t>
            </w:r>
          </w:p>
        </w:tc>
        <w:tc>
          <w:tcPr>
            <w:tcW w:w="4320" w:type="dxa"/>
          </w:tcPr>
          <w:p w14:paraId="3B538E34"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Interface III - capillaries to right atrium</w:t>
            </w:r>
          </w:p>
        </w:tc>
        <w:tc>
          <w:tcPr>
            <w:tcW w:w="3744" w:type="dxa"/>
          </w:tcPr>
          <w:p w14:paraId="0F832AD9"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Wix: interface-3-capillaries-to-rv</w:t>
            </w:r>
          </w:p>
        </w:tc>
        <w:tc>
          <w:tcPr>
            <w:tcW w:w="1008" w:type="dxa"/>
          </w:tcPr>
          <w:p w14:paraId="360F8506"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w:t>
            </w:r>
          </w:p>
        </w:tc>
      </w:tr>
      <w:tr w:rsidR="00057DB4" w14:paraId="4658800C"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A8E0E45" w14:textId="77777777" w:rsidR="00057DB4" w:rsidRDefault="00000000">
            <w:r>
              <w:rPr>
                <w:sz w:val="18"/>
              </w:rPr>
              <w:t>Physiology</w:t>
            </w:r>
          </w:p>
        </w:tc>
        <w:tc>
          <w:tcPr>
            <w:tcW w:w="4320" w:type="dxa"/>
          </w:tcPr>
          <w:p w14:paraId="56C62423"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Flow limitation primer</w:t>
            </w:r>
          </w:p>
        </w:tc>
        <w:tc>
          <w:tcPr>
            <w:tcW w:w="3744" w:type="dxa"/>
          </w:tcPr>
          <w:p w14:paraId="0A653FF7"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general-8-8</w:t>
            </w:r>
          </w:p>
        </w:tc>
        <w:tc>
          <w:tcPr>
            <w:tcW w:w="1008" w:type="dxa"/>
          </w:tcPr>
          <w:p w14:paraId="695393C3"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E</w:t>
            </w:r>
          </w:p>
        </w:tc>
      </w:tr>
      <w:tr w:rsidR="00057DB4" w14:paraId="62D89A23"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C352EE4" w14:textId="77777777" w:rsidR="00057DB4" w:rsidRDefault="00000000">
            <w:r>
              <w:rPr>
                <w:sz w:val="18"/>
              </w:rPr>
              <w:t>Physiology</w:t>
            </w:r>
          </w:p>
        </w:tc>
        <w:tc>
          <w:tcPr>
            <w:tcW w:w="4320" w:type="dxa"/>
          </w:tcPr>
          <w:p w14:paraId="2F54B533"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Resistance to venous return / Pmsf</w:t>
            </w:r>
          </w:p>
        </w:tc>
        <w:tc>
          <w:tcPr>
            <w:tcW w:w="3744" w:type="dxa"/>
          </w:tcPr>
          <w:p w14:paraId="5FB82D3B"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Notion: Resistance to Venous Return</w:t>
            </w:r>
          </w:p>
        </w:tc>
        <w:tc>
          <w:tcPr>
            <w:tcW w:w="1008" w:type="dxa"/>
          </w:tcPr>
          <w:p w14:paraId="37AC2A1E"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E</w:t>
            </w:r>
          </w:p>
        </w:tc>
      </w:tr>
      <w:tr w:rsidR="00057DB4" w14:paraId="57C9EABA"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A9E175E" w14:textId="77777777" w:rsidR="00057DB4" w:rsidRDefault="00000000">
            <w:r>
              <w:rPr>
                <w:sz w:val="18"/>
              </w:rPr>
              <w:t>Physiology</w:t>
            </w:r>
          </w:p>
        </w:tc>
        <w:tc>
          <w:tcPr>
            <w:tcW w:w="4320" w:type="dxa"/>
          </w:tcPr>
          <w:p w14:paraId="0DF34525"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PPV effect on venous return (bedside)</w:t>
            </w:r>
          </w:p>
        </w:tc>
        <w:tc>
          <w:tcPr>
            <w:tcW w:w="3744" w:type="dxa"/>
          </w:tcPr>
          <w:p w14:paraId="48B067AB"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general-8-7</w:t>
            </w:r>
          </w:p>
        </w:tc>
        <w:tc>
          <w:tcPr>
            <w:tcW w:w="1008" w:type="dxa"/>
          </w:tcPr>
          <w:p w14:paraId="3285F30C"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I</w:t>
            </w:r>
          </w:p>
        </w:tc>
      </w:tr>
      <w:tr w:rsidR="00057DB4" w14:paraId="43F9614F"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83EB377" w14:textId="77777777" w:rsidR="00057DB4" w:rsidRDefault="00000000">
            <w:r>
              <w:rPr>
                <w:sz w:val="18"/>
              </w:rPr>
              <w:t>Physiology</w:t>
            </w:r>
          </w:p>
        </w:tc>
        <w:tc>
          <w:tcPr>
            <w:tcW w:w="4320" w:type="dxa"/>
          </w:tcPr>
          <w:p w14:paraId="1877CA87"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RAP: Starling to Guyton to bedside</w:t>
            </w:r>
          </w:p>
        </w:tc>
        <w:tc>
          <w:tcPr>
            <w:tcW w:w="3744" w:type="dxa"/>
          </w:tcPr>
          <w:p w14:paraId="46A15EE8"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Notion: RAP page</w:t>
            </w:r>
          </w:p>
        </w:tc>
        <w:tc>
          <w:tcPr>
            <w:tcW w:w="1008" w:type="dxa"/>
          </w:tcPr>
          <w:p w14:paraId="37C2B729"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E</w:t>
            </w:r>
          </w:p>
        </w:tc>
      </w:tr>
      <w:tr w:rsidR="00057DB4" w14:paraId="4846848D"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116DD21" w14:textId="77777777" w:rsidR="00057DB4" w:rsidRDefault="00000000">
            <w:r>
              <w:rPr>
                <w:sz w:val="18"/>
              </w:rPr>
              <w:t>Physiology</w:t>
            </w:r>
          </w:p>
        </w:tc>
        <w:tc>
          <w:tcPr>
            <w:tcW w:w="4320" w:type="dxa"/>
          </w:tcPr>
          <w:p w14:paraId="752E1520"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Interface IV - RV to LA (overview)</w:t>
            </w:r>
          </w:p>
        </w:tc>
        <w:tc>
          <w:tcPr>
            <w:tcW w:w="3744" w:type="dxa"/>
          </w:tcPr>
          <w:p w14:paraId="03ED5A2D"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interface-4-rv-to-la</w:t>
            </w:r>
          </w:p>
        </w:tc>
        <w:tc>
          <w:tcPr>
            <w:tcW w:w="1008" w:type="dxa"/>
          </w:tcPr>
          <w:p w14:paraId="43A912E4"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I</w:t>
            </w:r>
          </w:p>
        </w:tc>
      </w:tr>
      <w:tr w:rsidR="00057DB4" w14:paraId="4CC054F1"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457F940" w14:textId="77777777" w:rsidR="00057DB4" w:rsidRDefault="00000000">
            <w:r>
              <w:rPr>
                <w:sz w:val="18"/>
              </w:rPr>
              <w:t>Physiology</w:t>
            </w:r>
          </w:p>
        </w:tc>
        <w:tc>
          <w:tcPr>
            <w:tcW w:w="4320" w:type="dxa"/>
          </w:tcPr>
          <w:p w14:paraId="4E01F8E5"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Interface IV - right ventricular function</w:t>
            </w:r>
          </w:p>
        </w:tc>
        <w:tc>
          <w:tcPr>
            <w:tcW w:w="3744" w:type="dxa"/>
          </w:tcPr>
          <w:p w14:paraId="3CB65191"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Wix: general-8-10 (new)</w:t>
            </w:r>
          </w:p>
        </w:tc>
        <w:tc>
          <w:tcPr>
            <w:tcW w:w="1008" w:type="dxa"/>
          </w:tcPr>
          <w:p w14:paraId="3964027D"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I/E</w:t>
            </w:r>
          </w:p>
        </w:tc>
      </w:tr>
      <w:tr w:rsidR="00057DB4" w14:paraId="41743025"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9879219" w14:textId="77777777" w:rsidR="00057DB4" w:rsidRDefault="00000000">
            <w:r>
              <w:rPr>
                <w:sz w:val="18"/>
              </w:rPr>
              <w:t>Physiology</w:t>
            </w:r>
          </w:p>
        </w:tc>
        <w:tc>
          <w:tcPr>
            <w:tcW w:w="4320" w:type="dxa"/>
          </w:tcPr>
          <w:p w14:paraId="30FC75D1"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Interface IV - pulmonary arterial physiology</w:t>
            </w:r>
          </w:p>
        </w:tc>
        <w:tc>
          <w:tcPr>
            <w:tcW w:w="3744" w:type="dxa"/>
          </w:tcPr>
          <w:p w14:paraId="60409742"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general-8-11 (new)</w:t>
            </w:r>
          </w:p>
        </w:tc>
        <w:tc>
          <w:tcPr>
            <w:tcW w:w="1008" w:type="dxa"/>
          </w:tcPr>
          <w:p w14:paraId="28F7B1FE"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I/E</w:t>
            </w:r>
          </w:p>
        </w:tc>
      </w:tr>
      <w:tr w:rsidR="00057DB4" w14:paraId="53FBF88D"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167D13D" w14:textId="77777777" w:rsidR="00057DB4" w:rsidRDefault="00000000">
            <w:r>
              <w:rPr>
                <w:sz w:val="18"/>
              </w:rPr>
              <w:t>Physiology</w:t>
            </w:r>
          </w:p>
        </w:tc>
        <w:tc>
          <w:tcPr>
            <w:tcW w:w="4320" w:type="dxa"/>
          </w:tcPr>
          <w:p w14:paraId="26D2C3D0"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Closed-loop circulation (Principle 2)</w:t>
            </w:r>
          </w:p>
        </w:tc>
        <w:tc>
          <w:tcPr>
            <w:tcW w:w="3744" w:type="dxa"/>
          </w:tcPr>
          <w:p w14:paraId="7EAED44E"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Wix: circulation-as-a-closed-loop-system</w:t>
            </w:r>
          </w:p>
        </w:tc>
        <w:tc>
          <w:tcPr>
            <w:tcW w:w="1008" w:type="dxa"/>
          </w:tcPr>
          <w:p w14:paraId="1413BB0F"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w:t>
            </w:r>
          </w:p>
        </w:tc>
      </w:tr>
      <w:tr w:rsidR="00057DB4" w14:paraId="3C2F173C"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47B2BB8" w14:textId="77777777" w:rsidR="00057DB4" w:rsidRDefault="00000000">
            <w:r>
              <w:rPr>
                <w:sz w:val="18"/>
              </w:rPr>
              <w:t>Physiology</w:t>
            </w:r>
          </w:p>
        </w:tc>
        <w:tc>
          <w:tcPr>
            <w:tcW w:w="4320" w:type="dxa"/>
          </w:tcPr>
          <w:p w14:paraId="0448D3F1"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Manipulating DO2</w:t>
            </w:r>
          </w:p>
        </w:tc>
        <w:tc>
          <w:tcPr>
            <w:tcW w:w="3744" w:type="dxa"/>
          </w:tcPr>
          <w:p w14:paraId="78F76A76"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manipulating-do2</w:t>
            </w:r>
          </w:p>
        </w:tc>
        <w:tc>
          <w:tcPr>
            <w:tcW w:w="1008" w:type="dxa"/>
          </w:tcPr>
          <w:p w14:paraId="46BC2D9F"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I</w:t>
            </w:r>
          </w:p>
        </w:tc>
      </w:tr>
      <w:tr w:rsidR="00057DB4" w14:paraId="6B5E98B1"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59B36E7" w14:textId="77777777" w:rsidR="00057DB4" w:rsidRDefault="00000000">
            <w:r>
              <w:rPr>
                <w:sz w:val="18"/>
              </w:rPr>
              <w:t>Physiology</w:t>
            </w:r>
          </w:p>
        </w:tc>
        <w:tc>
          <w:tcPr>
            <w:tcW w:w="4320" w:type="dxa"/>
          </w:tcPr>
          <w:p w14:paraId="5E964183"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Unifying model (Principle 3)</w:t>
            </w:r>
          </w:p>
        </w:tc>
        <w:tc>
          <w:tcPr>
            <w:tcW w:w="3744" w:type="dxa"/>
          </w:tcPr>
          <w:p w14:paraId="455C39B2"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Notion: Principle 3</w:t>
            </w:r>
          </w:p>
        </w:tc>
        <w:tc>
          <w:tcPr>
            <w:tcW w:w="1008" w:type="dxa"/>
          </w:tcPr>
          <w:p w14:paraId="7E1E4C35"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E</w:t>
            </w:r>
          </w:p>
        </w:tc>
      </w:tr>
      <w:tr w:rsidR="00057DB4" w14:paraId="042531DD"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714BFDB" w14:textId="77777777" w:rsidR="00057DB4" w:rsidRDefault="00000000">
            <w:r>
              <w:rPr>
                <w:sz w:val="18"/>
              </w:rPr>
              <w:t>Physiology</w:t>
            </w:r>
          </w:p>
        </w:tc>
        <w:tc>
          <w:tcPr>
            <w:tcW w:w="4320" w:type="dxa"/>
          </w:tcPr>
          <w:p w14:paraId="6210EA48"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A unifying hemodynamic equation</w:t>
            </w:r>
          </w:p>
        </w:tc>
        <w:tc>
          <w:tcPr>
            <w:tcW w:w="3744" w:type="dxa"/>
          </w:tcPr>
          <w:p w14:paraId="3DF8AF10"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a-unifying-hemodynamic-equation (stub)</w:t>
            </w:r>
          </w:p>
        </w:tc>
        <w:tc>
          <w:tcPr>
            <w:tcW w:w="1008" w:type="dxa"/>
          </w:tcPr>
          <w:p w14:paraId="0860C9AA"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E</w:t>
            </w:r>
          </w:p>
        </w:tc>
      </w:tr>
      <w:tr w:rsidR="00057DB4" w14:paraId="7B783804"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1F69A1E" w14:textId="77777777" w:rsidR="00057DB4" w:rsidRDefault="00000000">
            <w:r>
              <w:rPr>
                <w:sz w:val="18"/>
              </w:rPr>
              <w:t>Physiology</w:t>
            </w:r>
          </w:p>
        </w:tc>
        <w:tc>
          <w:tcPr>
            <w:tcW w:w="4320" w:type="dxa"/>
          </w:tcPr>
          <w:p w14:paraId="0C833889"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Forrester-Kenney shock model</w:t>
            </w:r>
          </w:p>
        </w:tc>
        <w:tc>
          <w:tcPr>
            <w:tcW w:w="3744" w:type="dxa"/>
          </w:tcPr>
          <w:p w14:paraId="211C85C3"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Notion: Assessing Shock (F-K)</w:t>
            </w:r>
          </w:p>
        </w:tc>
        <w:tc>
          <w:tcPr>
            <w:tcW w:w="1008" w:type="dxa"/>
          </w:tcPr>
          <w:p w14:paraId="5E4440D6"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E</w:t>
            </w:r>
          </w:p>
        </w:tc>
      </w:tr>
      <w:tr w:rsidR="00057DB4" w14:paraId="52331C6A"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E09EF55" w14:textId="77777777" w:rsidR="00057DB4" w:rsidRDefault="00000000">
            <w:r>
              <w:rPr>
                <w:sz w:val="18"/>
              </w:rPr>
              <w:t>Physiology</w:t>
            </w:r>
          </w:p>
        </w:tc>
        <w:tc>
          <w:tcPr>
            <w:tcW w:w="4320" w:type="dxa"/>
          </w:tcPr>
          <w:p w14:paraId="6E2F6FB6"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Interface 5 - heart-lung interactions</w:t>
            </w:r>
          </w:p>
        </w:tc>
        <w:tc>
          <w:tcPr>
            <w:tcW w:w="3744" w:type="dxa"/>
          </w:tcPr>
          <w:p w14:paraId="2CDD7F2C"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Notion TO DO (planned)</w:t>
            </w:r>
          </w:p>
        </w:tc>
        <w:tc>
          <w:tcPr>
            <w:tcW w:w="1008" w:type="dxa"/>
          </w:tcPr>
          <w:p w14:paraId="48647D98"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E</w:t>
            </w:r>
          </w:p>
        </w:tc>
      </w:tr>
      <w:tr w:rsidR="00057DB4" w14:paraId="610F50F8"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DD5F371" w14:textId="77777777" w:rsidR="00057DB4" w:rsidRDefault="00000000">
            <w:r>
              <w:rPr>
                <w:sz w:val="18"/>
              </w:rPr>
              <w:t>PA-Cath</w:t>
            </w:r>
          </w:p>
        </w:tc>
        <w:tc>
          <w:tcPr>
            <w:tcW w:w="4320" w:type="dxa"/>
          </w:tcPr>
          <w:p w14:paraId="63E8DCDD"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PAC indications/complications (M1)</w:t>
            </w:r>
          </w:p>
        </w:tc>
        <w:tc>
          <w:tcPr>
            <w:tcW w:w="3744" w:type="dxa"/>
          </w:tcPr>
          <w:p w14:paraId="776DE791"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Wix: pa-catheter-education</w:t>
            </w:r>
          </w:p>
        </w:tc>
        <w:tc>
          <w:tcPr>
            <w:tcW w:w="1008" w:type="dxa"/>
          </w:tcPr>
          <w:p w14:paraId="4E59AB59"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w:t>
            </w:r>
          </w:p>
        </w:tc>
      </w:tr>
      <w:tr w:rsidR="00057DB4" w14:paraId="3C2AD67F"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3A2198E" w14:textId="77777777" w:rsidR="00057DB4" w:rsidRDefault="00000000">
            <w:r>
              <w:rPr>
                <w:sz w:val="18"/>
              </w:rPr>
              <w:t>PA-Cath</w:t>
            </w:r>
          </w:p>
        </w:tc>
        <w:tc>
          <w:tcPr>
            <w:tcW w:w="4320" w:type="dxa"/>
          </w:tcPr>
          <w:p w14:paraId="1CBB1FCD"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PAC setup &amp; anatomy (M2)</w:t>
            </w:r>
          </w:p>
        </w:tc>
        <w:tc>
          <w:tcPr>
            <w:tcW w:w="3744" w:type="dxa"/>
          </w:tcPr>
          <w:p w14:paraId="51BFAC53"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pa-catheter-education</w:t>
            </w:r>
          </w:p>
        </w:tc>
        <w:tc>
          <w:tcPr>
            <w:tcW w:w="1008" w:type="dxa"/>
          </w:tcPr>
          <w:p w14:paraId="4142D67A"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I</w:t>
            </w:r>
          </w:p>
        </w:tc>
      </w:tr>
      <w:tr w:rsidR="00057DB4" w14:paraId="5701E008"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2738740" w14:textId="77777777" w:rsidR="00057DB4" w:rsidRDefault="00000000">
            <w:r>
              <w:rPr>
                <w:sz w:val="18"/>
              </w:rPr>
              <w:t>PA-Cath</w:t>
            </w:r>
          </w:p>
        </w:tc>
        <w:tc>
          <w:tcPr>
            <w:tcW w:w="4320" w:type="dxa"/>
          </w:tcPr>
          <w:p w14:paraId="3518762C"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PAC insertion (M3)</w:t>
            </w:r>
          </w:p>
        </w:tc>
        <w:tc>
          <w:tcPr>
            <w:tcW w:w="3744" w:type="dxa"/>
          </w:tcPr>
          <w:p w14:paraId="067A3A3F"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Wix: pa-catheter-education</w:t>
            </w:r>
          </w:p>
        </w:tc>
        <w:tc>
          <w:tcPr>
            <w:tcW w:w="1008" w:type="dxa"/>
          </w:tcPr>
          <w:p w14:paraId="1A194893"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w:t>
            </w:r>
          </w:p>
        </w:tc>
      </w:tr>
      <w:tr w:rsidR="00057DB4" w14:paraId="51BEB6C0"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DFC6852" w14:textId="77777777" w:rsidR="00057DB4" w:rsidRDefault="00000000">
            <w:r>
              <w:rPr>
                <w:sz w:val="18"/>
              </w:rPr>
              <w:t>PA-Cath</w:t>
            </w:r>
          </w:p>
        </w:tc>
        <w:tc>
          <w:tcPr>
            <w:tcW w:w="4320" w:type="dxa"/>
          </w:tcPr>
          <w:p w14:paraId="573B14B0"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PAOP considerations (M4)</w:t>
            </w:r>
          </w:p>
        </w:tc>
        <w:tc>
          <w:tcPr>
            <w:tcW w:w="3744" w:type="dxa"/>
          </w:tcPr>
          <w:p w14:paraId="10958A5E"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pa-catheter-education</w:t>
            </w:r>
          </w:p>
        </w:tc>
        <w:tc>
          <w:tcPr>
            <w:tcW w:w="1008" w:type="dxa"/>
          </w:tcPr>
          <w:p w14:paraId="53E9F73D"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I</w:t>
            </w:r>
          </w:p>
        </w:tc>
      </w:tr>
      <w:tr w:rsidR="00057DB4" w14:paraId="5CCD62CF"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C75CA8E" w14:textId="77777777" w:rsidR="00057DB4" w:rsidRDefault="00000000">
            <w:r>
              <w:rPr>
                <w:sz w:val="18"/>
              </w:rPr>
              <w:t>PA-Cath</w:t>
            </w:r>
          </w:p>
        </w:tc>
        <w:tc>
          <w:tcPr>
            <w:tcW w:w="4320" w:type="dxa"/>
          </w:tcPr>
          <w:p w14:paraId="6DE86527"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Common PAC waveform changes (M5)</w:t>
            </w:r>
          </w:p>
        </w:tc>
        <w:tc>
          <w:tcPr>
            <w:tcW w:w="3744" w:type="dxa"/>
          </w:tcPr>
          <w:p w14:paraId="077D7285"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Wix: pa-catheter-education</w:t>
            </w:r>
          </w:p>
        </w:tc>
        <w:tc>
          <w:tcPr>
            <w:tcW w:w="1008" w:type="dxa"/>
          </w:tcPr>
          <w:p w14:paraId="729F1AA0"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w:t>
            </w:r>
          </w:p>
        </w:tc>
      </w:tr>
      <w:tr w:rsidR="00057DB4" w14:paraId="2D73BDA7"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E54949C" w14:textId="77777777" w:rsidR="00057DB4" w:rsidRDefault="00000000">
            <w:r>
              <w:rPr>
                <w:sz w:val="18"/>
              </w:rPr>
              <w:t>PA-Cath</w:t>
            </w:r>
          </w:p>
        </w:tc>
        <w:tc>
          <w:tcPr>
            <w:tcW w:w="4320" w:type="dxa"/>
          </w:tcPr>
          <w:p w14:paraId="1DD616B7"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Troubleshooting placement (M6)</w:t>
            </w:r>
          </w:p>
        </w:tc>
        <w:tc>
          <w:tcPr>
            <w:tcW w:w="3744" w:type="dxa"/>
          </w:tcPr>
          <w:p w14:paraId="39322F7D"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pa-catheter-education</w:t>
            </w:r>
          </w:p>
        </w:tc>
        <w:tc>
          <w:tcPr>
            <w:tcW w:w="1008" w:type="dxa"/>
          </w:tcPr>
          <w:p w14:paraId="5554B36A"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E</w:t>
            </w:r>
          </w:p>
        </w:tc>
      </w:tr>
      <w:tr w:rsidR="00057DB4" w14:paraId="561F4D82"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C3F88D5" w14:textId="77777777" w:rsidR="00057DB4" w:rsidRDefault="00000000">
            <w:r>
              <w:rPr>
                <w:sz w:val="18"/>
              </w:rPr>
              <w:t>PA-Cath</w:t>
            </w:r>
          </w:p>
        </w:tc>
        <w:tc>
          <w:tcPr>
            <w:tcW w:w="4320" w:type="dxa"/>
          </w:tcPr>
          <w:p w14:paraId="3C713310"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Thermodilution / Fick / SvO2 (M7)</w:t>
            </w:r>
          </w:p>
        </w:tc>
        <w:tc>
          <w:tcPr>
            <w:tcW w:w="3744" w:type="dxa"/>
          </w:tcPr>
          <w:p w14:paraId="5DC0C4ED"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Wix: pa-catheter-education</w:t>
            </w:r>
          </w:p>
        </w:tc>
        <w:tc>
          <w:tcPr>
            <w:tcW w:w="1008" w:type="dxa"/>
          </w:tcPr>
          <w:p w14:paraId="474FA950"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E</w:t>
            </w:r>
          </w:p>
        </w:tc>
      </w:tr>
      <w:tr w:rsidR="00057DB4" w14:paraId="5C2858BE" w14:textId="77777777" w:rsidTr="0005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9ED6034" w14:textId="77777777" w:rsidR="00057DB4" w:rsidRDefault="00000000">
            <w:r>
              <w:rPr>
                <w:sz w:val="18"/>
              </w:rPr>
              <w:t>PA-Cath</w:t>
            </w:r>
          </w:p>
        </w:tc>
        <w:tc>
          <w:tcPr>
            <w:tcW w:w="4320" w:type="dxa"/>
          </w:tcPr>
          <w:p w14:paraId="7290548C"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Integrated hemodynamic interpretation (M8)</w:t>
            </w:r>
          </w:p>
        </w:tc>
        <w:tc>
          <w:tcPr>
            <w:tcW w:w="3744" w:type="dxa"/>
          </w:tcPr>
          <w:p w14:paraId="26087EC4"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Wix: pa-catheter-education</w:t>
            </w:r>
          </w:p>
        </w:tc>
        <w:tc>
          <w:tcPr>
            <w:tcW w:w="1008" w:type="dxa"/>
          </w:tcPr>
          <w:p w14:paraId="2EF3DB14" w14:textId="77777777" w:rsidR="00057DB4" w:rsidRDefault="00000000">
            <w:pPr>
              <w:cnfStyle w:val="000000010000" w:firstRow="0" w:lastRow="0" w:firstColumn="0" w:lastColumn="0" w:oddVBand="0" w:evenVBand="0" w:oddHBand="0" w:evenHBand="1" w:firstRowFirstColumn="0" w:firstRowLastColumn="0" w:lastRowFirstColumn="0" w:lastRowLastColumn="0"/>
            </w:pPr>
            <w:r>
              <w:rPr>
                <w:sz w:val="18"/>
              </w:rPr>
              <w:t>E</w:t>
            </w:r>
          </w:p>
        </w:tc>
      </w:tr>
      <w:tr w:rsidR="00057DB4" w14:paraId="7EB1760C" w14:textId="77777777" w:rsidTr="0005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2E15FFF" w14:textId="77777777" w:rsidR="00057DB4" w:rsidRDefault="00000000">
            <w:r>
              <w:rPr>
                <w:sz w:val="18"/>
              </w:rPr>
              <w:t>Cases</w:t>
            </w:r>
          </w:p>
        </w:tc>
        <w:tc>
          <w:tcPr>
            <w:tcW w:w="4320" w:type="dxa"/>
          </w:tcPr>
          <w:p w14:paraId="6B2C6D7C"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Interactive case library + knowledge checks</w:t>
            </w:r>
          </w:p>
        </w:tc>
        <w:tc>
          <w:tcPr>
            <w:tcW w:w="3744" w:type="dxa"/>
          </w:tcPr>
          <w:p w14:paraId="22712290"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Notion: Interactive Case Library</w:t>
            </w:r>
          </w:p>
        </w:tc>
        <w:tc>
          <w:tcPr>
            <w:tcW w:w="1008" w:type="dxa"/>
          </w:tcPr>
          <w:p w14:paraId="6947B32B" w14:textId="77777777" w:rsidR="00057DB4" w:rsidRDefault="00000000">
            <w:pPr>
              <w:cnfStyle w:val="000000100000" w:firstRow="0" w:lastRow="0" w:firstColumn="0" w:lastColumn="0" w:oddVBand="0" w:evenVBand="0" w:oddHBand="1" w:evenHBand="0" w:firstRowFirstColumn="0" w:firstRowLastColumn="0" w:lastRowFirstColumn="0" w:lastRowLastColumn="0"/>
            </w:pPr>
            <w:r>
              <w:rPr>
                <w:sz w:val="18"/>
              </w:rPr>
              <w:t>N/I/E</w:t>
            </w:r>
          </w:p>
        </w:tc>
      </w:tr>
    </w:tbl>
    <w:p w14:paraId="790AAD1B" w14:textId="77777777" w:rsidR="00057DB4" w:rsidRDefault="00057DB4"/>
    <w:p w14:paraId="299FE3AA" w14:textId="77777777" w:rsidR="00057DB4" w:rsidRDefault="00000000">
      <w:pPr>
        <w:pStyle w:val="Heading1"/>
      </w:pPr>
      <w:r>
        <w:t>Part 4. Gaps, duplicates, and inconsistencies to resolve</w:t>
      </w:r>
    </w:p>
    <w:p w14:paraId="75EDB829" w14:textId="77777777" w:rsidR="00057DB4" w:rsidRDefault="00000000">
      <w:pPr>
        <w:spacing w:after="120"/>
      </w:pPr>
      <w:r>
        <w:t>Items I noticed while reviewing both sources. The Overview asks me to flag contradictions rather than silently resolve them, so these are listed for your decision.</w:t>
      </w:r>
    </w:p>
    <w:p w14:paraId="3BBF0112" w14:textId="77777777" w:rsidR="00057DB4" w:rsidRDefault="00000000">
      <w:pPr>
        <w:pStyle w:val="Heading2"/>
      </w:pPr>
      <w:r>
        <w:t>4.1 Interface naming convention (resolved June 27, 2026)</w:t>
      </w:r>
    </w:p>
    <w:p w14:paraId="2998D2E7" w14:textId="77777777" w:rsidR="00057DB4" w:rsidRDefault="00000000">
      <w:pPr>
        <w:spacing w:after="80"/>
      </w:pPr>
      <w:r>
        <w:t>Per your decision, standardize these labels everywhere on the site (the live pages currently use inconsistent wording that should be corrected during editing):</w:t>
      </w:r>
    </w:p>
    <w:p w14:paraId="66DFA6B5" w14:textId="77777777" w:rsidR="00057DB4" w:rsidRDefault="00000000">
      <w:pPr>
        <w:pStyle w:val="ListBullet"/>
        <w:spacing w:after="40"/>
      </w:pPr>
      <w:r>
        <w:t>Interface III = "Capillaries to Right Atrium" throughout. (Live pages variously read "Capillaries to Venules," "Capillaries to RV," and "MSFP to RA"; conform all to "Capillaries to Right Atrium.")</w:t>
      </w:r>
    </w:p>
    <w:p w14:paraId="2D0B4FD6" w14:textId="77777777" w:rsidR="00057DB4" w:rsidRDefault="00000000">
      <w:pPr>
        <w:pStyle w:val="ListBullet"/>
        <w:spacing w:after="40"/>
      </w:pPr>
      <w:r>
        <w:t>Interface IV = "RV to LA" throughout. (Some live text reads "RV to Pulmonary Artery"; conform to "RV to LA," which also matches the Principle 3 gradient mean PAP to LA.)</w:t>
      </w:r>
    </w:p>
    <w:p w14:paraId="260295AB" w14:textId="77777777" w:rsidR="00057DB4" w:rsidRDefault="00000000">
      <w:pPr>
        <w:pStyle w:val="ListBullet"/>
        <w:spacing w:after="40"/>
      </w:pPr>
      <w:r>
        <w:t>Still open: the model is described as both 4-interface and (in the TO DO list) a future 5-interface framework with Interface 5 = heart-lung interactions. Decide whether Novice sees four and Expert sees five.</w:t>
      </w:r>
    </w:p>
    <w:p w14:paraId="4C347B31" w14:textId="77777777" w:rsidR="00057DB4" w:rsidRDefault="00000000">
      <w:pPr>
        <w:pStyle w:val="Heading2"/>
      </w:pPr>
      <w:r>
        <w:lastRenderedPageBreak/>
        <w:t>4.2 Build gaps (Wix lags Notion)</w:t>
      </w:r>
    </w:p>
    <w:p w14:paraId="1466D7E0" w14:textId="77777777" w:rsidR="00057DB4" w:rsidRDefault="00000000">
      <w:pPr>
        <w:spacing w:after="80"/>
      </w:pPr>
      <w:r>
        <w:t>Important: the source content for every gap below already exists in the Notion workspace under similarly named subpages. The remaining work is transfer and formatting into Wix, not authoring. The June 27 republish already moved Interface IV forward (two new sub-pages: Right Ventricular Function and Pulmonary Arterial Physiology).</w:t>
      </w:r>
    </w:p>
    <w:p w14:paraId="48747462" w14:textId="77777777" w:rsidR="00057DB4" w:rsidRDefault="00000000">
      <w:pPr>
        <w:pStyle w:val="ListBullet"/>
        <w:spacing w:after="40"/>
      </w:pPr>
      <w:r>
        <w:t>HemoSim Basic is still a Wix template placeholder ("Every website has a story...") on practical-evaluation-of-shock. Source content sits in Notion (An Algorithm for Shock Assessment, Clinical Markers of Shock, Tools).</w:t>
      </w:r>
    </w:p>
    <w:p w14:paraId="36A19C6F" w14:textId="77777777" w:rsidR="00057DB4" w:rsidRDefault="00000000">
      <w:pPr>
        <w:pStyle w:val="ListBullet"/>
        <w:spacing w:after="40"/>
      </w:pPr>
      <w:r>
        <w:t>Principle 2 (closed loop) and Principle 3 (unifying model) are written in Notion but not yet built as polished standalone Wix pages.</w:t>
      </w:r>
    </w:p>
    <w:p w14:paraId="70FB1714" w14:textId="77777777" w:rsidR="00057DB4" w:rsidRDefault="00000000">
      <w:pPr>
        <w:pStyle w:val="ListBullet"/>
        <w:spacing w:after="40"/>
      </w:pPr>
      <w:r>
        <w:t>a-unifying-hemodynamic-equation returned no readable text on the live site (image-only or unbuilt); needs the Principle 3 content laid in.</w:t>
      </w:r>
    </w:p>
    <w:p w14:paraId="6BB1426A" w14:textId="77777777" w:rsidR="00057DB4" w:rsidRDefault="00000000">
      <w:pPr>
        <w:pStyle w:val="ListBullet"/>
        <w:spacing w:after="40"/>
      </w:pPr>
      <w:r>
        <w:t>Several "Physiology Correlation" and "At the Bedside" sections remain to be transferred: Systolic/Diastolic BP Determinants, the Windkessel subsections, Autoregulation, Macro-to-micro coupling, Flow-limitation bedside (RAP measurement), and the PPV-on-venous-return correlation. All exist in Notion.</w:t>
      </w:r>
    </w:p>
    <w:p w14:paraId="0A4DC8C8" w14:textId="77777777" w:rsidR="00057DB4" w:rsidRDefault="00000000">
      <w:pPr>
        <w:pStyle w:val="Heading2"/>
      </w:pPr>
      <w:r>
        <w:t>4.3 Duplicate and placeholder pages on Wix</w:t>
      </w:r>
    </w:p>
    <w:p w14:paraId="651C6643" w14:textId="77777777" w:rsidR="00057DB4" w:rsidRDefault="00000000">
      <w:pPr>
        <w:pStyle w:val="ListBullet"/>
        <w:spacing w:after="40"/>
      </w:pPr>
      <w:r>
        <w:t>Likely duplicates or scratch pages: copy-of-what-is-shock, general-7, general-8-9 ("General"), blank, blank-1, bringing-in. Recommend consolidating or deleting before launch so navigation stays clean.</w:t>
      </w:r>
    </w:p>
    <w:p w14:paraId="0D8C0EBB" w14:textId="77777777" w:rsidR="00057DB4" w:rsidRDefault="00000000">
      <w:pPr>
        <w:pStyle w:val="ListBullet"/>
        <w:spacing w:after="40"/>
      </w:pPr>
      <w:r>
        <w:t>Footer still shows a placeholder copyright ("(c) 2035 by Hemodynamics Hub").</w:t>
      </w:r>
    </w:p>
    <w:p w14:paraId="511DCF1C" w14:textId="77777777" w:rsidR="00057DB4" w:rsidRDefault="00000000">
      <w:pPr>
        <w:pStyle w:val="ListBullet"/>
        <w:spacing w:after="40"/>
      </w:pPr>
      <w:r>
        <w:t>Editorial notes from the drafting process remain inside live content (e.g., "Gustavo - lets make this color coding simpler", "(need to place another picture here)"). These should be removed before the site is public.</w:t>
      </w:r>
    </w:p>
    <w:p w14:paraId="7F9F4155" w14:textId="77777777" w:rsidR="00057DB4" w:rsidRDefault="00000000">
      <w:pPr>
        <w:pStyle w:val="Heading2"/>
      </w:pPr>
      <w:r>
        <w:t>4.4 Domain</w:t>
      </w:r>
    </w:p>
    <w:p w14:paraId="1B9A43C1" w14:textId="77777777" w:rsidR="00057DB4" w:rsidRDefault="00000000">
      <w:pPr>
        <w:pStyle w:val="ListBullet"/>
        <w:spacing w:after="40"/>
      </w:pPr>
      <w:r>
        <w:t>The live, published site is hemosim.org. The Overview document and the original request refer to hemosim.com, which currently returns an error page. Confirm which domain is canonical and ensure redirects are set.</w:t>
      </w:r>
    </w:p>
    <w:p w14:paraId="08260FEB" w14:textId="77777777" w:rsidR="00057DB4" w:rsidRDefault="00057DB4"/>
    <w:p w14:paraId="373D64D1" w14:textId="77777777" w:rsidR="00057DB4" w:rsidRDefault="00000000">
      <w:pPr>
        <w:pStyle w:val="Heading1"/>
      </w:pPr>
      <w:r>
        <w:t>Part 5. Sources of truth (for fact-checking content)</w:t>
      </w:r>
    </w:p>
    <w:p w14:paraId="4951737A" w14:textId="77777777" w:rsidR="00057DB4" w:rsidRDefault="00000000">
      <w:pPr>
        <w:pStyle w:val="ListBullet"/>
        <w:spacing w:after="40"/>
      </w:pPr>
      <w:r>
        <w:t>Primary reading folder (Google Drive): the "Additional Reading" / source-of-truth folder. Use this first when concepts conflict.</w:t>
      </w:r>
    </w:p>
    <w:p w14:paraId="54C7E915" w14:textId="77777777" w:rsidR="00057DB4" w:rsidRDefault="00000000">
      <w:pPr>
        <w:pStyle w:val="ListBullet"/>
        <w:spacing w:after="40"/>
      </w:pPr>
      <w:r>
        <w:t>Per-page reference lists already embedded at the bottom of the Wix pages (hyperlinked to the source articles).</w:t>
      </w:r>
    </w:p>
    <w:p w14:paraId="1445BBB3" w14:textId="77777777" w:rsidR="00057DB4" w:rsidRDefault="00000000">
      <w:pPr>
        <w:pStyle w:val="ListBullet"/>
        <w:spacing w:after="40"/>
      </w:pPr>
      <w:r>
        <w:t>Web articles by Jon-Emile Kenny, Eduardo Kattan, Sheldon Magder, and Michael Pinsky.</w:t>
      </w:r>
    </w:p>
    <w:p w14:paraId="523E792C" w14:textId="77777777" w:rsidR="00057DB4" w:rsidRDefault="00000000">
      <w:pPr>
        <w:pStyle w:val="ListBullet"/>
        <w:spacing w:after="40"/>
      </w:pPr>
      <w:r>
        <w:t xml:space="preserve">Anchor citation for the four-interface model: Rola P, Kattan E, Siuba M, et al. A Holistic Four-Interface Conceptual Model for Personalizing Shock Resuscitation. J Pers Med. </w:t>
      </w:r>
      <w:r>
        <w:lastRenderedPageBreak/>
        <w:t>2025;15(5):207. (and Sylvester JT, Goldberg HS, Permutt S. Clin Chest Med. 1983;4(2):111-26.)</w:t>
      </w:r>
    </w:p>
    <w:p w14:paraId="41BB8133" w14:textId="77777777" w:rsidR="00057DB4" w:rsidRDefault="00057DB4"/>
    <w:p w14:paraId="515850CD" w14:textId="77777777" w:rsidR="00057DB4" w:rsidRDefault="00000000">
      <w:r>
        <w:rPr>
          <w:i/>
          <w:color w:val="444444"/>
          <w:sz w:val="20"/>
        </w:rPr>
        <w:t>Next step suggestion: confirm the level assignments above (especially the Informed-vs-Expert split for the bedside correlations), then I can turn each pathway into a page-by-page build order for Wix, including the review-links and the new-tab detour rules.</w:t>
      </w:r>
    </w:p>
    <w:sectPr w:rsidR="00057DB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2" w:author="neal chaisson" w:date="2026-06-29T08:11:00Z" w:initials="nc">
    <w:p w14:paraId="66A4ACA6" w14:textId="77777777" w:rsidR="00BB1657" w:rsidRDefault="00BB1657" w:rsidP="00BB1657">
      <w:r>
        <w:rPr>
          <w:rStyle w:val="CommentReference"/>
        </w:rPr>
        <w:annotationRef/>
      </w:r>
      <w:r>
        <w:rPr>
          <w:sz w:val="20"/>
          <w:szCs w:val="20"/>
        </w:rPr>
        <w:t>need to learn this as a novice</w:t>
      </w:r>
    </w:p>
    <w:p w14:paraId="3E5B2E92" w14:textId="77777777" w:rsidR="00BB1657" w:rsidRDefault="00BB1657" w:rsidP="00BB1657"/>
  </w:comment>
  <w:comment w:id="78" w:author="neal chaisson" w:date="2026-06-29T08:16:00Z" w:initials="nc">
    <w:p w14:paraId="4AD707CC" w14:textId="77777777" w:rsidR="00ED7E05" w:rsidRDefault="00ED7E05" w:rsidP="00ED7E05">
      <w:r>
        <w:rPr>
          <w:rStyle w:val="CommentReference"/>
        </w:rPr>
        <w:annotationRef/>
      </w:r>
      <w:r>
        <w:rPr>
          <w:sz w:val="20"/>
          <w:szCs w:val="20"/>
        </w:rPr>
        <w:t xml:space="preserve">shouldn't this concept be applied as a novice concept? This forms the basis of how to think about the ACT algorithm. I think it goes better as a new module below Module N5.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E5B2E92" w15:done="0"/>
  <w15:commentEx w15:paraId="4AD707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1B6A4A5" w16cex:dateUtc="2026-06-29T12:11:00Z"/>
  <w16cex:commentExtensible w16cex:durableId="6EE3BBCE" w16cex:dateUtc="2026-06-29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E5B2E92" w16cid:durableId="01B6A4A5"/>
  <w16cid:commentId w16cid:paraId="4AD707CC" w16cid:durableId="6EE3BB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EF32D38A"/>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3431421">
    <w:abstractNumId w:val="8"/>
  </w:num>
  <w:num w:numId="2" w16cid:durableId="1424836752">
    <w:abstractNumId w:val="6"/>
  </w:num>
  <w:num w:numId="3" w16cid:durableId="1509523015">
    <w:abstractNumId w:val="5"/>
  </w:num>
  <w:num w:numId="4" w16cid:durableId="85153661">
    <w:abstractNumId w:val="4"/>
  </w:num>
  <w:num w:numId="5" w16cid:durableId="545606477">
    <w:abstractNumId w:val="7"/>
  </w:num>
  <w:num w:numId="6" w16cid:durableId="36971495">
    <w:abstractNumId w:val="3"/>
  </w:num>
  <w:num w:numId="7" w16cid:durableId="1452481580">
    <w:abstractNumId w:val="2"/>
  </w:num>
  <w:num w:numId="8" w16cid:durableId="1265115010">
    <w:abstractNumId w:val="1"/>
  </w:num>
  <w:num w:numId="9" w16cid:durableId="338951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eal chaisson">
    <w15:presenceInfo w15:providerId="Windows Live" w15:userId="3f884a3be40fb6b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7EF"/>
    <w:rsid w:val="00057DB4"/>
    <w:rsid w:val="0006063C"/>
    <w:rsid w:val="0015074B"/>
    <w:rsid w:val="0029639D"/>
    <w:rsid w:val="00326F90"/>
    <w:rsid w:val="00575BAE"/>
    <w:rsid w:val="00AA1D8D"/>
    <w:rsid w:val="00B47730"/>
    <w:rsid w:val="00BB1657"/>
    <w:rsid w:val="00CB0664"/>
    <w:rsid w:val="00D27D17"/>
    <w:rsid w:val="00DB5353"/>
    <w:rsid w:val="00ED7E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31969"/>
  <w14:defaultImageDpi w14:val="300"/>
  <w15:docId w15:val="{9BBA9302-D862-DD47-B505-B66CB1982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27D17"/>
    <w:pPr>
      <w:spacing w:after="0" w:line="240" w:lineRule="auto"/>
    </w:pPr>
    <w:rPr>
      <w:rFonts w:ascii="Calibri" w:hAnsi="Calibri"/>
    </w:rPr>
  </w:style>
  <w:style w:type="character" w:styleId="CommentReference">
    <w:name w:val="annotation reference"/>
    <w:basedOn w:val="DefaultParagraphFont"/>
    <w:uiPriority w:val="99"/>
    <w:semiHidden/>
    <w:unhideWhenUsed/>
    <w:rsid w:val="00DB5353"/>
    <w:rPr>
      <w:sz w:val="16"/>
      <w:szCs w:val="16"/>
    </w:rPr>
  </w:style>
  <w:style w:type="paragraph" w:styleId="CommentText">
    <w:name w:val="annotation text"/>
    <w:basedOn w:val="Normal"/>
    <w:link w:val="CommentTextChar"/>
    <w:uiPriority w:val="99"/>
    <w:semiHidden/>
    <w:unhideWhenUsed/>
    <w:rsid w:val="00DB5353"/>
    <w:pPr>
      <w:spacing w:line="240" w:lineRule="auto"/>
    </w:pPr>
    <w:rPr>
      <w:sz w:val="20"/>
      <w:szCs w:val="20"/>
    </w:rPr>
  </w:style>
  <w:style w:type="character" w:customStyle="1" w:styleId="CommentTextChar">
    <w:name w:val="Comment Text Char"/>
    <w:basedOn w:val="DefaultParagraphFont"/>
    <w:link w:val="CommentText"/>
    <w:uiPriority w:val="99"/>
    <w:semiHidden/>
    <w:rsid w:val="00DB5353"/>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DB5353"/>
    <w:rPr>
      <w:b/>
      <w:bCs/>
    </w:rPr>
  </w:style>
  <w:style w:type="character" w:customStyle="1" w:styleId="CommentSubjectChar">
    <w:name w:val="Comment Subject Char"/>
    <w:basedOn w:val="CommentTextChar"/>
    <w:link w:val="CommentSubject"/>
    <w:uiPriority w:val="99"/>
    <w:semiHidden/>
    <w:rsid w:val="00DB5353"/>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10</Pages>
  <Words>3333</Words>
  <Characters>19004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chaisson</cp:lastModifiedBy>
  <cp:revision>2</cp:revision>
  <dcterms:created xsi:type="dcterms:W3CDTF">2013-12-23T23:15:00Z</dcterms:created>
  <dcterms:modified xsi:type="dcterms:W3CDTF">2026-06-29T12:20:00Z</dcterms:modified>
  <cp:category/>
</cp:coreProperties>
</file>