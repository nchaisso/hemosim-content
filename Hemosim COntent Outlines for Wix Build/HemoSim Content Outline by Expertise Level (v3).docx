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E7750" w14:textId="77777777" w:rsidR="00A14A6C" w:rsidRDefault="00000000">
      <w:pPr>
        <w:pStyle w:val="Title"/>
      </w:pPr>
      <w:r>
        <w:t>HemoSim Content Outline by Expertise Level</w:t>
      </w:r>
    </w:p>
    <w:p w14:paraId="52043052" w14:textId="77777777" w:rsidR="00A14A6C" w:rsidRDefault="00000000">
      <w:r>
        <w:rPr>
          <w:i/>
          <w:color w:val="444444"/>
          <w:sz w:val="24"/>
        </w:rPr>
        <w:t>Version 3 - adds a fully recursive crawl of the entire Notion tree (about 55-60 pages, 4 to 5 levels deep)</w:t>
      </w:r>
    </w:p>
    <w:p w14:paraId="05BEA82A" w14:textId="77777777" w:rsidR="00A14A6C" w:rsidRDefault="00000000">
      <w:r>
        <w:rPr>
          <w:color w:val="666666"/>
          <w:sz w:val="18"/>
        </w:rPr>
        <w:t>Prepared for: Neal Chaisson, MD   |   Project: HemoSim revamp (hemosim.org)   |   Date: June 29, 2026</w:t>
      </w:r>
    </w:p>
    <w:p w14:paraId="7E45F5B9" w14:textId="77777777" w:rsidR="00A14A6C" w:rsidRDefault="00000000">
      <w:pPr>
        <w:pStyle w:val="Heading2"/>
      </w:pPr>
      <w:r>
        <w:t>What changed in this version</w:t>
      </w:r>
    </w:p>
    <w:p w14:paraId="5CF0A953" w14:textId="77777777" w:rsidR="00A14A6C" w:rsidRDefault="00000000">
      <w:pPr>
        <w:pStyle w:val="ListBullet"/>
        <w:spacing w:after="40"/>
      </w:pPr>
      <w:r>
        <w:t>Completed a fully recursive crawl of every nested Notion subpage (v1/v2 only sampled the top levels). The full inventory is in Appendix A so you can verify nothing is missed. This surfaced a large body of deeper content, especially under Interface IV.</w:t>
      </w:r>
    </w:p>
    <w:p w14:paraId="179CBD61" w14:textId="77777777" w:rsidR="00A14A6C" w:rsidRDefault="00000000">
      <w:pPr>
        <w:pStyle w:val="ListBullet"/>
        <w:spacing w:after="40"/>
      </w:pPr>
      <w:r>
        <w:rPr>
          <w:b/>
        </w:rPr>
        <w:t xml:space="preserve">Interface IV is far richer than earlier versions showed: </w:t>
      </w:r>
      <w:r>
        <w:t>RV-specific function, ventricular-arterial coupling (Ees/Ea), the difference between effective arterial elastance (Ea) and total arterial compliance (TAC), pulmonary load descriptors, bedside RV tools (TAPSE/PASP, RVOT Doppler, FAC, and VExUS), the 60/60 sign, CVP waveform alterations, and a full venous-congestion physiology set (how congestion impairs perfusion, fluid tolerance, and Castro’s venous vascular waterfall).</w:t>
      </w:r>
    </w:p>
    <w:p w14:paraId="7319FF1D" w14:textId="77777777" w:rsidR="00A14A6C" w:rsidRDefault="00000000">
      <w:pPr>
        <w:pStyle w:val="ListBullet"/>
        <w:spacing w:after="40"/>
      </w:pPr>
      <w:r>
        <w:rPr>
          <w:b/>
        </w:rPr>
        <w:t xml:space="preserve">Interface I gained a ventricular-arterial coupling sub-module: </w:t>
      </w:r>
      <w:r>
        <w:t>Ea, ventricular elastance and contractility, ventricular efficiency, pulse-wave propagation/velocity/reflections, stroke volume vs storage volume, and Magder’s "pressure is not perfusion" framing.</w:t>
      </w:r>
    </w:p>
    <w:p w14:paraId="475CE350" w14:textId="77777777" w:rsidR="00A14A6C" w:rsidRDefault="00000000">
      <w:pPr>
        <w:pStyle w:val="ListBullet"/>
        <w:spacing w:after="40"/>
      </w:pPr>
      <w:r>
        <w:rPr>
          <w:b/>
        </w:rPr>
        <w:t xml:space="preserve">Interface II bedside perfusion markers are now itemized: </w:t>
      </w:r>
      <w:r>
        <w:t>capillary refill time (with the ANDROMEDA-SHOCK technique and reasons to target it), the 0-5 mottling score, lactate pathophysiology, and the microcirculatory caveats for ScvO2 and the veno-arterial PCO2 gap.</w:t>
      </w:r>
    </w:p>
    <w:p w14:paraId="51893D91" w14:textId="77777777" w:rsidR="00A14A6C" w:rsidRDefault="00000000">
      <w:pPr>
        <w:pStyle w:val="ListBullet"/>
        <w:spacing w:after="40"/>
      </w:pPr>
      <w:r>
        <w:t>Carried forward from v2: both PowerPoint decks (Assessing Shock; v2022 - 413 slides) and the Proposal 2026 (B.U.S., ACT, AHE, and the simulation-day design in Part 4), plus all of your edits (PA-cath and the unifying equation in the Novice pathway, the Assessing Shock deck as primary Novice source, I7 numbering fixed, and the Interface III/IV naming).</w:t>
      </w:r>
    </w:p>
    <w:p w14:paraId="190BC4C9" w14:textId="77777777" w:rsidR="00A14A6C" w:rsidRDefault="00000000">
      <w:r>
        <w:rPr>
          <w:i/>
          <w:color w:val="555555"/>
          <w:sz w:val="19"/>
        </w:rPr>
        <w:t>Note: this is saved as a new file so your annotated v1 is preserved. The level-to-content mapping remains a recommendation you can revise.</w:t>
      </w:r>
    </w:p>
    <w:p w14:paraId="73891614" w14:textId="77777777" w:rsidR="00A14A6C" w:rsidRDefault="00000000">
      <w:pPr>
        <w:pStyle w:val="Heading1"/>
      </w:pPr>
      <w:r>
        <w:t>Part 1. Design architecture and conventions</w:t>
      </w:r>
    </w:p>
    <w:p w14:paraId="6D20ECE8" w14:textId="77777777" w:rsidR="00A14A6C" w:rsidRDefault="00000000">
      <w:pPr>
        <w:pStyle w:val="Heading2"/>
      </w:pPr>
      <w:r>
        <w:t>1.1 Defining shock (the conceptual anchor)</w:t>
      </w:r>
    </w:p>
    <w:p w14:paraId="232D72D9" w14:textId="77777777" w:rsidR="00A14A6C" w:rsidRDefault="00000000">
      <w:pPr>
        <w:spacing w:after="80"/>
      </w:pPr>
      <w:r>
        <w:t xml:space="preserve">Shock is defined physiologically, not by blood pressure. </w:t>
      </w:r>
      <w:commentRangeStart w:id="0"/>
      <w:r>
        <w:t>From the Notion "Shock Physiology" page, three nested concepts:</w:t>
      </w:r>
    </w:p>
    <w:p w14:paraId="219BBE55" w14:textId="77777777" w:rsidR="00A14A6C" w:rsidRDefault="00000000">
      <w:pPr>
        <w:pStyle w:val="ListBullet"/>
        <w:spacing w:after="40"/>
      </w:pPr>
      <w:r>
        <w:rPr>
          <w:b/>
        </w:rPr>
        <w:t xml:space="preserve">Shock: </w:t>
      </w:r>
      <w:r>
        <w:t>observed/needed oxygen consumption (oVO2/nVO2) &lt; 1 - an index of global metabolic performance.</w:t>
      </w:r>
    </w:p>
    <w:p w14:paraId="6EE19200" w14:textId="77777777" w:rsidR="00A14A6C" w:rsidRDefault="00000000">
      <w:pPr>
        <w:pStyle w:val="ListBullet"/>
        <w:spacing w:after="40"/>
      </w:pPr>
      <w:r>
        <w:rPr>
          <w:b/>
        </w:rPr>
        <w:lastRenderedPageBreak/>
        <w:t xml:space="preserve">Circulatory failure: </w:t>
      </w:r>
      <w:r>
        <w:t>observed/needed oxygen delivery (oDO2/nDO2) &lt; 1 - an index of circulatory performance.</w:t>
      </w:r>
    </w:p>
    <w:p w14:paraId="5EAB0302" w14:textId="77777777" w:rsidR="00A14A6C" w:rsidRDefault="00000000">
      <w:pPr>
        <w:pStyle w:val="ListBullet"/>
        <w:spacing w:after="40"/>
      </w:pPr>
      <w:r>
        <w:rPr>
          <w:b/>
        </w:rPr>
        <w:t xml:space="preserve">Tissue failure: </w:t>
      </w:r>
      <w:r>
        <w:t>observed/needed oxygen extraction (oERO2/nERO2) &lt; 1 - an index of tissue-level performance.</w:t>
      </w:r>
    </w:p>
    <w:p w14:paraId="619F4B0D" w14:textId="77777777" w:rsidR="00A14A6C" w:rsidRDefault="00000000">
      <w:pPr>
        <w:spacing w:after="120"/>
      </w:pPr>
      <w:r>
        <w:t>Oxygen delivery DO2 = Hb x SaO2 x 1.34 x CO. Over a wide range, VO2 is independent of DO2 (tissues raise extraction, ERO2); past a critical DO2 threshold, VO2 becomes supply-dependent (falling ScvO2/SvO2, rising lactate). Resuscitation optimizes DO2 - mostly via CO and Hb - to restore cellular respiration.</w:t>
      </w:r>
      <w:commentRangeEnd w:id="0"/>
      <w:r w:rsidR="00BA0678">
        <w:rPr>
          <w:rStyle w:val="CommentReference"/>
          <w:sz w:val="22"/>
          <w:szCs w:val="22"/>
        </w:rPr>
        <w:commentReference w:id="0"/>
      </w:r>
    </w:p>
    <w:p w14:paraId="370F1E12" w14:textId="77777777" w:rsidR="00A14A6C" w:rsidRDefault="00000000">
      <w:pPr>
        <w:pStyle w:val="Heading2"/>
      </w:pPr>
      <w:r>
        <w:t>1.2 The three expertise levels</w:t>
      </w:r>
    </w:p>
    <w:p w14:paraId="5A01650A" w14:textId="77777777" w:rsidR="00A14A6C" w:rsidRDefault="00000000">
      <w:pPr>
        <w:spacing w:after="80"/>
      </w:pPr>
      <w:r>
        <w:t>A learner picks one level on entry; each is a self-contained, linear module so everyone at a level reviews comparable content. Levels are cumulative (each adds depth, with review-links back).</w:t>
      </w:r>
    </w:p>
    <w:p w14:paraId="028E1BEF" w14:textId="77777777" w:rsidR="00A14A6C" w:rsidRDefault="00000000">
      <w:pPr>
        <w:pStyle w:val="ListBullet"/>
        <w:spacing w:after="40"/>
      </w:pPr>
      <w:r>
        <w:rPr>
          <w:b/>
        </w:rPr>
        <w:t xml:space="preserve">Novice. </w:t>
      </w:r>
      <w:r>
        <w:t>A reliable, systematic bedside approach to shock. Per your note: a brief overview of the three principles plus an in-depth treatment of the "Assessing Shock" deck content and the PA-catheter section. Goal: apply the method confidently without deep derivations.</w:t>
      </w:r>
    </w:p>
    <w:p w14:paraId="20D25780" w14:textId="77777777" w:rsidR="00A14A6C" w:rsidRDefault="00000000">
      <w:pPr>
        <w:pStyle w:val="ListBullet"/>
        <w:spacing w:after="40"/>
      </w:pPr>
      <w:r>
        <w:rPr>
          <w:b/>
        </w:rPr>
        <w:t xml:space="preserve">Informed Learner. </w:t>
      </w:r>
      <w:r>
        <w:t>The physiology behind the bedside and how to interpret monitoring. Goal: understand why the method works through the four-interface model and read the waveforms/numbers.</w:t>
      </w:r>
    </w:p>
    <w:p w14:paraId="40737B68" w14:textId="77777777" w:rsidR="00A14A6C" w:rsidRDefault="00000000">
      <w:pPr>
        <w:pStyle w:val="ListBullet"/>
        <w:spacing w:after="40"/>
      </w:pPr>
      <w:r>
        <w:rPr>
          <w:b/>
        </w:rPr>
        <w:t xml:space="preserve">Expert. </w:t>
      </w:r>
      <w:r>
        <w:t>Mastery, edge cases, decoupled states, and novel applications. Goal: reason from first principles (vascular waterfall, heart-lung integration, RV-PA coupling) and engage the primary literature.</w:t>
      </w:r>
    </w:p>
    <w:p w14:paraId="29520E36" w14:textId="77777777" w:rsidR="00A14A6C" w:rsidRDefault="00000000">
      <w:pPr>
        <w:pStyle w:val="Heading2"/>
      </w:pPr>
      <w:r>
        <w:t>1.3 The onion-layer model</w:t>
      </w:r>
    </w:p>
    <w:p w14:paraId="4BF807C1" w14:textId="77777777" w:rsidR="00A14A6C" w:rsidRDefault="00000000">
      <w:pPr>
        <w:spacing w:after="80"/>
      </w:pPr>
      <w:r>
        <w:t>Each topic page has a mainline track plus deeper branches, which the site tags two ways:</w:t>
      </w:r>
    </w:p>
    <w:p w14:paraId="054E64AA" w14:textId="77777777" w:rsidR="00A14A6C" w:rsidRDefault="00000000">
      <w:pPr>
        <w:pStyle w:val="ListBullet"/>
        <w:spacing w:after="40"/>
      </w:pPr>
      <w:r>
        <w:rPr>
          <w:b/>
        </w:rPr>
        <w:t xml:space="preserve">"Physiology Correlation:" / "Physiological Insight:" - </w:t>
      </w:r>
      <w:r>
        <w:t>deeper mechanism (e.g., systolic/diastolic BP determinants, the Windkessel, critical closing pressure, autoregulation). Primarily Expert.</w:t>
      </w:r>
    </w:p>
    <w:p w14:paraId="2B78704D" w14:textId="77777777" w:rsidR="00A14A6C" w:rsidRDefault="00000000">
      <w:pPr>
        <w:pStyle w:val="ListBullet"/>
        <w:spacing w:after="40"/>
      </w:pPr>
      <w:r>
        <w:rPr>
          <w:b/>
        </w:rPr>
        <w:t xml:space="preserve">"At the Bedside:" / "Clinical Correlation:" - </w:t>
      </w:r>
      <w:r>
        <w:t>application and pattern recognition (e.g., assessing vasoplegia, macro-to-micro coupling, PPV effect on venous return). Primarily Informed, hardest ones Expert.</w:t>
      </w:r>
    </w:p>
    <w:p w14:paraId="467909B2" w14:textId="77777777" w:rsidR="00A14A6C" w:rsidRDefault="00000000">
      <w:pPr>
        <w:pStyle w:val="Heading2"/>
      </w:pPr>
      <w:r>
        <w:t>1.4 The clinical method: B.U.S., ACT, and AHE (from the Assessing Shock deck and Proposal)</w:t>
      </w:r>
    </w:p>
    <w:p w14:paraId="2C75D5B2" w14:textId="77777777" w:rsidR="00A14A6C" w:rsidRDefault="00000000">
      <w:pPr>
        <w:spacing w:after="80"/>
      </w:pPr>
      <w:r>
        <w:t>The Novice spine is a repeating, iterative method:</w:t>
      </w:r>
    </w:p>
    <w:p w14:paraId="3F93D3F2" w14:textId="77777777" w:rsidR="00A14A6C" w:rsidRDefault="00000000">
      <w:pPr>
        <w:pStyle w:val="ListBullet"/>
        <w:spacing w:after="40"/>
      </w:pPr>
      <w:r>
        <w:rPr>
          <w:b/>
        </w:rPr>
        <w:t xml:space="preserve">B.U.S. screen for low DO2: </w:t>
      </w:r>
      <w:r>
        <w:t>Brain (altered mentation), Urine (&lt; 30 mL/hr), Skin (cap refill &gt; 3 s, mottled knees); plus MAP &lt; 65, lactate &gt; 3, tachycardia/tachypnea.</w:t>
      </w:r>
    </w:p>
    <w:p w14:paraId="2536D34B" w14:textId="59039B1B" w:rsidR="00A14A6C" w:rsidRDefault="00000000">
      <w:pPr>
        <w:pStyle w:val="ListNumber"/>
        <w:spacing w:after="40"/>
        <w:rPr>
          <w:ins w:id="1" w:author="neal chaisson" w:date="2026-06-29T23:05:00Z" w16du:dateUtc="2026-06-30T03:05:00Z"/>
        </w:rPr>
      </w:pPr>
      <w:r>
        <w:rPr>
          <w:b/>
        </w:rPr>
        <w:t xml:space="preserve">Assess. </w:t>
      </w:r>
      <w:r>
        <w:t>Gather and interpret available data.</w:t>
      </w:r>
      <w:ins w:id="2" w:author="neal chaisson" w:date="2026-06-29T23:05:00Z" w16du:dateUtc="2026-06-30T03:05:00Z">
        <w:r w:rsidR="00BA0678">
          <w:t xml:space="preserve">  </w:t>
        </w:r>
      </w:ins>
    </w:p>
    <w:p w14:paraId="4291DD93" w14:textId="76039ABA" w:rsidR="00BA0678" w:rsidRDefault="00BA0678" w:rsidP="00BA0678">
      <w:pPr>
        <w:pStyle w:val="ListBullet"/>
        <w:spacing w:after="40"/>
        <w:rPr>
          <w:ins w:id="3" w:author="neal chaisson" w:date="2026-06-29T23:05:00Z" w16du:dateUtc="2026-06-30T03:05:00Z"/>
        </w:rPr>
      </w:pPr>
      <w:ins w:id="4" w:author="neal chaisson" w:date="2026-06-29T23:05:00Z" w16du:dateUtc="2026-06-30T03:05:00Z">
        <w:r>
          <w:rPr>
            <w:b/>
          </w:rPr>
          <w:t>Okay to use AHE here:</w:t>
        </w:r>
        <w:r>
          <w:t xml:space="preserve"> </w:t>
        </w:r>
        <w:r>
          <w:rPr>
            <w:b/>
          </w:rPr>
          <w:t xml:space="preserve">Advanced Hemodynamic Evaluation (AHE): </w:t>
        </w:r>
        <w:r>
          <w:t>characterize Tone (SVR), Filling (RAP), and Flow (CO).</w:t>
        </w:r>
      </w:ins>
    </w:p>
    <w:p w14:paraId="2C77D2E1" w14:textId="70EE315B" w:rsidR="00BA0678" w:rsidRDefault="00BA0678" w:rsidP="00BA0678">
      <w:pPr>
        <w:pStyle w:val="ListNumber"/>
        <w:tabs>
          <w:tab w:val="clear" w:pos="360"/>
          <w:tab w:val="num" w:pos="720"/>
        </w:tabs>
        <w:spacing w:after="40"/>
        <w:ind w:left="720"/>
        <w:pPrChange w:id="5" w:author="neal chaisson" w:date="2026-06-29T23:05:00Z" w16du:dateUtc="2026-06-30T03:05:00Z">
          <w:pPr>
            <w:pStyle w:val="ListNumber"/>
            <w:spacing w:after="40"/>
          </w:pPr>
        </w:pPrChange>
      </w:pPr>
    </w:p>
    <w:p w14:paraId="16DC0EC8" w14:textId="390B6A49" w:rsidR="00BA0678" w:rsidRDefault="00000000" w:rsidP="00BA0678">
      <w:pPr>
        <w:pStyle w:val="ListNumber"/>
        <w:spacing w:after="40"/>
      </w:pPr>
      <w:r>
        <w:rPr>
          <w:b/>
        </w:rPr>
        <w:lastRenderedPageBreak/>
        <w:t xml:space="preserve">Create a physiologic hypothesis. </w:t>
      </w:r>
      <w:r>
        <w:t>Localize the lesion within the circulatory model.</w:t>
      </w:r>
    </w:p>
    <w:p w14:paraId="1F72C433" w14:textId="77777777" w:rsidR="00A14A6C" w:rsidRDefault="00000000">
      <w:pPr>
        <w:pStyle w:val="ListNumber"/>
        <w:spacing w:after="40"/>
      </w:pPr>
      <w:r>
        <w:rPr>
          <w:b/>
        </w:rPr>
        <w:t xml:space="preserve">Test the hypothesis. </w:t>
      </w:r>
      <w:r>
        <w:t>Intervene or measure; new data feeds back into Assess. The loop repeats as the patient evolves.</w:t>
      </w:r>
    </w:p>
    <w:p w14:paraId="10DDA2B6" w14:textId="1F123B8E" w:rsidR="00A14A6C" w:rsidDel="00BA0678" w:rsidRDefault="00000000">
      <w:pPr>
        <w:pStyle w:val="ListBullet"/>
        <w:spacing w:after="40"/>
        <w:rPr>
          <w:del w:id="6" w:author="neal chaisson" w:date="2026-06-29T23:04:00Z" w16du:dateUtc="2026-06-30T03:04:00Z"/>
        </w:rPr>
      </w:pPr>
      <w:del w:id="7" w:author="neal chaisson" w:date="2026-06-29T23:04:00Z" w16du:dateUtc="2026-06-30T03:04:00Z">
        <w:r w:rsidDel="00BA0678">
          <w:rPr>
            <w:b/>
          </w:rPr>
          <w:delText xml:space="preserve">Advanced Hemodynamic Evaluation (AHE): </w:delText>
        </w:r>
        <w:r w:rsidDel="00BA0678">
          <w:delText>when etiology is unclear or shock worsens, characterize Tone (SVR), Filling (RAP), and Flow (CO).</w:delText>
        </w:r>
      </w:del>
    </w:p>
    <w:p w14:paraId="21B7CCDA" w14:textId="77777777" w:rsidR="00A14A6C" w:rsidRDefault="00000000">
      <w:pPr>
        <w:pStyle w:val="Heading2"/>
      </w:pPr>
      <w:r>
        <w:t>1.5 The three principles and the unifying equation</w:t>
      </w:r>
    </w:p>
    <w:p w14:paraId="233A8B88" w14:textId="77777777" w:rsidR="00A14A6C" w:rsidRDefault="00000000">
      <w:pPr>
        <w:pStyle w:val="ListBullet"/>
        <w:spacing w:after="40"/>
      </w:pPr>
      <w:r>
        <w:rPr>
          <w:b/>
        </w:rPr>
        <w:t xml:space="preserve">Principle 1 - The four interfaces: </w:t>
      </w:r>
      <w:r>
        <w:t>LV to arterial system (I), arterioles to capillaries (II), capillaries to right atrium (III), RV to LA (IV). Heart-lung interactions are the dynamic "glue" integrating interfaces I, III, and IV in real time.</w:t>
      </w:r>
    </w:p>
    <w:p w14:paraId="1807AD10" w14:textId="77777777" w:rsidR="00A14A6C" w:rsidRDefault="00000000">
      <w:pPr>
        <w:pStyle w:val="ListBullet"/>
        <w:spacing w:after="40"/>
      </w:pPr>
      <w:r>
        <w:rPr>
          <w:b/>
        </w:rPr>
        <w:t xml:space="preserve">Principle 2 - Closed-loop circulation: </w:t>
      </w:r>
      <w:r>
        <w:t>venous return must equal cardiac output over time; the Guyton venous-return curve and the Frank-Starling curve intersect at the circulatory equilibrium (operating) point.</w:t>
      </w:r>
    </w:p>
    <w:p w14:paraId="7986EB51" w14:textId="1EE2B7E1" w:rsidR="00A14A6C" w:rsidRDefault="00000000">
      <w:pPr>
        <w:pStyle w:val="ListBullet"/>
        <w:spacing w:after="40"/>
      </w:pPr>
      <w:r>
        <w:rPr>
          <w:b/>
        </w:rPr>
        <w:t xml:space="preserve">Principle 3 - A unifying hydraulic model (Hagen-Poiseuille): </w:t>
      </w:r>
      <w:r>
        <w:t xml:space="preserve">across every interface, pressure gradient = resistance x cardiac output. MAP - Pcrit = SVR x CO; </w:t>
      </w:r>
      <w:ins w:id="8" w:author="neal chaisson" w:date="2026-06-29T23:17:00Z" w16du:dateUtc="2026-06-30T03:17:00Z">
        <w:r w:rsidR="005C3B79">
          <w:t xml:space="preserve">Pcrit-MSFP = capillary resistance x CO; </w:t>
        </w:r>
      </w:ins>
      <w:r>
        <w:t>MSFP - RAP = VR x CO; mean PAP - LAP = PVR x CO; and DO2 = CO x CaO2. Cardiac output is the common denominator. This equation set is the engine behind the ACT shock-type grid, which is why it belongs in the Novice pathway.</w:t>
      </w:r>
    </w:p>
    <w:p w14:paraId="47FE7E95" w14:textId="77777777" w:rsidR="00A14A6C" w:rsidRDefault="00000000">
      <w:pPr>
        <w:pStyle w:val="Heading2"/>
      </w:pPr>
      <w:r>
        <w:t>1.6 The shock-type diagnostic grid (the engine of ACT)</w:t>
      </w:r>
    </w:p>
    <w:p w14:paraId="094AF339" w14:textId="77777777" w:rsidR="00A14A6C" w:rsidRDefault="00000000">
      <w:pPr>
        <w:spacing w:after="80"/>
      </w:pPr>
      <w:r>
        <w:t>From the Assessing Shock deck - directional changes used to phenotype shock at the bedside: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58"/>
        <w:gridCol w:w="1138"/>
        <w:gridCol w:w="1138"/>
        <w:gridCol w:w="1138"/>
        <w:gridCol w:w="1149"/>
        <w:gridCol w:w="1097"/>
        <w:gridCol w:w="1138"/>
      </w:tblGrid>
      <w:tr w:rsidR="00A14A6C" w14:paraId="69A15949" w14:textId="77777777" w:rsidTr="00A14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1F4E79"/>
          </w:tcPr>
          <w:p w14:paraId="1B618410" w14:textId="77777777" w:rsidR="00A14A6C" w:rsidRDefault="00000000">
            <w:r>
              <w:rPr>
                <w:color w:val="FFFFFF"/>
                <w:sz w:val="18"/>
              </w:rPr>
              <w:t>Shock type</w:t>
            </w:r>
          </w:p>
        </w:tc>
        <w:tc>
          <w:tcPr>
            <w:tcW w:w="1368" w:type="dxa"/>
            <w:shd w:val="clear" w:color="auto" w:fill="1F4E79"/>
          </w:tcPr>
          <w:p w14:paraId="07140FB1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MAP</w:t>
            </w:r>
          </w:p>
        </w:tc>
        <w:tc>
          <w:tcPr>
            <w:tcW w:w="1368" w:type="dxa"/>
            <w:shd w:val="clear" w:color="auto" w:fill="1F4E79"/>
          </w:tcPr>
          <w:p w14:paraId="27AA9D6B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</w:t>
            </w:r>
          </w:p>
        </w:tc>
        <w:tc>
          <w:tcPr>
            <w:tcW w:w="1368" w:type="dxa"/>
            <w:shd w:val="clear" w:color="auto" w:fill="1F4E79"/>
          </w:tcPr>
          <w:p w14:paraId="5765DA7A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RAP</w:t>
            </w:r>
          </w:p>
        </w:tc>
        <w:tc>
          <w:tcPr>
            <w:tcW w:w="1368" w:type="dxa"/>
            <w:shd w:val="clear" w:color="auto" w:fill="1F4E79"/>
          </w:tcPr>
          <w:p w14:paraId="797B5488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PAPm</w:t>
            </w:r>
          </w:p>
        </w:tc>
        <w:tc>
          <w:tcPr>
            <w:tcW w:w="1368" w:type="dxa"/>
            <w:shd w:val="clear" w:color="auto" w:fill="1F4E79"/>
          </w:tcPr>
          <w:p w14:paraId="0B66D9EC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LAP</w:t>
            </w:r>
          </w:p>
        </w:tc>
        <w:tc>
          <w:tcPr>
            <w:tcW w:w="1368" w:type="dxa"/>
            <w:shd w:val="clear" w:color="auto" w:fill="1F4E79"/>
          </w:tcPr>
          <w:p w14:paraId="03C2F799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SVR</w:t>
            </w:r>
          </w:p>
        </w:tc>
      </w:tr>
      <w:tr w:rsidR="00A14A6C" w14:paraId="559CF2B5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EB21E7" w14:textId="77777777" w:rsidR="00A14A6C" w:rsidRDefault="00000000">
            <w:r>
              <w:rPr>
                <w:sz w:val="18"/>
              </w:rPr>
              <w:t>Cardiac (LV)</w:t>
            </w:r>
          </w:p>
        </w:tc>
        <w:tc>
          <w:tcPr>
            <w:tcW w:w="1368" w:type="dxa"/>
          </w:tcPr>
          <w:p w14:paraId="708099B2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1095286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453B5F5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  <w:tc>
          <w:tcPr>
            <w:tcW w:w="1368" w:type="dxa"/>
          </w:tcPr>
          <w:p w14:paraId="11C6673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up/=</w:t>
            </w:r>
          </w:p>
        </w:tc>
        <w:tc>
          <w:tcPr>
            <w:tcW w:w="1368" w:type="dxa"/>
          </w:tcPr>
          <w:p w14:paraId="0372D9E4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  <w:tc>
          <w:tcPr>
            <w:tcW w:w="1368" w:type="dxa"/>
          </w:tcPr>
          <w:p w14:paraId="681DADA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</w:tr>
      <w:tr w:rsidR="00A14A6C" w14:paraId="2BFCDD2F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17E552" w14:textId="77777777" w:rsidR="00A14A6C" w:rsidRDefault="00000000">
            <w:r>
              <w:rPr>
                <w:sz w:val="18"/>
              </w:rPr>
              <w:t>Obstructive (RV)</w:t>
            </w:r>
          </w:p>
        </w:tc>
        <w:tc>
          <w:tcPr>
            <w:tcW w:w="1368" w:type="dxa"/>
          </w:tcPr>
          <w:p w14:paraId="0CC52CE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0358FAB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0796ADB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  <w:tc>
          <w:tcPr>
            <w:tcW w:w="1368" w:type="dxa"/>
          </w:tcPr>
          <w:p w14:paraId="3A93DB6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  <w:tc>
          <w:tcPr>
            <w:tcW w:w="1368" w:type="dxa"/>
          </w:tcPr>
          <w:p w14:paraId="5555C9CA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=</w:t>
            </w:r>
          </w:p>
        </w:tc>
        <w:tc>
          <w:tcPr>
            <w:tcW w:w="1368" w:type="dxa"/>
          </w:tcPr>
          <w:p w14:paraId="572B1CCE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</w:tr>
      <w:tr w:rsidR="00A14A6C" w14:paraId="67E3C971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EBE1F74" w14:textId="77777777" w:rsidR="00A14A6C" w:rsidRDefault="00000000">
            <w:r>
              <w:rPr>
                <w:sz w:val="18"/>
              </w:rPr>
              <w:t>Distributive</w:t>
            </w:r>
          </w:p>
        </w:tc>
        <w:tc>
          <w:tcPr>
            <w:tcW w:w="1368" w:type="dxa"/>
          </w:tcPr>
          <w:p w14:paraId="7EC974A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118C86B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=/up</w:t>
            </w:r>
          </w:p>
        </w:tc>
        <w:tc>
          <w:tcPr>
            <w:tcW w:w="1368" w:type="dxa"/>
          </w:tcPr>
          <w:p w14:paraId="57187A0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610E928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=</w:t>
            </w:r>
          </w:p>
        </w:tc>
        <w:tc>
          <w:tcPr>
            <w:tcW w:w="1368" w:type="dxa"/>
          </w:tcPr>
          <w:p w14:paraId="0717DDB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=</w:t>
            </w:r>
          </w:p>
        </w:tc>
        <w:tc>
          <w:tcPr>
            <w:tcW w:w="1368" w:type="dxa"/>
          </w:tcPr>
          <w:p w14:paraId="39A0C64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</w:tr>
      <w:tr w:rsidR="00A14A6C" w14:paraId="59D45064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8B3D59C" w14:textId="77777777" w:rsidR="00A14A6C" w:rsidRDefault="00000000">
            <w:r>
              <w:rPr>
                <w:sz w:val="18"/>
              </w:rPr>
              <w:t>Hypovolemic</w:t>
            </w:r>
          </w:p>
        </w:tc>
        <w:tc>
          <w:tcPr>
            <w:tcW w:w="1368" w:type="dxa"/>
          </w:tcPr>
          <w:p w14:paraId="1616882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797323A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512AA5F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</w:t>
            </w:r>
          </w:p>
        </w:tc>
        <w:tc>
          <w:tcPr>
            <w:tcW w:w="1368" w:type="dxa"/>
          </w:tcPr>
          <w:p w14:paraId="6C2CC8E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=</w:t>
            </w:r>
          </w:p>
        </w:tc>
        <w:tc>
          <w:tcPr>
            <w:tcW w:w="1368" w:type="dxa"/>
          </w:tcPr>
          <w:p w14:paraId="0D24CC5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=</w:t>
            </w:r>
          </w:p>
        </w:tc>
        <w:tc>
          <w:tcPr>
            <w:tcW w:w="1368" w:type="dxa"/>
          </w:tcPr>
          <w:p w14:paraId="57BF1D4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</w:t>
            </w:r>
          </w:p>
        </w:tc>
      </w:tr>
    </w:tbl>
    <w:p w14:paraId="411CED5C" w14:textId="77777777" w:rsidR="00A14A6C" w:rsidRDefault="00000000">
      <w:pPr>
        <w:spacing w:after="120"/>
      </w:pPr>
      <w:r>
        <w:t>RAP rules of thumb (with caveats for PEEP, obesity, pulmonary hypertension, intra-abdominal pressure): RAP &gt; 10 mmHg suggests cardiogenic; &lt; 5 mmHg suggests hypovolemic or distributive. Low RAP does not equal volume responsiveness; high RAP suggests volume unresponsiveness.</w:t>
      </w:r>
    </w:p>
    <w:p w14:paraId="0DCAC4E2" w14:textId="77777777" w:rsidR="00A14A6C" w:rsidRDefault="00000000">
      <w:pPr>
        <w:pStyle w:val="Heading2"/>
      </w:pPr>
      <w:r>
        <w:t>1.7 Web curriculum (Part 1) maps to the simulation day (Part 2)</w:t>
      </w:r>
    </w:p>
    <w:p w14:paraId="36EFB924" w14:textId="77777777" w:rsidR="00A14A6C" w:rsidRDefault="00000000">
      <w:pPr>
        <w:spacing w:after="120"/>
      </w:pPr>
      <w:r>
        <w:t>The Proposal frames the course in two parts: Part 1 is the web-based modular curriculum (this outline); Part 2 is the in-person simulation day (PA-catheter station, tools station, and four case scenarios). The web levels should prepare a fellow for the sim day. See Part 4 for the explicit mapping.</w:t>
      </w:r>
    </w:p>
    <w:p w14:paraId="259E65E8" w14:textId="77777777" w:rsidR="00A14A6C" w:rsidRDefault="00000000">
      <w:pPr>
        <w:pStyle w:val="Heading2"/>
      </w:pPr>
      <w:r>
        <w:t>1.8 Navigation rules</w:t>
      </w:r>
    </w:p>
    <w:p w14:paraId="48B8483A" w14:textId="77777777" w:rsidR="00A14A6C" w:rsidRDefault="00000000">
      <w:pPr>
        <w:pStyle w:val="ListBullet"/>
        <w:spacing w:after="40"/>
      </w:pPr>
      <w:r>
        <w:t>Within a module the path is linear and signposted ("next concept").</w:t>
      </w:r>
    </w:p>
    <w:p w14:paraId="60B7B5D4" w14:textId="77777777" w:rsidR="00A14A6C" w:rsidRDefault="00000000">
      <w:pPr>
        <w:pStyle w:val="ListBullet"/>
        <w:spacing w:after="40"/>
      </w:pPr>
      <w:r>
        <w:t>Detours into deeper layers open in a new tab so the learner keeps their place.</w:t>
      </w:r>
    </w:p>
    <w:p w14:paraId="02C78147" w14:textId="77777777" w:rsidR="00A14A6C" w:rsidRDefault="00000000">
      <w:pPr>
        <w:pStyle w:val="ListBullet"/>
        <w:spacing w:after="40"/>
      </w:pPr>
      <w:r>
        <w:t>Higher levels carry review-links back to where a concept was first taught.</w:t>
      </w:r>
    </w:p>
    <w:p w14:paraId="3AB72C8D" w14:textId="77777777" w:rsidR="00A14A6C" w:rsidRDefault="00000000">
      <w:pPr>
        <w:pStyle w:val="ListBullet"/>
        <w:spacing w:after="40"/>
      </w:pPr>
      <w:r>
        <w:t>Lower-level learners may explore deeper and return easily.</w:t>
      </w:r>
    </w:p>
    <w:p w14:paraId="2034FA10" w14:textId="77777777" w:rsidR="00A14A6C" w:rsidRDefault="00000000">
      <w:pPr>
        <w:pStyle w:val="ListBullet"/>
        <w:spacing w:after="40"/>
        <w:rPr>
          <w:ins w:id="9" w:author="neal chaisson" w:date="2026-06-29T23:08:00Z" w16du:dateUtc="2026-06-30T03:08:00Z"/>
        </w:rPr>
      </w:pPr>
      <w:r>
        <w:t>Precise, academic tone; audience assumed MD/PhD; every claim referenced.</w:t>
      </w:r>
    </w:p>
    <w:p w14:paraId="60D17CAE" w14:textId="2B83FC82" w:rsidR="00936B50" w:rsidRDefault="00936B50">
      <w:pPr>
        <w:pStyle w:val="ListBullet"/>
        <w:spacing w:after="40"/>
        <w:rPr>
          <w:ins w:id="10" w:author="neal chaisson" w:date="2026-06-29T23:21:00Z" w16du:dateUtc="2026-06-30T03:21:00Z"/>
        </w:rPr>
      </w:pPr>
      <w:ins w:id="11" w:author="neal chaisson" w:date="2026-06-29T23:08:00Z" w16du:dateUtc="2026-06-30T03:08:00Z">
        <w:r>
          <w:lastRenderedPageBreak/>
          <w:t xml:space="preserve">Source of truth </w:t>
        </w:r>
      </w:ins>
      <w:ins w:id="12" w:author="neal chaisson" w:date="2026-06-29T23:09:00Z" w16du:dateUtc="2026-06-30T03:09:00Z">
        <w:r>
          <w:t>are</w:t>
        </w:r>
      </w:ins>
      <w:ins w:id="13" w:author="neal chaisson" w:date="2026-06-29T23:08:00Z" w16du:dateUtc="2026-06-30T03:08:00Z">
        <w:r>
          <w:t xml:space="preserve"> references at </w:t>
        </w:r>
      </w:ins>
      <w:ins w:id="14" w:author="neal chaisson" w:date="2026-06-29T23:09:00Z" w16du:dateUtc="2026-06-30T03:09:00Z">
        <w:r>
          <w:t xml:space="preserve">bottom of the Wix pages or items contained in the folder: </w:t>
        </w:r>
        <w:r w:rsidRPr="00936B50">
          <w:t>'/Users/chaissn/Library/CloudStorage/GoogleDrive-neal.chaisson@gmail.com/My Drive/Claude/Hemosim/Additional Reading'</w:t>
        </w:r>
      </w:ins>
    </w:p>
    <w:p w14:paraId="54604955" w14:textId="1FC25737" w:rsidR="005C3B79" w:rsidRPr="005C3B79" w:rsidRDefault="005C3B79" w:rsidP="005C3B79">
      <w:pPr>
        <w:pStyle w:val="Heading2"/>
        <w:rPr>
          <w:ins w:id="15" w:author="neal chaisson" w:date="2026-06-29T23:21:00Z" w16du:dateUtc="2026-06-30T03:21:00Z"/>
        </w:rPr>
      </w:pPr>
      <w:ins w:id="16" w:author="neal chaisson" w:date="2026-06-29T23:21:00Z" w16du:dateUtc="2026-06-30T03:21:00Z">
        <w:r>
          <w:t>1.</w:t>
        </w:r>
        <w:r>
          <w:t>9 Website infrastructure notes</w:t>
        </w:r>
      </w:ins>
    </w:p>
    <w:p w14:paraId="21A1235F" w14:textId="3CF355F1" w:rsidR="005C3B79" w:rsidRDefault="005C3B79" w:rsidP="005C3B79">
      <w:pPr>
        <w:pStyle w:val="ListBullet"/>
        <w:numPr>
          <w:ilvl w:val="0"/>
          <w:numId w:val="0"/>
        </w:numPr>
        <w:spacing w:after="40"/>
        <w:ind w:left="360" w:hanging="360"/>
        <w:rPr>
          <w:ins w:id="17" w:author="neal chaisson" w:date="2026-06-29T23:22:00Z" w16du:dateUtc="2026-06-30T03:22:00Z"/>
        </w:rPr>
      </w:pPr>
      <w:ins w:id="18" w:author="neal chaisson" w:date="2026-06-29T23:21:00Z" w16du:dateUtc="2026-06-30T03:21:00Z">
        <w:r>
          <w:t xml:space="preserve">Data should be collected on all </w:t>
        </w:r>
      </w:ins>
      <w:ins w:id="19" w:author="neal chaisson" w:date="2026-06-29T23:22:00Z" w16du:dateUtc="2026-06-30T03:22:00Z">
        <w:r>
          <w:t xml:space="preserve">case assessments answers.  An output of any questions answered should be sent with a timestamp and ip address identifier (in lieu of name) to track a single user across questions.  </w:t>
        </w:r>
      </w:ins>
    </w:p>
    <w:p w14:paraId="386E1F5C" w14:textId="6834937F" w:rsidR="005C3B79" w:rsidRDefault="005C3B79" w:rsidP="005C3B79">
      <w:pPr>
        <w:pStyle w:val="ListBullet"/>
        <w:numPr>
          <w:ilvl w:val="0"/>
          <w:numId w:val="0"/>
        </w:numPr>
        <w:spacing w:after="40"/>
        <w:ind w:left="360" w:hanging="360"/>
        <w:pPrChange w:id="20" w:author="neal chaisson" w:date="2026-06-29T23:21:00Z" w16du:dateUtc="2026-06-30T03:21:00Z">
          <w:pPr>
            <w:pStyle w:val="ListBullet"/>
            <w:spacing w:after="40"/>
          </w:pPr>
        </w:pPrChange>
      </w:pPr>
      <w:ins w:id="21" w:author="neal chaisson" w:date="2026-06-29T23:22:00Z" w16du:dateUtc="2026-06-30T03:22:00Z">
        <w:r>
          <w:t>Data collected s</w:t>
        </w:r>
      </w:ins>
      <w:ins w:id="22" w:author="neal chaisson" w:date="2026-06-29T23:23:00Z" w16du:dateUtc="2026-06-30T03:23:00Z">
        <w:r>
          <w:t xml:space="preserve">hould be exported </w:t>
        </w:r>
      </w:ins>
      <w:ins w:id="23" w:author="neal chaisson" w:date="2026-06-29T23:24:00Z" w16du:dateUtc="2026-06-30T03:24:00Z">
        <w:r>
          <w:t xml:space="preserve">and </w:t>
        </w:r>
      </w:ins>
      <w:ins w:id="24" w:author="neal chaisson" w:date="2026-06-29T23:23:00Z" w16du:dateUtc="2026-06-30T03:23:00Z">
        <w:r>
          <w:t xml:space="preserve">uploaded to an existing excel file in Google Drive (to be created upon </w:t>
        </w:r>
      </w:ins>
      <w:ins w:id="25" w:author="neal chaisson" w:date="2026-06-29T23:24:00Z" w16du:dateUtc="2026-06-30T03:24:00Z">
        <w:r>
          <w:t xml:space="preserve">web-build) by Claude. </w:t>
        </w:r>
      </w:ins>
    </w:p>
    <w:p w14:paraId="2B6A0451" w14:textId="77777777" w:rsidR="00A14A6C" w:rsidRDefault="00000000">
      <w:pPr>
        <w:pStyle w:val="Heading1"/>
      </w:pPr>
      <w:r>
        <w:t>Part 2. The three expertise pathways</w:t>
      </w:r>
    </w:p>
    <w:p w14:paraId="1D345C5D" w14:textId="77777777" w:rsidR="00A14A6C" w:rsidRDefault="00000000">
      <w:pPr>
        <w:spacing w:after="160"/>
      </w:pPr>
      <w:r>
        <w:t>Ordered module sequences. Bracketed notes give the current source: [Wix: slug], [Notion: page], [Deck: name], or [Proposal]. "(stub)" marks an unbuilt Wix page; "(de novo)" marks content to be created.</w:t>
      </w:r>
    </w:p>
    <w:p w14:paraId="7CC81374" w14:textId="77777777" w:rsidR="00A14A6C" w:rsidRDefault="00000000">
      <w:pPr>
        <w:pStyle w:val="Heading2"/>
      </w:pPr>
      <w:r>
        <w:rPr>
          <w:color w:val="B23B2E"/>
        </w:rPr>
        <w:t>2.1 Novice pathway</w:t>
      </w:r>
    </w:p>
    <w:p w14:paraId="229F47C6" w14:textId="77777777" w:rsidR="00A14A6C" w:rsidRDefault="00000000">
      <w:pPr>
        <w:spacing w:after="120"/>
      </w:pPr>
      <w:r>
        <w:rPr>
          <w:i/>
        </w:rPr>
        <w:t>"I want a reliable, systematic way to evaluate and manage a patient in shock." Built primarily on the Assessing Shock deck and the Proposal, with a brief overview of the three principles and the full PA-catheter section.</w:t>
      </w:r>
    </w:p>
    <w:p w14:paraId="5391295B" w14:textId="77777777" w:rsidR="00A14A6C" w:rsidRDefault="00000000">
      <w:pPr>
        <w:pStyle w:val="Heading3"/>
      </w:pPr>
      <w:r>
        <w:t>Module N0 - Orientation</w:t>
      </w:r>
    </w:p>
    <w:p w14:paraId="02EC6B45" w14:textId="77777777" w:rsidR="00A14A6C" w:rsidRDefault="00000000">
      <w:pPr>
        <w:pStyle w:val="ListBullet"/>
        <w:spacing w:after="40"/>
      </w:pPr>
      <w:r>
        <w:t>Pick your level; how the modular site works; what you will be able to do by the end.</w:t>
      </w:r>
    </w:p>
    <w:p w14:paraId="42DBD610" w14:textId="77777777" w:rsidR="00A14A6C" w:rsidRDefault="00000000">
      <w:pPr>
        <w:pStyle w:val="Heading3"/>
      </w:pPr>
      <w:r>
        <w:t>Module N1 - What shock is and why hemodynamics matters</w:t>
      </w:r>
    </w:p>
    <w:p w14:paraId="06AFECCC" w14:textId="52F807D3" w:rsidR="00A14A6C" w:rsidDel="00936B50" w:rsidRDefault="00000000">
      <w:pPr>
        <w:pStyle w:val="ListBullet"/>
        <w:spacing w:after="40"/>
        <w:rPr>
          <w:del w:id="26" w:author="neal chaisson" w:date="2026-06-29T23:11:00Z" w16du:dateUtc="2026-06-30T03:11:00Z"/>
        </w:rPr>
      </w:pPr>
      <w:del w:id="27" w:author="neal chaisson" w:date="2026-06-29T23:11:00Z" w16du:dateUtc="2026-06-30T03:11:00Z">
        <w:r w:rsidDel="00936B50">
          <w:delText>Shock defined physiologically (oVO2/nVO2 &lt; 1), not by blood pressure. [Notion: Shock Physiology and the Link with Hemodynamics]</w:delText>
        </w:r>
      </w:del>
    </w:p>
    <w:p w14:paraId="261C1571" w14:textId="77777777" w:rsidR="00A14A6C" w:rsidRDefault="00000000">
      <w:pPr>
        <w:pStyle w:val="ListBullet"/>
        <w:spacing w:after="40"/>
        <w:rPr>
          <w:ins w:id="28" w:author="neal chaisson" w:date="2026-06-29T23:11:00Z" w16du:dateUtc="2026-06-30T03:11:00Z"/>
        </w:rPr>
      </w:pPr>
      <w:r>
        <w:t>Introduction to hemodynamics: what it is and why we study it. [Wix: introduction-to-hemodynamics; Notion: Introduction to Hemodynamics]</w:t>
      </w:r>
    </w:p>
    <w:p w14:paraId="4F06BC25" w14:textId="3BF44880" w:rsidR="00936B50" w:rsidRDefault="00936B50">
      <w:pPr>
        <w:pStyle w:val="ListBullet"/>
        <w:spacing w:after="40"/>
      </w:pPr>
      <w:ins w:id="29" w:author="neal chaisson" w:date="2026-06-29T23:11:00Z" w16du:dateUtc="2026-06-30T03:11:00Z">
        <w:r>
          <w:t>Shock defined physiologically (oVO2/nVO2 &lt; 1), not by blood pressure</w:t>
        </w:r>
        <w:r>
          <w:t xml:space="preserve"> [wix: </w:t>
        </w:r>
      </w:ins>
      <w:ins w:id="30" w:author="neal chaisson" w:date="2026-06-29T23:12:00Z" w16du:dateUtc="2026-06-30T03:12:00Z">
        <w:r>
          <w:rPr>
            <w:rFonts w:ascii="Helvetica" w:hAnsi="Helvetica" w:cs="Helvetica"/>
            <w:sz w:val="24"/>
            <w:szCs w:val="24"/>
          </w:rPr>
          <w:t>What is shock</w:t>
        </w:r>
        <w:r>
          <w:rPr>
            <w:rFonts w:ascii="Helvetica" w:hAnsi="Helvetica" w:cs="Helvetica"/>
            <w:sz w:val="24"/>
            <w:szCs w:val="24"/>
          </w:rPr>
          <w:t>]</w:t>
        </w:r>
      </w:ins>
    </w:p>
    <w:p w14:paraId="1E6F66E5" w14:textId="77777777" w:rsidR="00A14A6C" w:rsidRDefault="00000000">
      <w:pPr>
        <w:pStyle w:val="Heading3"/>
      </w:pPr>
      <w:r>
        <w:t>Module N2 - Oxygen delivery as the organizing principle</w:t>
      </w:r>
    </w:p>
    <w:p w14:paraId="32CB26AD" w14:textId="77777777" w:rsidR="00A14A6C" w:rsidRDefault="00000000">
      <w:pPr>
        <w:pStyle w:val="ListBullet"/>
        <w:spacing w:after="40"/>
      </w:pPr>
      <w:r>
        <w:t>DO2 = Hb x SaO2 x 1.34 x CO, in plain terms. [Deck: Assessing Shock; Notion: Algorithm for Shock Assessment]</w:t>
      </w:r>
    </w:p>
    <w:p w14:paraId="36977944" w14:textId="77777777" w:rsidR="00A14A6C" w:rsidRDefault="00000000">
      <w:pPr>
        <w:pStyle w:val="ListBullet"/>
        <w:spacing w:after="40"/>
      </w:pPr>
      <w:r>
        <w:t>DO2 vs VO2 and VO2 dependency (extraction ratio, ScvO2/SvO2, lactate) - conceptual.</w:t>
      </w:r>
    </w:p>
    <w:p w14:paraId="6C13E4F1" w14:textId="77777777" w:rsidR="00A14A6C" w:rsidRDefault="00000000">
      <w:pPr>
        <w:pStyle w:val="ListBullet"/>
        <w:spacing w:after="40"/>
      </w:pPr>
      <w:r>
        <w:t>Recognizing DO2/VO2 mismatch at the bedside. [Wix: what-is-shock, "At the Bedside: Recognizing signs of DO2/VO2 mismatch"; Deck: Assessing Shock]</w:t>
      </w:r>
    </w:p>
    <w:p w14:paraId="5242D714" w14:textId="77777777" w:rsidR="00A14A6C" w:rsidRDefault="00000000">
      <w:pPr>
        <w:pStyle w:val="Heading3"/>
      </w:pPr>
      <w:r>
        <w:t>Module N3 - Recognizing shock at the bedside</w:t>
      </w:r>
    </w:p>
    <w:p w14:paraId="6941F8E6" w14:textId="77777777" w:rsidR="00A14A6C" w:rsidRDefault="00000000">
      <w:pPr>
        <w:pStyle w:val="ListBullet"/>
        <w:spacing w:after="40"/>
      </w:pPr>
      <w:r>
        <w:t>The B.U.S. exam (Brain/Urine/Skin) and other low-tech markers; "the problem with MAP." [Deck: Assessing Shock; Notion: Clinical Markers of Shock]</w:t>
      </w:r>
    </w:p>
    <w:p w14:paraId="22F67935" w14:textId="55D1DCB5" w:rsidR="00A14A6C" w:rsidRDefault="00000000">
      <w:pPr>
        <w:pStyle w:val="ListBullet"/>
        <w:spacing w:after="40"/>
      </w:pPr>
      <w:r>
        <w:lastRenderedPageBreak/>
        <w:t>Worked example: "Is this patient in shock?" [</w:t>
      </w:r>
      <w:del w:id="31" w:author="neal chaisson" w:date="2026-06-29T23:14:00Z" w16du:dateUtc="2026-06-30T03:14:00Z">
        <w:r w:rsidDel="00936B50">
          <w:delText xml:space="preserve">Notion: Algorithm for Shock Assessment; </w:delText>
        </w:r>
      </w:del>
      <w:r>
        <w:t>Deck: Assessing Shock]</w:t>
      </w:r>
    </w:p>
    <w:p w14:paraId="64949E13" w14:textId="77777777" w:rsidR="00A14A6C" w:rsidRDefault="00000000">
      <w:pPr>
        <w:pStyle w:val="Heading3"/>
      </w:pPr>
      <w:r>
        <w:t>Module N4 - The ACT method</w:t>
      </w:r>
    </w:p>
    <w:p w14:paraId="3481251B" w14:textId="77777777" w:rsidR="00A14A6C" w:rsidRDefault="00000000">
      <w:pPr>
        <w:pStyle w:val="ListBullet"/>
        <w:spacing w:after="40"/>
      </w:pPr>
      <w:r>
        <w:t>Assess, Create hypothesis, Test - taught explicitly and as an iterative loop. [Deck: Assessing Shock; Proposal]</w:t>
      </w:r>
    </w:p>
    <w:p w14:paraId="59794D5B" w14:textId="77777777" w:rsidR="00A14A6C" w:rsidRDefault="00000000">
      <w:pPr>
        <w:pStyle w:val="ListBullet"/>
        <w:spacing w:after="40"/>
      </w:pPr>
      <w:r>
        <w:t>Using ACT for shock assessment, then for shock treatment. [Deck: Assessing Shock; Proposal]</w:t>
      </w:r>
    </w:p>
    <w:p w14:paraId="1D998004" w14:textId="77777777" w:rsidR="00A14A6C" w:rsidRDefault="00000000">
      <w:pPr>
        <w:pStyle w:val="Heading3"/>
      </w:pPr>
      <w:r>
        <w:t>Module N5 - The big-picture circulatory map (the three principles, briefly)</w:t>
      </w:r>
    </w:p>
    <w:p w14:paraId="24D0D8C5" w14:textId="3B7BA9B1" w:rsidR="00A14A6C" w:rsidRDefault="00936B50">
      <w:pPr>
        <w:pStyle w:val="ListBullet"/>
        <w:spacing w:after="40"/>
      </w:pPr>
      <w:ins w:id="32" w:author="neal chaisson" w:date="2026-06-29T23:15:00Z" w16du:dateUtc="2026-06-30T03:15:00Z">
        <w:r>
          <w:t xml:space="preserve">Principle 1: </w:t>
        </w:r>
      </w:ins>
      <w:r w:rsidR="00000000">
        <w:t>The four interfaces as one mental map (named, not yet derived). [Wix: the-four-interface-model; Notion: Principle 1]</w:t>
      </w:r>
    </w:p>
    <w:p w14:paraId="7B18C3B2" w14:textId="74FB1882" w:rsidR="00A14A6C" w:rsidRDefault="00936B50">
      <w:pPr>
        <w:pStyle w:val="ListBullet"/>
        <w:spacing w:after="40"/>
        <w:rPr>
          <w:ins w:id="33" w:author="neal chaisson" w:date="2026-06-29T23:15:00Z" w16du:dateUtc="2026-06-30T03:15:00Z"/>
        </w:rPr>
      </w:pPr>
      <w:ins w:id="34" w:author="neal chaisson" w:date="2026-06-29T23:15:00Z" w16du:dateUtc="2026-06-30T03:15:00Z">
        <w:r>
          <w:t xml:space="preserve">Principle 2: </w:t>
        </w:r>
      </w:ins>
      <w:r w:rsidR="00000000">
        <w:t>Closed-loop circulation: venous return must equal cardiac output. [Notion: Principle 2, conceptual]</w:t>
      </w:r>
    </w:p>
    <w:p w14:paraId="15DAA35E" w14:textId="466AEB14" w:rsidR="00936B50" w:rsidRDefault="00936B50">
      <w:pPr>
        <w:pStyle w:val="ListBullet"/>
        <w:spacing w:after="40"/>
      </w:pPr>
      <w:ins w:id="35" w:author="neal chaisson" w:date="2026-06-29T23:15:00Z" w16du:dateUtc="2026-06-30T03:15:00Z">
        <w:r>
          <w:t xml:space="preserve">Principle 3: </w:t>
        </w:r>
      </w:ins>
      <w:ins w:id="36" w:author="neal chaisson" w:date="2026-06-29T23:16:00Z" w16du:dateUtc="2026-06-30T03:16:00Z">
        <w:r w:rsidR="005C3B79">
          <w:rPr>
            <w:color w:val="000000"/>
          </w:rPr>
          <w:t>The interfaces all follow a unifying hydraulic principle where the pressure gradient across the interface is equivalent to the resistance of the interface multiplied by the cardiac output. (the Hagen-Poiseuille law.</w:t>
        </w:r>
      </w:ins>
    </w:p>
    <w:p w14:paraId="00188478" w14:textId="77777777" w:rsidR="00A14A6C" w:rsidRDefault="00000000">
      <w:pPr>
        <w:pStyle w:val="Heading3"/>
      </w:pPr>
      <w:r>
        <w:t>Module N6 - The unifying equation and the shock-type grid</w:t>
      </w:r>
    </w:p>
    <w:p w14:paraId="479EAC5C" w14:textId="77777777" w:rsidR="00A14A6C" w:rsidRDefault="00000000">
      <w:pPr>
        <w:spacing w:after="40"/>
      </w:pPr>
      <w:r>
        <w:rPr>
          <w:i/>
        </w:rPr>
        <w:t>Added per your comment: this underpins how to think with ACT, so it sits at the Novice level.</w:t>
      </w:r>
    </w:p>
    <w:p w14:paraId="2D472B2D" w14:textId="0B7D9881" w:rsidR="00A14A6C" w:rsidRDefault="00000000">
      <w:pPr>
        <w:pStyle w:val="ListBullet"/>
        <w:spacing w:after="40"/>
      </w:pPr>
      <w:r>
        <w:t xml:space="preserve">One hydraulic law across interfaces: pressure gradient = resistance x CO (MAP - Pcrit = SVR x CO; </w:t>
      </w:r>
      <w:ins w:id="37" w:author="neal chaisson" w:date="2026-06-29T23:18:00Z" w16du:dateUtc="2026-06-30T03:18:00Z">
        <w:r w:rsidR="005C3B79">
          <w:t xml:space="preserve">Pcrit-MSFP = capillary resistance x CO; </w:t>
        </w:r>
      </w:ins>
      <w:r>
        <w:t>MSFP - RAP = VR x CO; mean PAP - LAP = PVR x CO). [Deck: Assessing Shock; Notion: Principle 3]</w:t>
      </w:r>
    </w:p>
    <w:p w14:paraId="1E503817" w14:textId="77777777" w:rsidR="00A14A6C" w:rsidRDefault="00000000">
      <w:pPr>
        <w:pStyle w:val="ListBullet"/>
        <w:spacing w:after="40"/>
      </w:pPr>
      <w:r>
        <w:t>The shock-type grid: how MAP, CO, RAP, PAPm, LAP, and SVR move in cardiac, obstructive, distributive, and hypovolemic shock. [Deck: Assessing Shock]</w:t>
      </w:r>
    </w:p>
    <w:p w14:paraId="06847C90" w14:textId="77777777" w:rsidR="00A14A6C" w:rsidRDefault="00000000">
      <w:pPr>
        <w:pStyle w:val="Heading3"/>
      </w:pPr>
      <w:r>
        <w:t>Module N7 - Tools, applied</w:t>
      </w:r>
    </w:p>
    <w:p w14:paraId="23AB4840" w14:textId="77777777" w:rsidR="00A14A6C" w:rsidRDefault="00000000">
      <w:pPr>
        <w:pStyle w:val="ListBullet"/>
        <w:spacing w:after="40"/>
      </w:pPr>
      <w:r>
        <w:t>The Advanced Hemodynamic Evaluation: Tone (SVR), Filling (RAP), Flow (CO); the bedside clinical-assessment and hemodynamics card. [Deck: Assessing Shock; Proposal Station 2]</w:t>
      </w:r>
    </w:p>
    <w:p w14:paraId="7CFF91F8" w14:textId="77777777" w:rsidR="00A14A6C" w:rsidRDefault="00000000">
      <w:pPr>
        <w:pStyle w:val="ListBullet"/>
        <w:spacing w:after="40"/>
      </w:pPr>
      <w:r>
        <w:t>Interpreting RAP and basic volume responsiveness (rules of thumb and caveats). [Deck: Assessing Shock]</w:t>
      </w:r>
    </w:p>
    <w:p w14:paraId="738FC54F" w14:textId="77777777" w:rsidR="00A14A6C" w:rsidRDefault="00000000">
      <w:pPr>
        <w:pStyle w:val="Heading3"/>
      </w:pPr>
      <w:r>
        <w:t>Module N8 - PA catheter fundamentals (required at the Novice level)</w:t>
      </w:r>
    </w:p>
    <w:p w14:paraId="6D916F64" w14:textId="77777777" w:rsidR="00A14A6C" w:rsidRDefault="00000000">
      <w:pPr>
        <w:spacing w:after="40"/>
      </w:pPr>
      <w:r>
        <w:rPr>
          <w:i/>
        </w:rPr>
        <w:t>Per your comment ("need to learn this as a novice"). The eight PAC modules, taught practically.</w:t>
      </w:r>
    </w:p>
    <w:p w14:paraId="7F6B4DBB" w14:textId="77777777" w:rsidR="00A14A6C" w:rsidRDefault="00000000">
      <w:pPr>
        <w:pStyle w:val="ListBullet"/>
        <w:spacing w:after="40"/>
      </w:pPr>
      <w:r>
        <w:t>M1 indications/contraindications/complications; M2 setup and anatomy; M3 insertion; M4 PAOP and its relation to LA pressure; M5 common waveform changes (RA, RV, PA, PAOP); M6 troubleshooting; M7 thermodilution/Fick/mixed venous; M8 integrated interpretation. [Wix: pa-catheter-education; Deck: v2022 PAC module; Proposal Station 1]</w:t>
      </w:r>
    </w:p>
    <w:p w14:paraId="5291E942" w14:textId="77777777" w:rsidR="00A14A6C" w:rsidRDefault="00000000">
      <w:pPr>
        <w:pStyle w:val="Heading3"/>
      </w:pPr>
      <w:r>
        <w:t>Module N9 - Put it together</w:t>
      </w:r>
    </w:p>
    <w:p w14:paraId="42AE593A" w14:textId="77777777" w:rsidR="00A14A6C" w:rsidRDefault="00000000">
      <w:pPr>
        <w:pStyle w:val="ListBullet"/>
        <w:spacing w:after="40"/>
      </w:pPr>
      <w:r>
        <w:t>Guided case walked through with ACT. [Deck: Assessing Shock]</w:t>
      </w:r>
    </w:p>
    <w:p w14:paraId="17E5E625" w14:textId="65DDD305" w:rsidR="005C3B79" w:rsidRDefault="00000000" w:rsidP="005C3B79">
      <w:pPr>
        <w:pStyle w:val="ListBullet"/>
        <w:spacing w:after="40"/>
      </w:pPr>
      <w:r>
        <w:t>Knowledge checks and 1-2 starter cases (de novo), following the algorithm from the Assessing Shock deck and the Proposal scenarios. [de novo; Deck: Assessing Shock; Proposal]</w:t>
      </w:r>
    </w:p>
    <w:p w14:paraId="1B6E7DF8" w14:textId="77777777" w:rsidR="00A14A6C" w:rsidRDefault="00000000">
      <w:pPr>
        <w:pStyle w:val="Heading2"/>
      </w:pPr>
      <w:r>
        <w:rPr>
          <w:color w:val="2E7D32"/>
        </w:rPr>
        <w:lastRenderedPageBreak/>
        <w:t>2.2 Informed Learner pathway</w:t>
      </w:r>
    </w:p>
    <w:p w14:paraId="78E357BA" w14:textId="77777777" w:rsidR="00A14A6C" w:rsidRDefault="00000000">
      <w:pPr>
        <w:spacing w:after="120"/>
      </w:pPr>
      <w:r>
        <w:rPr>
          <w:i/>
        </w:rPr>
        <w:t>"I understand the basics; show me the physiology behind the bedside and how to interpret monitoring." Assumes the Novice spine (review-links provided).</w:t>
      </w:r>
    </w:p>
    <w:p w14:paraId="44A96318" w14:textId="77777777" w:rsidR="00A14A6C" w:rsidRDefault="00000000">
      <w:pPr>
        <w:pStyle w:val="Heading3"/>
      </w:pPr>
      <w:r>
        <w:t>Module I1 - Physiologic foundations</w:t>
      </w:r>
    </w:p>
    <w:p w14:paraId="314B788B" w14:textId="77777777" w:rsidR="00A14A6C" w:rsidRDefault="00000000">
      <w:pPr>
        <w:pStyle w:val="ListBullet"/>
        <w:spacing w:after="40"/>
      </w:pPr>
      <w:r>
        <w:t>Physiological basis of the cardiovascular system; the three principles in full. [Wix: Physiological Basis of the Cardiovascular System</w:t>
      </w:r>
      <w:del w:id="38" w:author="neal chaisson" w:date="2026-06-29T23:25:00Z" w16du:dateUtc="2026-06-30T03:25:00Z">
        <w:r w:rsidDel="005C3B79">
          <w:delText>; Notion</w:delText>
        </w:r>
      </w:del>
      <w:r>
        <w:t>]</w:t>
      </w:r>
    </w:p>
    <w:p w14:paraId="375C4AC2" w14:textId="77777777" w:rsidR="00A14A6C" w:rsidRDefault="00000000">
      <w:pPr>
        <w:pStyle w:val="Heading3"/>
      </w:pPr>
      <w:r>
        <w:t>Module I2 - Pressure measurement and waveform fundamentals</w:t>
      </w:r>
    </w:p>
    <w:p w14:paraId="6AACBB48" w14:textId="77777777" w:rsidR="00A14A6C" w:rsidRDefault="00000000">
      <w:pPr>
        <w:spacing w:after="40"/>
      </w:pPr>
      <w:r>
        <w:rPr>
          <w:i/>
        </w:rPr>
        <w:t>Newly added from the v2022 deck; foundational for every waveform and PA-catheter topic.</w:t>
      </w:r>
    </w:p>
    <w:p w14:paraId="7F99ABF1" w14:textId="77777777" w:rsidR="00A14A6C" w:rsidRDefault="00000000">
      <w:pPr>
        <w:pStyle w:val="ListBullet"/>
        <w:spacing w:after="40"/>
      </w:pPr>
      <w:r>
        <w:t>Waveform generation (sine waves, harmonics, the fundamental + 6-10 harmonics), natural frequency, and resonance. [Deck: v2022, module 1]</w:t>
      </w:r>
    </w:p>
    <w:p w14:paraId="4566473E" w14:textId="77777777" w:rsidR="00A14A6C" w:rsidRDefault="00000000">
      <w:pPr>
        <w:pStyle w:val="ListBullet"/>
        <w:spacing w:after="40"/>
      </w:pPr>
      <w:r>
        <w:t>The pressure-monitoring system (transducer, tubing, signal processor); damping - underdamped vs overdamped, the square-wave test, and causes of each. [Deck: v2022; Proposal Station 1]</w:t>
      </w:r>
    </w:p>
    <w:p w14:paraId="7FC7F7C0" w14:textId="77777777" w:rsidR="00A14A6C" w:rsidRDefault="00000000">
      <w:pPr>
        <w:pStyle w:val="ListBullet"/>
        <w:spacing w:after="40"/>
      </w:pPr>
      <w:r>
        <w:t>Zeroing vs leveling (distinct steps) and the effect of intrathoracic pressure on measured pressures. [Deck: v2022; Proposal]</w:t>
      </w:r>
    </w:p>
    <w:p w14:paraId="357885F9" w14:textId="77777777" w:rsidR="00A14A6C" w:rsidRDefault="00000000">
      <w:pPr>
        <w:pStyle w:val="Heading3"/>
      </w:pPr>
      <w:r>
        <w:t>Module I3 - Interface I: LV to Arterial System</w:t>
      </w:r>
    </w:p>
    <w:p w14:paraId="6BB879A5" w14:textId="77777777" w:rsidR="00A14A6C" w:rsidRDefault="00000000">
      <w:pPr>
        <w:pStyle w:val="ListBullet2"/>
        <w:spacing w:after="40"/>
      </w:pPr>
      <w:r>
        <w:t>Cardiac function: Frank-Starling/Patterson-Starling, the curve and its shifts, effect of pleural pressure on RAP, ventriculo-arterial coupling (Ees/Ea). [Wix: interface-1-cardiac-function; Notion]</w:t>
      </w:r>
    </w:p>
    <w:p w14:paraId="1F1FA721" w14:textId="77777777" w:rsidR="00A14A6C" w:rsidRDefault="00000000">
      <w:pPr>
        <w:pStyle w:val="ListBullet2"/>
        <w:spacing w:after="40"/>
      </w:pPr>
      <w:r>
        <w:t>Arterial vascular function: the Windkessel, the arterial pressure waveform, electrical-mechanical coupling, the Wiggers diagram, and the waveform components (upstroke, peak, decline, dicrotic notch, diastolic runoff, end-diastolic pressure, pulse-pressure amplification). [Wix: interface-1-arterial-vascular-function]</w:t>
      </w:r>
    </w:p>
    <w:p w14:paraId="1C5B5DF4" w14:textId="77777777" w:rsidR="00A14A6C" w:rsidRDefault="00000000">
      <w:pPr>
        <w:pStyle w:val="ListBullet2"/>
        <w:spacing w:after="40"/>
      </w:pPr>
      <w:r>
        <w:t>At the Bedside: assessing vasoplegia (diastolic pressure and dicrotic-notch shift). [Wix: general-8-2]</w:t>
      </w:r>
    </w:p>
    <w:p w14:paraId="78301F9F" w14:textId="77777777" w:rsidR="00A14A6C" w:rsidRDefault="00000000">
      <w:pPr>
        <w:pStyle w:val="Heading3"/>
      </w:pPr>
      <w:r>
        <w:t>Module I4 - Interface II: Arterioles to Capillaries</w:t>
      </w:r>
    </w:p>
    <w:p w14:paraId="693A09A0" w14:textId="77777777" w:rsidR="00A14A6C" w:rsidRDefault="00000000">
      <w:pPr>
        <w:pStyle w:val="ListBullet2"/>
        <w:spacing w:after="40"/>
      </w:pPr>
      <w:r>
        <w:t>Macro meets micro; critical closing pressure (Pcc); "not all MAPs are created equal." [Wix: interface-2-arteries-to-capillaries; Notion: Interface II]</w:t>
      </w:r>
    </w:p>
    <w:p w14:paraId="72902A7F" w14:textId="77777777" w:rsidR="00A14A6C" w:rsidRDefault="00000000">
      <w:pPr>
        <w:pStyle w:val="ListBullet2"/>
        <w:spacing w:after="40"/>
      </w:pPr>
      <w:r>
        <w:t>At the Bedside: macro-to-microcirculatory coupling - capillary refill time, mottling, and the limits of sublingual videomicroscopy. [Notion: Bringing Interface II to the bedside]</w:t>
      </w:r>
    </w:p>
    <w:p w14:paraId="1FBB2F24" w14:textId="77777777" w:rsidR="00A14A6C" w:rsidRDefault="00000000">
      <w:pPr>
        <w:pStyle w:val="Heading3"/>
      </w:pPr>
      <w:r>
        <w:t>Module I5 - Interface III: Capillaries to Right Atrium</w:t>
      </w:r>
    </w:p>
    <w:p w14:paraId="6B0C4C38" w14:textId="77777777" w:rsidR="00A14A6C" w:rsidRDefault="00000000">
      <w:pPr>
        <w:pStyle w:val="ListBullet2"/>
        <w:spacing w:after="40"/>
      </w:pPr>
      <w:r>
        <w:t>Venous return; the Guyton curve; stressed vs unstressed volume; mean systemic filling pressure (Pmsf, normally ~8-10 mmHg). [Wix: interface-3-capillaries-to-rv; Notion: Interface III]</w:t>
      </w:r>
    </w:p>
    <w:p w14:paraId="51D4FFDF" w14:textId="77777777" w:rsidR="00A14A6C" w:rsidRDefault="00000000">
      <w:pPr>
        <w:pStyle w:val="ListBullet2"/>
        <w:spacing w:after="40"/>
      </w:pPr>
      <w:r>
        <w:t>CVP/RAP as an equilibrium point (the intersection of venous-return and cardiac-function curves), not a stand-alone "volume number"; its determinants. [Notion: Interface III]</w:t>
      </w:r>
    </w:p>
    <w:p w14:paraId="7368EDB1" w14:textId="77777777" w:rsidR="00A14A6C" w:rsidRDefault="00000000">
      <w:pPr>
        <w:pStyle w:val="ListBullet2"/>
        <w:spacing w:after="40"/>
      </w:pPr>
      <w:r>
        <w:t>At the Bedside: effect of positive-pressure ventilation on venous return; physiology of RAP measurement. [Wix: general-8-7; Notion]</w:t>
      </w:r>
    </w:p>
    <w:p w14:paraId="1B739DC8" w14:textId="77777777" w:rsidR="00A14A6C" w:rsidRDefault="00000000">
      <w:pPr>
        <w:pStyle w:val="Heading3"/>
      </w:pPr>
      <w:r>
        <w:lastRenderedPageBreak/>
        <w:t>Module I6 - Interface IV: RV to LA</w:t>
      </w:r>
    </w:p>
    <w:p w14:paraId="3D78CC83" w14:textId="77777777" w:rsidR="00A14A6C" w:rsidRDefault="00000000">
      <w:pPr>
        <w:pStyle w:val="ListBullet2"/>
        <w:spacing w:after="40"/>
      </w:pPr>
      <w:r>
        <w:t>RV physiology and its two jobs: keep RAP low (permit venous return) and ensure forward flow to fill the LV. RV-PA coupling (Ees/Ea, normally ~1.5-2). [Wix: interface-4-rv-to-la, general-8-10; Notion: Interface IV, Right Ventricular Function]</w:t>
      </w:r>
    </w:p>
    <w:p w14:paraId="5E4A82AC" w14:textId="77777777" w:rsidR="00A14A6C" w:rsidRDefault="00000000">
      <w:pPr>
        <w:pStyle w:val="ListBullet2"/>
        <w:spacing w:after="40"/>
      </w:pPr>
      <w:r>
        <w:t>Pulmonary arterial physiology and load: PVR (steady) plus pulsatile load (compliance, characteristic impedance, wave reflection); effective arterial elastance; LA pressure feeds back to RV load. [Wix: general-8-11; Notion: Physiologic Correlation - Pulmonary Circulation]</w:t>
      </w:r>
    </w:p>
    <w:p w14:paraId="6B83EC74" w14:textId="77777777" w:rsidR="00A14A6C" w:rsidRDefault="00000000">
      <w:pPr>
        <w:pStyle w:val="ListBullet2"/>
        <w:spacing w:after="40"/>
      </w:pPr>
      <w:r>
        <w:t>At the Bedside: clinical tools for Interface IV - TAPSE, tricuspid S', fractional area change, RVOT Doppler morphology, the TAPSE/PASP coupling surrogate, and VExUS for venous congestion. [Notion: At the bedside - Clinical Tools for Assessing Interface IV]</w:t>
      </w:r>
    </w:p>
    <w:p w14:paraId="3F131487" w14:textId="77777777" w:rsidR="00A14A6C" w:rsidRDefault="00000000">
      <w:pPr>
        <w:pStyle w:val="ListBullet2"/>
        <w:spacing w:after="40"/>
      </w:pPr>
      <w:r>
        <w:t>At the Bedside: venous congestion as tissue afterload - how congestion impairs perfusion, the idea of fluid tolerance, and CVP waveform alterations. [Notion: How Congestion Impairs Tissue Perfusion; CVP Waveform Alterations]</w:t>
      </w:r>
    </w:p>
    <w:p w14:paraId="5A075895" w14:textId="77777777" w:rsidR="00A14A6C" w:rsidRDefault="00000000">
      <w:pPr>
        <w:pStyle w:val="Heading3"/>
      </w:pPr>
      <w:r>
        <w:t>Module I7 - Tying the loop together</w:t>
      </w:r>
    </w:p>
    <w:p w14:paraId="66DE284A" w14:textId="77777777" w:rsidR="00A14A6C" w:rsidRDefault="00000000">
      <w:pPr>
        <w:pStyle w:val="ListBullet"/>
        <w:spacing w:after="40"/>
      </w:pPr>
      <w:r>
        <w:t>Closed-loop circulation (Principle 2): the Guyton and Frank-Starling curves intersect; shifts in volume, contractility, or venous tone move the operating point. [Wix: circulation-as-a-closed-loop-system; Notion: Principle 2]</w:t>
      </w:r>
    </w:p>
    <w:p w14:paraId="73BC88C1" w14:textId="77777777" w:rsidR="00A14A6C" w:rsidRDefault="00000000">
      <w:pPr>
        <w:pStyle w:val="ListBullet"/>
        <w:spacing w:after="40"/>
      </w:pPr>
      <w:r>
        <w:t>Manipulating DO2 and manipulating Pmsf (fluid expands stressed volume; venoconstriction recruits unstressed volume). [Wix: manipulating-do2; Notion: Clinical correlation - On manipulating the Pmsf]</w:t>
      </w:r>
    </w:p>
    <w:p w14:paraId="22D74735" w14:textId="77777777" w:rsidR="00A14A6C" w:rsidRDefault="00000000">
      <w:pPr>
        <w:pStyle w:val="Heading3"/>
      </w:pPr>
      <w:r>
        <w:t>Module I8 - Hemodynamic monitoring tools</w:t>
      </w:r>
    </w:p>
    <w:p w14:paraId="37D36FBB" w14:textId="77777777" w:rsidR="00A14A6C" w:rsidRDefault="00000000">
      <w:pPr>
        <w:spacing w:after="40"/>
      </w:pPr>
      <w:r>
        <w:rPr>
          <w:i/>
        </w:rPr>
        <w:t>From the v2022 tools module and Proposal Station 2.</w:t>
      </w:r>
    </w:p>
    <w:p w14:paraId="45722A9B" w14:textId="77777777" w:rsidR="00A14A6C" w:rsidRDefault="00000000">
      <w:pPr>
        <w:pStyle w:val="ListBullet"/>
        <w:spacing w:after="40"/>
      </w:pPr>
      <w:r>
        <w:t>Preload/volume responsiveness: passive leg raise; pulse-pressure and systolic-pressure variation (PPV/SPV); end-inspiratory and end-expiratory occlusion tests; the fluid challenge. [Deck: v2022; Proposal]</w:t>
      </w:r>
    </w:p>
    <w:p w14:paraId="47D955B3" w14:textId="77777777" w:rsidR="00A14A6C" w:rsidRDefault="00000000">
      <w:pPr>
        <w:pStyle w:val="ListBullet"/>
        <w:spacing w:after="40"/>
      </w:pPr>
      <w:r>
        <w:t>End-organ perfusion: ScvO2, the veno-arterial CO2 gap (Pv-aCO2), capillary refill time, mottling score, lactate. [Deck: v2022; Proposal]</w:t>
      </w:r>
    </w:p>
    <w:p w14:paraId="77B98240" w14:textId="77777777" w:rsidR="00A14A6C" w:rsidRDefault="00000000">
      <w:pPr>
        <w:pStyle w:val="Heading3"/>
      </w:pPr>
      <w:r>
        <w:t>Module I9 - Right-atrial / CVP waveform interpretation</w:t>
      </w:r>
    </w:p>
    <w:p w14:paraId="22C6C35E" w14:textId="77777777" w:rsidR="00A14A6C" w:rsidRDefault="00000000">
      <w:pPr>
        <w:pStyle w:val="ListBullet"/>
        <w:spacing w:after="40"/>
      </w:pPr>
      <w:r>
        <w:t>Components: a, c, and v waves; x and y descents; the Z point. Measuring CVP. [Deck: v2022, RA waveform module]</w:t>
      </w:r>
    </w:p>
    <w:p w14:paraId="3E41B933" w14:textId="77777777" w:rsidR="00A14A6C" w:rsidRDefault="00000000">
      <w:pPr>
        <w:pStyle w:val="ListBullet"/>
        <w:spacing w:after="40"/>
      </w:pPr>
      <w:r>
        <w:t>Abnormal CVP waveforms; CVP dynamics with respiration; IVC variation (spontaneous and mechanical) and what it says about volume responsiveness. [Deck: v2022]</w:t>
      </w:r>
    </w:p>
    <w:p w14:paraId="7A6AC160" w14:textId="77777777" w:rsidR="00A14A6C" w:rsidRDefault="00000000">
      <w:pPr>
        <w:pStyle w:val="Heading3"/>
      </w:pPr>
      <w:r>
        <w:t>Module I10 - PA catheter interpretation (beyond the Novice basics)</w:t>
      </w:r>
    </w:p>
    <w:p w14:paraId="6C8976A2" w14:textId="77777777" w:rsidR="00A14A6C" w:rsidRDefault="00000000">
      <w:pPr>
        <w:pStyle w:val="ListBullet"/>
        <w:spacing w:after="40"/>
      </w:pPr>
      <w:r>
        <w:t>PAOP as a surrogate for LA pressure (and LVEDP at the Z-point); insertion tracings (RA/RV/PA/PAOP); principles of wedging and lung zones. [Deck: v2022 PAC; Wix: pa-catheter-education]</w:t>
      </w:r>
    </w:p>
    <w:p w14:paraId="7099214E" w14:textId="77777777" w:rsidR="00A14A6C" w:rsidRDefault="00000000">
      <w:pPr>
        <w:pStyle w:val="Heading3"/>
      </w:pPr>
      <w:r>
        <w:lastRenderedPageBreak/>
        <w:t>Module I11 - Measuring cardiac output</w:t>
      </w:r>
    </w:p>
    <w:p w14:paraId="3D9FA24D" w14:textId="77777777" w:rsidR="00A14A6C" w:rsidRDefault="00000000">
      <w:pPr>
        <w:pStyle w:val="ListBullet"/>
        <w:spacing w:after="40"/>
      </w:pPr>
      <w:r>
        <w:t>Thermodilution and the Fick method (concepts and basic technique); echo-based CO via LVOT VTI and cross-sectional area. [Deck: v2022, CO and echo modules]</w:t>
      </w:r>
    </w:p>
    <w:p w14:paraId="30222C48" w14:textId="77777777" w:rsidR="00A14A6C" w:rsidRDefault="00000000">
      <w:pPr>
        <w:pStyle w:val="Heading3"/>
      </w:pPr>
      <w:r>
        <w:t>Module I12 - Apply</w:t>
      </w:r>
    </w:p>
    <w:p w14:paraId="2A098480" w14:textId="77777777" w:rsidR="00A14A6C" w:rsidRDefault="00000000">
      <w:pPr>
        <w:pStyle w:val="ListBullet"/>
        <w:spacing w:after="40"/>
      </w:pPr>
      <w:r>
        <w:t>Intermediate case library (e.g., hypotension with high CVP; septic shock with stroke-volume variation). [Notion: Interactive Case Library; Proposal scenarios]</w:t>
      </w:r>
    </w:p>
    <w:p w14:paraId="4A2CDAC5" w14:textId="77777777" w:rsidR="00A14A6C" w:rsidRDefault="00000000">
      <w:pPr>
        <w:pStyle w:val="Heading2"/>
      </w:pPr>
      <w:r>
        <w:rPr>
          <w:color w:val="1F4E79"/>
        </w:rPr>
        <w:t>2.3 Expert path</w:t>
      </w:r>
      <w:r w:rsidRPr="00E76065">
        <w:rPr>
          <w:color w:val="1F4E79"/>
        </w:rPr>
        <w:t>way</w:t>
      </w:r>
    </w:p>
    <w:p w14:paraId="35D1A137" w14:textId="77777777" w:rsidR="00A14A6C" w:rsidRDefault="00000000">
      <w:pPr>
        <w:spacing w:after="120"/>
      </w:pPr>
      <w:r>
        <w:rPr>
          <w:i/>
        </w:rPr>
        <w:t>"I want mastery: edge cases, decoupled states, novel applications, and the primary literature." Assumes the Informed mainline.</w:t>
      </w:r>
    </w:p>
    <w:p w14:paraId="4622992A" w14:textId="77777777" w:rsidR="00A14A6C" w:rsidRDefault="00000000">
      <w:pPr>
        <w:pStyle w:val="Heading3"/>
      </w:pPr>
      <w:r>
        <w:t>Module E1 - Arterial system and ventricular-arterial coupling, in depth</w:t>
      </w:r>
    </w:p>
    <w:p w14:paraId="385AC676" w14:textId="77777777" w:rsidR="00A14A6C" w:rsidRDefault="00000000">
      <w:pPr>
        <w:pStyle w:val="ListBullet"/>
        <w:spacing w:after="40"/>
      </w:pPr>
      <w:r>
        <w:t>Systolic and diastolic BP determinants; the arterial time constant (tau = total peripheral resistance x compliance); the Windkessel in full (pump, capacitor, and two resistors; aortic characteristic impedance). [Wix: general-8-4, general-8, general-8-1; Notion: The Arterial Windkessel; Deck: v2022]</w:t>
      </w:r>
    </w:p>
    <w:p w14:paraId="0D7C6D6B" w14:textId="77777777" w:rsidR="00A14A6C" w:rsidRDefault="00000000">
      <w:pPr>
        <w:pStyle w:val="ListBullet"/>
        <w:spacing w:after="40"/>
      </w:pPr>
      <w:r>
        <w:t>Ventricular-arterial coupling: effective arterial elastance (Ea), ventricular elastance (Ees) and contractility, the Ea/Ees ratio, and ventricular efficiency. [Notion: The Concept of Ventricular to Arterial Coupling]</w:t>
      </w:r>
    </w:p>
    <w:p w14:paraId="797E5F75" w14:textId="77777777" w:rsidR="00A14A6C" w:rsidRDefault="00000000">
      <w:pPr>
        <w:pStyle w:val="ListBullet"/>
        <w:spacing w:after="40"/>
      </w:pPr>
      <w:r>
        <w:t>The difference between effective arterial elastance (Ea = end-systolic pressure / stroke volume) and total arterial compliance (TAC = stroke volume / pulse pressure). [Notion: What is the difference between Ea and TAC]</w:t>
      </w:r>
    </w:p>
    <w:p w14:paraId="0021178D" w14:textId="77777777" w:rsidR="00A14A6C" w:rsidRDefault="00000000">
      <w:pPr>
        <w:pStyle w:val="ListBullet"/>
        <w:spacing w:after="40"/>
      </w:pPr>
      <w:r>
        <w:t>Pulse-wave propagation, velocity, and reflections; the energy vs flow distinction; stroke volume vs storage volume (the storage-volume fraction and arterial buffering). [Notion: Pulse Wave Propagation; Stroke Volume vs Storage Volume]</w:t>
      </w:r>
    </w:p>
    <w:p w14:paraId="10911C12" w14:textId="77777777" w:rsidR="00A14A6C" w:rsidRDefault="00000000">
      <w:pPr>
        <w:pStyle w:val="ListBullet"/>
        <w:spacing w:after="40"/>
      </w:pPr>
      <w:r>
        <w:t>"Pressure is not perfusion": blood pressure as stored energy, not flow (Magder). [Notion: Clinical Correlation - The Meaning of Blood Pressure]</w:t>
      </w:r>
    </w:p>
    <w:p w14:paraId="29EE9996" w14:textId="77777777" w:rsidR="00A14A6C" w:rsidRDefault="00000000">
      <w:pPr>
        <w:pStyle w:val="ListBullet"/>
        <w:spacing w:after="40"/>
      </w:pPr>
      <w:r>
        <w:t>At the Bedside: alterations of the systolic upstroke and bizarre / characteristic arterial waveform patterns. [Wix: general-8-3; Notion: Alterations of Systolic Upstroke; Characteristic Pressure Wave Patterns]</w:t>
      </w:r>
    </w:p>
    <w:p w14:paraId="4186D66E" w14:textId="77777777" w:rsidR="00A14A6C" w:rsidRDefault="00000000">
      <w:pPr>
        <w:pStyle w:val="Heading3"/>
      </w:pPr>
      <w:commentRangeStart w:id="39"/>
      <w:r>
        <w:t>Module E2 - Microcirculation and the vascular waterfall</w:t>
      </w:r>
      <w:commentRangeEnd w:id="39"/>
      <w:r w:rsidR="00E76065">
        <w:rPr>
          <w:rStyle w:val="CommentReference"/>
          <w:sz w:val="22"/>
          <w:szCs w:val="22"/>
        </w:rPr>
        <w:commentReference w:id="39"/>
      </w:r>
    </w:p>
    <w:p w14:paraId="6CDD1C31" w14:textId="77777777" w:rsidR="00A14A6C" w:rsidRDefault="00000000">
      <w:pPr>
        <w:spacing w:after="40"/>
      </w:pPr>
      <w:r>
        <w:rPr>
          <w:i/>
        </w:rPr>
        <w:t>Major content the v1 outline omitted (Notion Interface II).</w:t>
      </w:r>
    </w:p>
    <w:p w14:paraId="798F62A8" w14:textId="77777777" w:rsidR="00A14A6C" w:rsidRDefault="00000000">
      <w:pPr>
        <w:pStyle w:val="ListBullet"/>
        <w:spacing w:after="40"/>
      </w:pPr>
      <w:r>
        <w:t>Critical closing pressure (CrCP) and the vascular waterfall (a Starling resistor): flow depends on MAP - CrCP, and downstream venous pressure does not affect flow until it exceeds CrCP. [Notion: Interface II - Arteriolar function, CrCP and the Vascular Waterfall]</w:t>
      </w:r>
    </w:p>
    <w:p w14:paraId="0CC8C597" w14:textId="77777777" w:rsidR="00A14A6C" w:rsidRDefault="00000000">
      <w:pPr>
        <w:pStyle w:val="ListBullet"/>
        <w:spacing w:after="40"/>
      </w:pPr>
      <w:r>
        <w:t>True tissue perfusion pressure (TPP) is approximately MAP - CrCP, not MAP - CVP. The vasculature behaves as two series circuits - arterial resistance Ra = (MAP - Pcc)/CO and venous resistance Rvr = (Pmsf - Pra)/VR - so a single "total SVR" is a simplification. [Notion]</w:t>
      </w:r>
    </w:p>
    <w:p w14:paraId="0D50DD64" w14:textId="77777777" w:rsidR="00A14A6C" w:rsidRDefault="00000000">
      <w:pPr>
        <w:pStyle w:val="ListBullet"/>
        <w:spacing w:after="40"/>
      </w:pPr>
      <w:r>
        <w:lastRenderedPageBreak/>
        <w:t>Physiological insight: autoregulation, tissue perfusion pressure, and flow conductance (metabolic, endothelial, neurohumoral, and myogenic control). [Wix: autoregulation-and-tissue-perfusion; Notion: Physiological Insight]</w:t>
      </w:r>
    </w:p>
    <w:p w14:paraId="724A0D42" w14:textId="77777777" w:rsidR="00A14A6C" w:rsidRDefault="00000000">
      <w:pPr>
        <w:pStyle w:val="ListBullet"/>
        <w:spacing w:after="40"/>
      </w:pPr>
      <w:r>
        <w:t>Clinical consequence: pressors help or harm depending on their effect on CrCP ("raise the hill above the waterfall, not the whole hill"); explains why a fixed MAP target can fail. [Notion]</w:t>
      </w:r>
    </w:p>
    <w:p w14:paraId="1DEB8534" w14:textId="77777777" w:rsidR="00A14A6C" w:rsidRDefault="00000000">
      <w:pPr>
        <w:pStyle w:val="ListBullet"/>
        <w:spacing w:after="40"/>
      </w:pPr>
      <w:r>
        <w:t>Bedside perfusion markers, in detail: capillary refill time (the standardized ANDROMEDA-SHOCK technique and reasons to target it); the 0-5 mottling score; lactate pathophysiology; and the microcirculatory caveats that complicate ScvO2 and the veno-arterial PCO2 gap. [Notion: Capillary Refill Time; 6 Clinical Reasons for targeting CRT; Mottling Score; Lactate physiology; ScvO2 and PCO2-gap interpretation]</w:t>
      </w:r>
    </w:p>
    <w:p w14:paraId="6F61E8D7" w14:textId="77777777" w:rsidR="00A14A6C" w:rsidRDefault="00000000">
      <w:pPr>
        <w:pStyle w:val="Heading3"/>
      </w:pPr>
      <w:commentRangeStart w:id="40"/>
      <w:r>
        <w:t>Module E3 - Venous return, in depth</w:t>
      </w:r>
      <w:commentRangeEnd w:id="40"/>
      <w:r w:rsidR="00E76065">
        <w:rPr>
          <w:rStyle w:val="CommentReference"/>
          <w:sz w:val="22"/>
          <w:szCs w:val="22"/>
        </w:rPr>
        <w:commentReference w:id="40"/>
      </w:r>
    </w:p>
    <w:p w14:paraId="1A2E6EDA" w14:textId="77777777" w:rsidR="00A14A6C" w:rsidRDefault="00000000">
      <w:pPr>
        <w:pStyle w:val="ListBullet"/>
        <w:spacing w:after="40"/>
      </w:pPr>
      <w:r>
        <w:t>Flow limitation and maximum venous return: collapsible veins, the Guyton-curve plateau, and transmural pressure. [Wix: general-8-8; Notion: Physiological Perspective - Flow Limitation]</w:t>
      </w:r>
    </w:p>
    <w:p w14:paraId="025F6682" w14:textId="77777777" w:rsidR="00A14A6C" w:rsidRDefault="00000000">
      <w:pPr>
        <w:pStyle w:val="ListBullet"/>
        <w:spacing w:after="40"/>
      </w:pPr>
      <w:r>
        <w:t>Resistance to venous return: the slope of the Guyton curve and its determinants (Hagen-Poiseuille). [Notion: Resistance to Venous Return]</w:t>
      </w:r>
    </w:p>
    <w:p w14:paraId="20EC3D61" w14:textId="77777777" w:rsidR="00A14A6C" w:rsidRDefault="00000000">
      <w:pPr>
        <w:pStyle w:val="ListBullet"/>
        <w:spacing w:after="40"/>
      </w:pPr>
      <w:r>
        <w:t>RAP from Starling to Guyton to clinical practice: RAP as preload surrogate vs backpressure; transmural pressure (intracavitary minus external) is what reflects fiber stretch; confounders - PPV, pericardial constraint/tamponade, and a stiff/noncompliant RV. [Notion: Right Atrial Pressure (RAP) - flagged by you as an Open Evidence placeholder needing review]</w:t>
      </w:r>
    </w:p>
    <w:p w14:paraId="21FB75E7" w14:textId="77777777" w:rsidR="00A14A6C" w:rsidRDefault="00000000">
      <w:pPr>
        <w:pStyle w:val="ListBullet"/>
        <w:spacing w:after="40"/>
      </w:pPr>
      <w:r>
        <w:t>Clinical correlation: PPV effect on venous return - the gradient explanation is incomplete (Fessler 1991 on PEEP; Vieillard-Baron 2001 on SVC collapsibility). [Notion: Clinical Correlation - PPV Effect on Venous Return]</w:t>
      </w:r>
    </w:p>
    <w:p w14:paraId="46E6EA39" w14:textId="77777777" w:rsidR="00A14A6C" w:rsidRDefault="00000000">
      <w:pPr>
        <w:pStyle w:val="Heading3"/>
      </w:pPr>
      <w:r>
        <w:t>Module E4 - Heart-lung interactions (the integrating module)</w:t>
      </w:r>
    </w:p>
    <w:p w14:paraId="23B4553D" w14:textId="77777777" w:rsidR="00A14A6C" w:rsidRDefault="00000000">
      <w:pPr>
        <w:spacing w:after="40"/>
      </w:pPr>
      <w:r>
        <w:rPr>
          <w:i/>
        </w:rPr>
        <w:t>A full Notion sub-module that integrates Interfaces I, III, and IV - effectively the planned "Interface 5."</w:t>
      </w:r>
    </w:p>
    <w:p w14:paraId="5836D868" w14:textId="77777777" w:rsidR="00A14A6C" w:rsidRDefault="00000000">
      <w:pPr>
        <w:pStyle w:val="ListBullet"/>
        <w:spacing w:after="40"/>
      </w:pPr>
      <w:r>
        <w:t>Two governing concepts: transmural pressure, and collapsible vessels / vascular waterfalls. Anatomic substrate: the heart is intrathoracic, the RV ejects into the lung, and the ventricles share a septum and pericardium. [Notion: Heart-Lung Interactions as an integration of the Interfaces Model]</w:t>
      </w:r>
    </w:p>
    <w:p w14:paraId="4B18E00D" w14:textId="77777777" w:rsidR="00A14A6C" w:rsidRDefault="00000000">
      <w:pPr>
        <w:pStyle w:val="ListBullet"/>
        <w:spacing w:after="40"/>
      </w:pPr>
      <w:r>
        <w:t>Heart-lung interactions during spontaneous breathing (negative-pressure) vs mechanical ventilation (positive-pressure, "antiphysiological"): effects on venous return, RV and LV, and ventricular interdependence. [Notion]</w:t>
      </w:r>
    </w:p>
    <w:p w14:paraId="14583D80" w14:textId="77777777" w:rsidR="00A14A6C" w:rsidRDefault="00000000">
      <w:pPr>
        <w:pStyle w:val="ListBullet"/>
        <w:spacing w:after="40"/>
      </w:pPr>
      <w:r>
        <w:t>PPV effect on the pulmonary circulation: lung volume and PVR, West zones revisited under PPV, and the bedside paradox where a fluid bolus can help a struggling RV. [Notion: Physiological Correlation - PPV on Pulmonary Circulation]</w:t>
      </w:r>
    </w:p>
    <w:p w14:paraId="183C04C2" w14:textId="77777777" w:rsidR="00A14A6C" w:rsidRDefault="00000000">
      <w:pPr>
        <w:pStyle w:val="ListBullet"/>
        <w:spacing w:after="40"/>
      </w:pPr>
      <w:r>
        <w:lastRenderedPageBreak/>
        <w:t>Determinants of pulmonary afterload at the bedside: hypoxia, hypercarbia, acidosis, and ventilator-induced transpulmonary pressure. [Notion: At the bedside - Determinants of Pulmonary Afterload]</w:t>
      </w:r>
    </w:p>
    <w:p w14:paraId="518F553A" w14:textId="77777777" w:rsidR="00A14A6C" w:rsidRDefault="00000000">
      <w:pPr>
        <w:pStyle w:val="ListBullet"/>
        <w:spacing w:after="40"/>
      </w:pPr>
      <w:r>
        <w:t>Fluid responsiveness as a heart-lung phenomenon: responsiveness is not hypovolemia and not the same as fluid tolerance; selecting the right dynamic test. [Notion: Heart-lung interactions - Fluid Responsiveness Assessment Tests]</w:t>
      </w:r>
    </w:p>
    <w:p w14:paraId="02C5683E" w14:textId="77777777" w:rsidR="00A14A6C" w:rsidRDefault="00000000">
      <w:pPr>
        <w:pStyle w:val="Heading3"/>
      </w:pPr>
      <w:r>
        <w:t>Module E5 - RV-PA coupling and pulmonary load, in depth</w:t>
      </w:r>
    </w:p>
    <w:p w14:paraId="6A3CC1A7" w14:textId="77777777" w:rsidR="00A14A6C" w:rsidRDefault="00000000">
      <w:pPr>
        <w:pStyle w:val="ListBullet"/>
        <w:spacing w:after="40"/>
      </w:pPr>
      <w:r>
        <w:t>RV-specific function: distinct anatomy and contraction mechanics; the effects of afterload and preload on the thin-walled, afterload-sensitive RV. [Notion: Right Ventricular Function]</w:t>
      </w:r>
    </w:p>
    <w:p w14:paraId="37DE072D" w14:textId="77777777" w:rsidR="00A14A6C" w:rsidRDefault="00000000">
      <w:pPr>
        <w:pStyle w:val="ListBullet"/>
        <w:spacing w:after="40"/>
      </w:pPr>
      <w:r>
        <w:t>RV-PA coupling expressed as Ees/Ea; the RV matched to a low-elastance pulmonary bed. Steady (resistive, ~77% of hydraulic power) vs pulsatile (~23%) load; pulmonary vascular input impedance; effective arterial elastance as the lumped approximation; myocardial vs vascular afterload. [Notion: Physiologic Correlation - Pulmonary Circulation; On afterload]</w:t>
      </w:r>
    </w:p>
    <w:p w14:paraId="5BC61C38" w14:textId="77777777" w:rsidR="00A14A6C" w:rsidRDefault="00000000">
      <w:pPr>
        <w:pStyle w:val="ListBullet"/>
        <w:spacing w:after="40"/>
      </w:pPr>
      <w:r>
        <w:t>Why pulmonary vascular resistance can mislead, and how left-heart pressures and lung mechanics shift RV load. [Notion: Pulmonary Circulation; Determinants of Pulmonary Afterload]</w:t>
      </w:r>
    </w:p>
    <w:p w14:paraId="5A356623" w14:textId="77777777" w:rsidR="00A14A6C" w:rsidRDefault="00000000">
      <w:pPr>
        <w:pStyle w:val="Heading3"/>
      </w:pPr>
      <w:r>
        <w:t>Module E6 - Interface IV at the bedside and venous congestion</w:t>
      </w:r>
    </w:p>
    <w:p w14:paraId="4D9C25BB" w14:textId="77777777" w:rsidR="00A14A6C" w:rsidRDefault="00000000">
      <w:pPr>
        <w:spacing w:after="40"/>
      </w:pPr>
      <w:r>
        <w:rPr>
          <w:i/>
        </w:rPr>
        <w:t>A substantial Notion sub-tree, almost entirely new to this version.</w:t>
      </w:r>
    </w:p>
    <w:p w14:paraId="7A6048AD" w14:textId="77777777" w:rsidR="00A14A6C" w:rsidRDefault="00000000">
      <w:pPr>
        <w:pStyle w:val="ListBullet"/>
        <w:spacing w:after="40"/>
      </w:pPr>
      <w:r>
        <w:t>Bedside RV and coupling assessment: TAPSE, tricuspid S', fractional area change, RVOT Doppler morphology, pulmonic/tricuspid continuous-wave signals, and the TAPSE/PASP coupling surrogate. [Notion: Clinical Tools for Assessing Interface IV]</w:t>
      </w:r>
    </w:p>
    <w:p w14:paraId="5AD11B91" w14:textId="77777777" w:rsidR="00A14A6C" w:rsidRDefault="00000000">
      <w:pPr>
        <w:pStyle w:val="ListBullet"/>
        <w:spacing w:after="40"/>
      </w:pPr>
      <w:r>
        <w:t>The 60/60 sign (short pulmonary acceleration time with a TR gradient &lt; 60 mmHg) as a marker of acute RV-PA uncoupling, classically acute pulmonary embolism or ARDS cor pulmonale. [Notion: Understanding the 60/60 sign]</w:t>
      </w:r>
    </w:p>
    <w:p w14:paraId="231B7A25" w14:textId="77777777" w:rsidR="00A14A6C" w:rsidRDefault="00000000">
      <w:pPr>
        <w:pStyle w:val="ListBullet"/>
        <w:spacing w:after="40"/>
      </w:pPr>
      <w:r>
        <w:t>Venous congestion as tissue afterload: how congestion impairs perfusion (convective failure, loss of capillary density, diffusive limitation), organ-specific vulnerability, and the concept of fluid tolerance; VExUS for grading congestion. [Notion: How Congestion Impairs Tissue Perfusion]</w:t>
      </w:r>
    </w:p>
    <w:p w14:paraId="7029A991" w14:textId="77777777" w:rsidR="00A14A6C" w:rsidRDefault="00000000">
      <w:pPr>
        <w:pStyle w:val="ListBullet"/>
        <w:spacing w:after="40"/>
      </w:pPr>
      <w:r>
        <w:t>Castro's venous vascular waterfall and regional buffering: venous beds as Starling resistors with a local critical closing pressure. [Notion: The venous vascular waterfall and regional buffering]</w:t>
      </w:r>
    </w:p>
    <w:p w14:paraId="095B0E80" w14:textId="77777777" w:rsidR="00A14A6C" w:rsidRDefault="00000000">
      <w:pPr>
        <w:pStyle w:val="ListBullet"/>
        <w:spacing w:after="40"/>
      </w:pPr>
      <w:r>
        <w:t>CVP waveform alterations at the bedside. [Notion: CVP Waveform Alterations]</w:t>
      </w:r>
    </w:p>
    <w:p w14:paraId="0547EA7E" w14:textId="77777777" w:rsidR="00A14A6C" w:rsidRDefault="00000000">
      <w:pPr>
        <w:pStyle w:val="Heading3"/>
      </w:pPr>
      <w:r>
        <w:t>Module E7 - Unifying and advanced shock models</w:t>
      </w:r>
    </w:p>
    <w:p w14:paraId="32FB9AC6" w14:textId="77777777" w:rsidR="00A14A6C" w:rsidRDefault="00000000">
      <w:pPr>
        <w:pStyle w:val="ListBullet"/>
        <w:spacing w:after="40"/>
      </w:pPr>
      <w:commentRangeStart w:id="41"/>
      <w:r>
        <w:t>Principle 3 in full (the Hagen-Poiseuille derivation across all interfaces). [Notion: Principle 3; Wix: a-unifying-hemodynamic-equation (stub)]</w:t>
      </w:r>
      <w:commentRangeEnd w:id="41"/>
      <w:r w:rsidR="00E76065">
        <w:rPr>
          <w:rStyle w:val="CommentReference"/>
          <w:sz w:val="22"/>
          <w:szCs w:val="22"/>
        </w:rPr>
        <w:commentReference w:id="41"/>
      </w:r>
    </w:p>
    <w:p w14:paraId="796D5DD7" w14:textId="77777777" w:rsidR="00A14A6C" w:rsidRDefault="00000000">
      <w:pPr>
        <w:pStyle w:val="ListBullet"/>
        <w:spacing w:after="40"/>
      </w:pPr>
      <w:r>
        <w:t>The Forrester-Kenney model: a four-quadrant tool (warm/cold x wet/dry) to phenotype the patient, then assess the four interfaces and track progress over time. [Notion: Assessing Shock (Forrester-Kenney Model)]</w:t>
      </w:r>
    </w:p>
    <w:p w14:paraId="73B5FEFB" w14:textId="77777777" w:rsidR="00A14A6C" w:rsidRDefault="00000000">
      <w:pPr>
        <w:pStyle w:val="Heading3"/>
      </w:pPr>
      <w:r>
        <w:lastRenderedPageBreak/>
        <w:t>Module E8 - Advanced cardiac-output and minimally invasive monitoring</w:t>
      </w:r>
    </w:p>
    <w:p w14:paraId="2803E962" w14:textId="77777777" w:rsidR="00A14A6C" w:rsidRDefault="00000000">
      <w:pPr>
        <w:pStyle w:val="ListBullet"/>
        <w:spacing w:after="40"/>
      </w:pPr>
      <w:r>
        <w:t>Thermodilution error sources (volume, time constant, anatomy/TR, injection speed); direct and indirect Fick; continuous mixed-venous oximetry. [Deck: v2022, measuring-CO module; Proposal Station 1]</w:t>
      </w:r>
    </w:p>
    <w:p w14:paraId="391D145E" w14:textId="77777777" w:rsidR="00A14A6C" w:rsidRDefault="00000000">
      <w:pPr>
        <w:pStyle w:val="ListBullet"/>
        <w:spacing w:after="40"/>
      </w:pPr>
      <w:r>
        <w:t>Minimally invasive monitors: arterial pressure-based CO (FloTrac, LiDCO, CNAP), bioimpedance/bioreactance, and partial-rebreathing indirect Fick (NICO/NM3). [Deck: v2022, minimally invasive module]</w:t>
      </w:r>
    </w:p>
    <w:p w14:paraId="2BA323BB" w14:textId="77777777" w:rsidR="00A14A6C" w:rsidRDefault="00000000">
      <w:pPr>
        <w:pStyle w:val="ListBullet"/>
        <w:spacing w:after="40"/>
      </w:pPr>
      <w:r>
        <w:t>Advanced PAC interpretation: large v waves and mitral regurgitation; PAOP vs LVEDP discrepancies; overwedging. [Deck: v2022 PAC]</w:t>
      </w:r>
    </w:p>
    <w:p w14:paraId="2C9E7EA6" w14:textId="77777777" w:rsidR="00A14A6C" w:rsidRDefault="00000000">
      <w:pPr>
        <w:pStyle w:val="Heading3"/>
      </w:pPr>
      <w:r>
        <w:t>Module E9 - Advanced echo-based cardiac output</w:t>
      </w:r>
    </w:p>
    <w:p w14:paraId="576D653E" w14:textId="77777777" w:rsidR="00A14A6C" w:rsidRDefault="00000000">
      <w:pPr>
        <w:pStyle w:val="ListBullet"/>
        <w:spacing w:after="40"/>
      </w:pPr>
      <w:r>
        <w:t>Biplane Simpson method; Doppler-derived CO via LVOT VTI and cross-sectional area; common sources of error (CSA is squared). [Deck: v2022, echo module]</w:t>
      </w:r>
    </w:p>
    <w:p w14:paraId="1AD1EB8B" w14:textId="77777777" w:rsidR="00A14A6C" w:rsidRDefault="00000000">
      <w:pPr>
        <w:pStyle w:val="Heading3"/>
      </w:pPr>
      <w:commentRangeStart w:id="42"/>
      <w:r>
        <w:t>Module E10 - Frontier topics (planned / roadmap)</w:t>
      </w:r>
      <w:commentRangeEnd w:id="42"/>
      <w:r w:rsidR="00E76065">
        <w:rPr>
          <w:rStyle w:val="CommentReference"/>
          <w:sz w:val="22"/>
          <w:szCs w:val="22"/>
        </w:rPr>
        <w:commentReference w:id="42"/>
      </w:r>
    </w:p>
    <w:p w14:paraId="0245FC2E" w14:textId="049E7C1B" w:rsidR="00A14A6C" w:rsidDel="00E76065" w:rsidRDefault="00000000">
      <w:pPr>
        <w:pStyle w:val="ListBullet"/>
        <w:spacing w:after="40"/>
        <w:rPr>
          <w:del w:id="43" w:author="neal chaisson" w:date="2026-06-30T13:43:00Z" w16du:dateUtc="2026-06-30T17:43:00Z"/>
        </w:rPr>
      </w:pPr>
      <w:del w:id="44" w:author="neal chaisson" w:date="2026-06-30T13:43:00Z" w16du:dateUtc="2026-06-30T17:43:00Z">
        <w:r w:rsidDel="00E76065">
          <w:delText>Formalize Interface 5 (heart-lung interactions) as its own interface for Expert learners. [Notion TO DO]</w:delText>
        </w:r>
      </w:del>
    </w:p>
    <w:p w14:paraId="51E82B87" w14:textId="77777777" w:rsidR="00A14A6C" w:rsidRDefault="00000000">
      <w:pPr>
        <w:pStyle w:val="ListBullet"/>
        <w:spacing w:after="40"/>
      </w:pPr>
      <w:r>
        <w:t>iCPET, manometry, inhaled NO, occult pulmonary hypertension, dysautonomia, bendopnea, liver evaluation. [Notion: future-sections outline]</w:t>
      </w:r>
    </w:p>
    <w:p w14:paraId="52DACA70" w14:textId="5B1E4879" w:rsidR="00A14A6C" w:rsidDel="00E76065" w:rsidRDefault="00000000">
      <w:pPr>
        <w:pStyle w:val="ListBullet"/>
        <w:spacing w:after="40"/>
        <w:rPr>
          <w:del w:id="45" w:author="neal chaisson" w:date="2026-06-30T13:44:00Z" w16du:dateUtc="2026-06-30T17:44:00Z"/>
        </w:rPr>
      </w:pPr>
      <w:del w:id="46" w:author="neal chaisson" w:date="2026-06-30T13:44:00Z" w16du:dateUtc="2026-06-30T17:44:00Z">
        <w:r w:rsidDel="00E76065">
          <w:delText>RHC simulator cases that require solving the equations on the simulator. [Notion; Proposal]</w:delText>
        </w:r>
      </w:del>
    </w:p>
    <w:p w14:paraId="2E9506DA" w14:textId="77777777" w:rsidR="00A14A6C" w:rsidRDefault="00000000">
      <w:pPr>
        <w:pStyle w:val="ListBullet"/>
        <w:spacing w:after="40"/>
      </w:pPr>
      <w:r>
        <w:t>Primary-literature track: Kenny, Kattan, Magder, Pinsky (and the Rola 2025 four-interface paper). [Overview]</w:t>
      </w:r>
    </w:p>
    <w:p w14:paraId="26349CB5" w14:textId="77777777" w:rsidR="00A14A6C" w:rsidRDefault="00000000">
      <w:pPr>
        <w:pStyle w:val="Heading1"/>
      </w:pPr>
      <w:r>
        <w:t>Part 3. Master content inventory and level mapping</w:t>
      </w:r>
    </w:p>
    <w:p w14:paraId="4B6C987B" w14:textId="77777777" w:rsidR="00A14A6C" w:rsidRDefault="00000000">
      <w:pPr>
        <w:spacing w:after="160"/>
      </w:pPr>
      <w:r>
        <w:t>Substantive topics across all sources, with source and recommended level (N=Novice, I=Informed, E=Expert). Source key: Wix, Notion (N:), Deck (Assessing Shock = AS; v2022 = v22), Proposal (Prop).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3404"/>
        <w:gridCol w:w="2460"/>
        <w:gridCol w:w="1533"/>
      </w:tblGrid>
      <w:tr w:rsidR="00A14A6C" w14:paraId="21F52619" w14:textId="77777777" w:rsidTr="00A14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shd w:val="clear" w:color="auto" w:fill="1F4E79"/>
          </w:tcPr>
          <w:p w14:paraId="20228086" w14:textId="77777777" w:rsidR="00A14A6C" w:rsidRDefault="00000000">
            <w:r>
              <w:rPr>
                <w:color w:val="FFFFFF"/>
                <w:sz w:val="17"/>
              </w:rPr>
              <w:t>Module</w:t>
            </w:r>
          </w:p>
        </w:tc>
        <w:tc>
          <w:tcPr>
            <w:tcW w:w="4608" w:type="dxa"/>
            <w:shd w:val="clear" w:color="auto" w:fill="1F4E79"/>
          </w:tcPr>
          <w:p w14:paraId="66A96659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Topic</w:t>
            </w:r>
          </w:p>
        </w:tc>
        <w:tc>
          <w:tcPr>
            <w:tcW w:w="3384" w:type="dxa"/>
            <w:shd w:val="clear" w:color="auto" w:fill="1F4E79"/>
          </w:tcPr>
          <w:p w14:paraId="0BC86417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Source</w:t>
            </w:r>
          </w:p>
        </w:tc>
        <w:tc>
          <w:tcPr>
            <w:tcW w:w="1296" w:type="dxa"/>
            <w:shd w:val="clear" w:color="auto" w:fill="1F4E79"/>
          </w:tcPr>
          <w:p w14:paraId="21B46E38" w14:textId="77777777" w:rsidR="00A14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Level</w:t>
            </w:r>
          </w:p>
        </w:tc>
      </w:tr>
      <w:tr w:rsidR="00A14A6C" w14:paraId="1B88A61C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4C3590F" w14:textId="77777777" w:rsidR="00A14A6C" w:rsidRDefault="00000000">
            <w:r>
              <w:rPr>
                <w:sz w:val="17"/>
              </w:rPr>
              <w:t>Foundations</w:t>
            </w:r>
          </w:p>
        </w:tc>
        <w:tc>
          <w:tcPr>
            <w:tcW w:w="4608" w:type="dxa"/>
          </w:tcPr>
          <w:p w14:paraId="653C7554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Define shock (oVO2/nVO2); DO2/VO2; ERO2</w:t>
            </w:r>
          </w:p>
        </w:tc>
        <w:tc>
          <w:tcPr>
            <w:tcW w:w="3384" w:type="dxa"/>
          </w:tcPr>
          <w:p w14:paraId="5B6E1266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Shock Physiology; AS</w:t>
            </w:r>
          </w:p>
        </w:tc>
        <w:tc>
          <w:tcPr>
            <w:tcW w:w="1296" w:type="dxa"/>
          </w:tcPr>
          <w:p w14:paraId="28C4A8B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55F0F1F5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45933CC" w14:textId="77777777" w:rsidR="00A14A6C" w:rsidRDefault="00000000">
            <w:r>
              <w:rPr>
                <w:sz w:val="17"/>
              </w:rPr>
              <w:t>Foundations</w:t>
            </w:r>
          </w:p>
        </w:tc>
        <w:tc>
          <w:tcPr>
            <w:tcW w:w="4608" w:type="dxa"/>
          </w:tcPr>
          <w:p w14:paraId="4D24F8B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Intro to hemodynamics</w:t>
            </w:r>
          </w:p>
        </w:tc>
        <w:tc>
          <w:tcPr>
            <w:tcW w:w="3384" w:type="dxa"/>
          </w:tcPr>
          <w:p w14:paraId="1E667BFE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Wix; N: Intro</w:t>
            </w:r>
          </w:p>
        </w:tc>
        <w:tc>
          <w:tcPr>
            <w:tcW w:w="1296" w:type="dxa"/>
          </w:tcPr>
          <w:p w14:paraId="5CAF8E3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56B0B5AE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77F3380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05E773C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B.U.S. exam; problem with MAP</w:t>
            </w:r>
          </w:p>
        </w:tc>
        <w:tc>
          <w:tcPr>
            <w:tcW w:w="3384" w:type="dxa"/>
          </w:tcPr>
          <w:p w14:paraId="1B50FDD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AS; N: Clinical Markers</w:t>
            </w:r>
          </w:p>
        </w:tc>
        <w:tc>
          <w:tcPr>
            <w:tcW w:w="1296" w:type="dxa"/>
          </w:tcPr>
          <w:p w14:paraId="0D281B6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5E51FC89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436BDEF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53215EFA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ACT method (assess/hypothesis/test)</w:t>
            </w:r>
          </w:p>
        </w:tc>
        <w:tc>
          <w:tcPr>
            <w:tcW w:w="3384" w:type="dxa"/>
          </w:tcPr>
          <w:p w14:paraId="42457EE7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AS; Prop; N: Algorithm</w:t>
            </w:r>
          </w:p>
        </w:tc>
        <w:tc>
          <w:tcPr>
            <w:tcW w:w="1296" w:type="dxa"/>
          </w:tcPr>
          <w:p w14:paraId="7F2234D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661E352D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A520B49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08879822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Shock-type diagnostic grid</w:t>
            </w:r>
          </w:p>
        </w:tc>
        <w:tc>
          <w:tcPr>
            <w:tcW w:w="3384" w:type="dxa"/>
          </w:tcPr>
          <w:p w14:paraId="54E4150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</w:t>
            </w:r>
          </w:p>
        </w:tc>
        <w:tc>
          <w:tcPr>
            <w:tcW w:w="1296" w:type="dxa"/>
          </w:tcPr>
          <w:p w14:paraId="4D08CFF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7BE8461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FEAFD61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650739A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Unifying equation (P=R x CO)</w:t>
            </w:r>
          </w:p>
        </w:tc>
        <w:tc>
          <w:tcPr>
            <w:tcW w:w="3384" w:type="dxa"/>
          </w:tcPr>
          <w:p w14:paraId="613B4CC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AS; N: Principle 3</w:t>
            </w:r>
          </w:p>
        </w:tc>
        <w:tc>
          <w:tcPr>
            <w:tcW w:w="1296" w:type="dxa"/>
          </w:tcPr>
          <w:p w14:paraId="3AFC4B79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18CDFAF1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8D68241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784FC89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AHE: Tone/Filling/Flow + hemodynamics card</w:t>
            </w:r>
          </w:p>
        </w:tc>
        <w:tc>
          <w:tcPr>
            <w:tcW w:w="3384" w:type="dxa"/>
          </w:tcPr>
          <w:p w14:paraId="27CFF01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AS; Prop</w:t>
            </w:r>
          </w:p>
        </w:tc>
        <w:tc>
          <w:tcPr>
            <w:tcW w:w="1296" w:type="dxa"/>
          </w:tcPr>
          <w:p w14:paraId="6F39D5D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1379723D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120B4DC" w14:textId="77777777" w:rsidR="00A14A6C" w:rsidRDefault="00000000">
            <w:r>
              <w:rPr>
                <w:sz w:val="17"/>
              </w:rPr>
              <w:t>Basic</w:t>
            </w:r>
          </w:p>
        </w:tc>
        <w:tc>
          <w:tcPr>
            <w:tcW w:w="4608" w:type="dxa"/>
          </w:tcPr>
          <w:p w14:paraId="4EC7366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RAP interpretation + volume-responsiveness rules</w:t>
            </w:r>
          </w:p>
        </w:tc>
        <w:tc>
          <w:tcPr>
            <w:tcW w:w="3384" w:type="dxa"/>
          </w:tcPr>
          <w:p w14:paraId="4B802A59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</w:t>
            </w:r>
          </w:p>
        </w:tc>
        <w:tc>
          <w:tcPr>
            <w:tcW w:w="1296" w:type="dxa"/>
          </w:tcPr>
          <w:p w14:paraId="0EE5730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</w:tr>
      <w:tr w:rsidR="00A14A6C" w14:paraId="37BF303E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5203A38" w14:textId="77777777" w:rsidR="00A14A6C" w:rsidRDefault="00000000">
            <w:r>
              <w:rPr>
                <w:sz w:val="17"/>
              </w:rPr>
              <w:t>Principles</w:t>
            </w:r>
          </w:p>
        </w:tc>
        <w:tc>
          <w:tcPr>
            <w:tcW w:w="4608" w:type="dxa"/>
          </w:tcPr>
          <w:p w14:paraId="306648B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Principle 1: four interfaces</w:t>
            </w:r>
          </w:p>
        </w:tc>
        <w:tc>
          <w:tcPr>
            <w:tcW w:w="3384" w:type="dxa"/>
          </w:tcPr>
          <w:p w14:paraId="5EFF79AD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Wix; N: Principle 1</w:t>
            </w:r>
          </w:p>
        </w:tc>
        <w:tc>
          <w:tcPr>
            <w:tcW w:w="1296" w:type="dxa"/>
          </w:tcPr>
          <w:p w14:paraId="09EBD7B7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N/I</w:t>
            </w:r>
          </w:p>
        </w:tc>
      </w:tr>
      <w:tr w:rsidR="00A14A6C" w14:paraId="3F1AF612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CAA8D2B" w14:textId="77777777" w:rsidR="00A14A6C" w:rsidRDefault="00000000">
            <w:r>
              <w:rPr>
                <w:sz w:val="17"/>
              </w:rPr>
              <w:t>Principles</w:t>
            </w:r>
          </w:p>
        </w:tc>
        <w:tc>
          <w:tcPr>
            <w:tcW w:w="4608" w:type="dxa"/>
          </w:tcPr>
          <w:p w14:paraId="75F691D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Principle 2: closed loop (Guyton+Starling)</w:t>
            </w:r>
          </w:p>
        </w:tc>
        <w:tc>
          <w:tcPr>
            <w:tcW w:w="3384" w:type="dxa"/>
          </w:tcPr>
          <w:p w14:paraId="0F46FD6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Wix; N: Principle 2</w:t>
            </w:r>
          </w:p>
        </w:tc>
        <w:tc>
          <w:tcPr>
            <w:tcW w:w="1296" w:type="dxa"/>
          </w:tcPr>
          <w:p w14:paraId="3173B607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N/I</w:t>
            </w:r>
          </w:p>
        </w:tc>
      </w:tr>
      <w:tr w:rsidR="00A14A6C" w14:paraId="78E71099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85EEDFA" w14:textId="77777777" w:rsidR="00A14A6C" w:rsidRDefault="00000000">
            <w:r>
              <w:rPr>
                <w:sz w:val="17"/>
              </w:rPr>
              <w:t>Principles</w:t>
            </w:r>
          </w:p>
        </w:tc>
        <w:tc>
          <w:tcPr>
            <w:tcW w:w="4608" w:type="dxa"/>
          </w:tcPr>
          <w:p w14:paraId="3CDC56B4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Principle 3: Hagen-Poiseuille unifying model</w:t>
            </w:r>
          </w:p>
        </w:tc>
        <w:tc>
          <w:tcPr>
            <w:tcW w:w="3384" w:type="dxa"/>
          </w:tcPr>
          <w:p w14:paraId="6BF70AC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Wix(stub); N: Principle 3</w:t>
            </w:r>
          </w:p>
        </w:tc>
        <w:tc>
          <w:tcPr>
            <w:tcW w:w="1296" w:type="dxa"/>
          </w:tcPr>
          <w:p w14:paraId="7F65A13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N(overview)/E(full)</w:t>
            </w:r>
          </w:p>
        </w:tc>
      </w:tr>
      <w:tr w:rsidR="00A14A6C" w14:paraId="56AEDC6E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374B863" w14:textId="77777777" w:rsidR="00A14A6C" w:rsidRDefault="00000000">
            <w:r>
              <w:rPr>
                <w:sz w:val="17"/>
              </w:rPr>
              <w:t>Measurement</w:t>
            </w:r>
          </w:p>
        </w:tc>
        <w:tc>
          <w:tcPr>
            <w:tcW w:w="4608" w:type="dxa"/>
          </w:tcPr>
          <w:p w14:paraId="3FD2A314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Waveform generation, harmonics, resonance</w:t>
            </w:r>
          </w:p>
        </w:tc>
        <w:tc>
          <w:tcPr>
            <w:tcW w:w="3384" w:type="dxa"/>
          </w:tcPr>
          <w:p w14:paraId="0EC70C7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0534D3D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00BCBB65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D4B4A32" w14:textId="77777777" w:rsidR="00A14A6C" w:rsidRDefault="00000000">
            <w:r>
              <w:rPr>
                <w:sz w:val="17"/>
              </w:rPr>
              <w:t>Measurement</w:t>
            </w:r>
          </w:p>
        </w:tc>
        <w:tc>
          <w:tcPr>
            <w:tcW w:w="4608" w:type="dxa"/>
          </w:tcPr>
          <w:p w14:paraId="1C6A18A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Damping (under/over), square-wave test</w:t>
            </w:r>
          </w:p>
        </w:tc>
        <w:tc>
          <w:tcPr>
            <w:tcW w:w="3384" w:type="dxa"/>
          </w:tcPr>
          <w:p w14:paraId="2D40E396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v22; Prop</w:t>
            </w:r>
          </w:p>
        </w:tc>
        <w:tc>
          <w:tcPr>
            <w:tcW w:w="1296" w:type="dxa"/>
          </w:tcPr>
          <w:p w14:paraId="2D67C35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45BD034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36DB14F" w14:textId="77777777" w:rsidR="00A14A6C" w:rsidRDefault="00000000">
            <w:r>
              <w:rPr>
                <w:sz w:val="17"/>
              </w:rPr>
              <w:t>Measurement</w:t>
            </w:r>
          </w:p>
        </w:tc>
        <w:tc>
          <w:tcPr>
            <w:tcW w:w="4608" w:type="dxa"/>
          </w:tcPr>
          <w:p w14:paraId="0238169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Zeroing vs leveling; intrathoracic pressure</w:t>
            </w:r>
          </w:p>
        </w:tc>
        <w:tc>
          <w:tcPr>
            <w:tcW w:w="3384" w:type="dxa"/>
          </w:tcPr>
          <w:p w14:paraId="3CC68913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v22; Prop</w:t>
            </w:r>
          </w:p>
        </w:tc>
        <w:tc>
          <w:tcPr>
            <w:tcW w:w="1296" w:type="dxa"/>
          </w:tcPr>
          <w:p w14:paraId="278573E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645C0E33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F3436EC" w14:textId="77777777" w:rsidR="00A14A6C" w:rsidRDefault="00000000">
            <w:r>
              <w:rPr>
                <w:sz w:val="17"/>
              </w:rPr>
              <w:t>Interface I</w:t>
            </w:r>
          </w:p>
        </w:tc>
        <w:tc>
          <w:tcPr>
            <w:tcW w:w="4608" w:type="dxa"/>
          </w:tcPr>
          <w:p w14:paraId="112C0468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Cardiac function (Frank-Starling, VAC Ees/Ea)</w:t>
            </w:r>
          </w:p>
        </w:tc>
        <w:tc>
          <w:tcPr>
            <w:tcW w:w="3384" w:type="dxa"/>
          </w:tcPr>
          <w:p w14:paraId="60B1C93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Wix; N: Interface I</w:t>
            </w:r>
          </w:p>
        </w:tc>
        <w:tc>
          <w:tcPr>
            <w:tcW w:w="1296" w:type="dxa"/>
          </w:tcPr>
          <w:p w14:paraId="1F8249F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3EB82584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A999E55" w14:textId="77777777" w:rsidR="00A14A6C" w:rsidRDefault="00000000">
            <w:r>
              <w:rPr>
                <w:sz w:val="17"/>
              </w:rPr>
              <w:t>Interface I</w:t>
            </w:r>
          </w:p>
        </w:tc>
        <w:tc>
          <w:tcPr>
            <w:tcW w:w="4608" w:type="dxa"/>
          </w:tcPr>
          <w:p w14:paraId="325BFA9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Arterial vascular function + waveform components</w:t>
            </w:r>
          </w:p>
        </w:tc>
        <w:tc>
          <w:tcPr>
            <w:tcW w:w="3384" w:type="dxa"/>
          </w:tcPr>
          <w:p w14:paraId="0DAA7424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</w:t>
            </w:r>
          </w:p>
        </w:tc>
        <w:tc>
          <w:tcPr>
            <w:tcW w:w="1296" w:type="dxa"/>
          </w:tcPr>
          <w:p w14:paraId="5F363C67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30EED1CE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9841A96" w14:textId="77777777" w:rsidR="00A14A6C" w:rsidRDefault="00000000">
            <w:r>
              <w:rPr>
                <w:sz w:val="17"/>
              </w:rPr>
              <w:lastRenderedPageBreak/>
              <w:t>Interface I</w:t>
            </w:r>
          </w:p>
        </w:tc>
        <w:tc>
          <w:tcPr>
            <w:tcW w:w="4608" w:type="dxa"/>
          </w:tcPr>
          <w:p w14:paraId="1BFCB9F8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Systolic/diastolic BP determinants; time constant</w:t>
            </w:r>
          </w:p>
        </w:tc>
        <w:tc>
          <w:tcPr>
            <w:tcW w:w="3384" w:type="dxa"/>
          </w:tcPr>
          <w:p w14:paraId="497731E4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 general-8-4; v22</w:t>
            </w:r>
          </w:p>
        </w:tc>
        <w:tc>
          <w:tcPr>
            <w:tcW w:w="1296" w:type="dxa"/>
          </w:tcPr>
          <w:p w14:paraId="7CC1C6A6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60A8F29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4F39D48" w14:textId="77777777" w:rsidR="00A14A6C" w:rsidRDefault="00000000">
            <w:r>
              <w:rPr>
                <w:sz w:val="17"/>
              </w:rPr>
              <w:t>Interface I</w:t>
            </w:r>
          </w:p>
        </w:tc>
        <w:tc>
          <w:tcPr>
            <w:tcW w:w="4608" w:type="dxa"/>
          </w:tcPr>
          <w:p w14:paraId="20E5BE0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Arterial Windkessel (full); wave reflection</w:t>
            </w:r>
          </w:p>
        </w:tc>
        <w:tc>
          <w:tcPr>
            <w:tcW w:w="3384" w:type="dxa"/>
          </w:tcPr>
          <w:p w14:paraId="28B706F4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 general-8/8-1; v22</w:t>
            </w:r>
          </w:p>
        </w:tc>
        <w:tc>
          <w:tcPr>
            <w:tcW w:w="1296" w:type="dxa"/>
          </w:tcPr>
          <w:p w14:paraId="1092894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087A7CE8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C701CA5" w14:textId="77777777" w:rsidR="00A14A6C" w:rsidRDefault="00000000">
            <w:r>
              <w:rPr>
                <w:sz w:val="17"/>
              </w:rPr>
              <w:t>Interface I</w:t>
            </w:r>
          </w:p>
        </w:tc>
        <w:tc>
          <w:tcPr>
            <w:tcW w:w="4608" w:type="dxa"/>
          </w:tcPr>
          <w:p w14:paraId="0407B4D8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Assessing vasoplegia (bedside)</w:t>
            </w:r>
          </w:p>
        </w:tc>
        <w:tc>
          <w:tcPr>
            <w:tcW w:w="3384" w:type="dxa"/>
          </w:tcPr>
          <w:p w14:paraId="36B18036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 general-8-2</w:t>
            </w:r>
          </w:p>
        </w:tc>
        <w:tc>
          <w:tcPr>
            <w:tcW w:w="1296" w:type="dxa"/>
          </w:tcPr>
          <w:p w14:paraId="529064D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004812BA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E16851B" w14:textId="77777777" w:rsidR="00A14A6C" w:rsidRDefault="00000000">
            <w:r>
              <w:rPr>
                <w:sz w:val="17"/>
              </w:rPr>
              <w:t>Interface I</w:t>
            </w:r>
          </w:p>
        </w:tc>
        <w:tc>
          <w:tcPr>
            <w:tcW w:w="4608" w:type="dxa"/>
          </w:tcPr>
          <w:p w14:paraId="20FD38D3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Bizarre arterial waveforms (bedside)</w:t>
            </w:r>
          </w:p>
        </w:tc>
        <w:tc>
          <w:tcPr>
            <w:tcW w:w="3384" w:type="dxa"/>
          </w:tcPr>
          <w:p w14:paraId="2D79AC3A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 general-8-3</w:t>
            </w:r>
          </w:p>
        </w:tc>
        <w:tc>
          <w:tcPr>
            <w:tcW w:w="1296" w:type="dxa"/>
          </w:tcPr>
          <w:p w14:paraId="2FD1020A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6471A5F7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8031BEC" w14:textId="77777777" w:rsidR="00A14A6C" w:rsidRDefault="00000000">
            <w:r>
              <w:rPr>
                <w:sz w:val="17"/>
              </w:rPr>
              <w:t>Interface II</w:t>
            </w:r>
          </w:p>
        </w:tc>
        <w:tc>
          <w:tcPr>
            <w:tcW w:w="4608" w:type="dxa"/>
          </w:tcPr>
          <w:p w14:paraId="5A5308F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Macro-micro; Pcc; not all MAPs equal</w:t>
            </w:r>
          </w:p>
        </w:tc>
        <w:tc>
          <w:tcPr>
            <w:tcW w:w="3384" w:type="dxa"/>
          </w:tcPr>
          <w:p w14:paraId="3E8C115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Wix; N: Interface II</w:t>
            </w:r>
          </w:p>
        </w:tc>
        <w:tc>
          <w:tcPr>
            <w:tcW w:w="1296" w:type="dxa"/>
          </w:tcPr>
          <w:p w14:paraId="1E8160F7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374759A4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6F8E472" w14:textId="77777777" w:rsidR="00A14A6C" w:rsidRDefault="00000000">
            <w:r>
              <w:rPr>
                <w:sz w:val="17"/>
              </w:rPr>
              <w:t>Interface II</w:t>
            </w:r>
          </w:p>
        </w:tc>
        <w:tc>
          <w:tcPr>
            <w:tcW w:w="4608" w:type="dxa"/>
          </w:tcPr>
          <w:p w14:paraId="4560E2F3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Vascular waterfall / CrCP; TPP=MAP-CrCP</w:t>
            </w:r>
          </w:p>
        </w:tc>
        <w:tc>
          <w:tcPr>
            <w:tcW w:w="3384" w:type="dxa"/>
          </w:tcPr>
          <w:p w14:paraId="30EF4F9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Interface II</w:t>
            </w:r>
          </w:p>
        </w:tc>
        <w:tc>
          <w:tcPr>
            <w:tcW w:w="1296" w:type="dxa"/>
          </w:tcPr>
          <w:p w14:paraId="67CCCFA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commentRangeStart w:id="47"/>
            <w:r>
              <w:rPr>
                <w:sz w:val="17"/>
              </w:rPr>
              <w:t>E</w:t>
            </w:r>
            <w:commentRangeEnd w:id="47"/>
            <w:r w:rsidR="00E76065">
              <w:rPr>
                <w:rStyle w:val="CommentReference"/>
                <w:sz w:val="22"/>
                <w:szCs w:val="22"/>
              </w:rPr>
              <w:commentReference w:id="47"/>
            </w:r>
          </w:p>
        </w:tc>
      </w:tr>
      <w:tr w:rsidR="00A14A6C" w14:paraId="36BD1CC9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746BAD9" w14:textId="77777777" w:rsidR="00A14A6C" w:rsidRDefault="00000000">
            <w:r>
              <w:rPr>
                <w:sz w:val="17"/>
              </w:rPr>
              <w:t>Interface II</w:t>
            </w:r>
          </w:p>
        </w:tc>
        <w:tc>
          <w:tcPr>
            <w:tcW w:w="4608" w:type="dxa"/>
          </w:tcPr>
          <w:p w14:paraId="7F7B019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Two-circuit model (Ra, Rvr); no single SVR</w:t>
            </w:r>
          </w:p>
        </w:tc>
        <w:tc>
          <w:tcPr>
            <w:tcW w:w="3384" w:type="dxa"/>
          </w:tcPr>
          <w:p w14:paraId="2CF96AE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Interface II</w:t>
            </w:r>
          </w:p>
        </w:tc>
        <w:tc>
          <w:tcPr>
            <w:tcW w:w="1296" w:type="dxa"/>
          </w:tcPr>
          <w:p w14:paraId="7787FB3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573C1EE8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0062084" w14:textId="77777777" w:rsidR="00A14A6C" w:rsidRDefault="00000000">
            <w:r>
              <w:rPr>
                <w:sz w:val="17"/>
              </w:rPr>
              <w:t>Interface II</w:t>
            </w:r>
          </w:p>
        </w:tc>
        <w:tc>
          <w:tcPr>
            <w:tcW w:w="4608" w:type="dxa"/>
          </w:tcPr>
          <w:p w14:paraId="561A251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Autoregulation &amp; tissue perfusion</w:t>
            </w:r>
          </w:p>
        </w:tc>
        <w:tc>
          <w:tcPr>
            <w:tcW w:w="3384" w:type="dxa"/>
          </w:tcPr>
          <w:p w14:paraId="440DEBF3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Wix; N: Phys Insight</w:t>
            </w:r>
          </w:p>
        </w:tc>
        <w:tc>
          <w:tcPr>
            <w:tcW w:w="1296" w:type="dxa"/>
          </w:tcPr>
          <w:p w14:paraId="6521A82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3DA8A086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87A7C1B" w14:textId="77777777" w:rsidR="00A14A6C" w:rsidRDefault="00000000">
            <w:r>
              <w:rPr>
                <w:sz w:val="17"/>
              </w:rPr>
              <w:t>Interface II</w:t>
            </w:r>
          </w:p>
        </w:tc>
        <w:tc>
          <w:tcPr>
            <w:tcW w:w="4608" w:type="dxa"/>
          </w:tcPr>
          <w:p w14:paraId="4DF7D8C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Macro-to-micro coupling (CRT, mottling)</w:t>
            </w:r>
          </w:p>
        </w:tc>
        <w:tc>
          <w:tcPr>
            <w:tcW w:w="3384" w:type="dxa"/>
          </w:tcPr>
          <w:p w14:paraId="3843E9E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Bringing II to bedside</w:t>
            </w:r>
          </w:p>
        </w:tc>
        <w:tc>
          <w:tcPr>
            <w:tcW w:w="1296" w:type="dxa"/>
          </w:tcPr>
          <w:p w14:paraId="20718283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2F19C8F2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92312B8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2191CEC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Venous return; Guyton; stressed/unstressed; Pmsf</w:t>
            </w:r>
          </w:p>
        </w:tc>
        <w:tc>
          <w:tcPr>
            <w:tcW w:w="3384" w:type="dxa"/>
          </w:tcPr>
          <w:p w14:paraId="71B54E2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Wix; N: Interface III</w:t>
            </w:r>
          </w:p>
        </w:tc>
        <w:tc>
          <w:tcPr>
            <w:tcW w:w="1296" w:type="dxa"/>
          </w:tcPr>
          <w:p w14:paraId="5384F78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6D671E3D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B3EB4E6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7FAE8BE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CVP as equilibrium point (not a volume number)</w:t>
            </w:r>
          </w:p>
        </w:tc>
        <w:tc>
          <w:tcPr>
            <w:tcW w:w="3384" w:type="dxa"/>
          </w:tcPr>
          <w:p w14:paraId="66393D02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Interface III</w:t>
            </w:r>
          </w:p>
        </w:tc>
        <w:tc>
          <w:tcPr>
            <w:tcW w:w="1296" w:type="dxa"/>
          </w:tcPr>
          <w:p w14:paraId="3CE662B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3958153A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7FFF6BC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21A9456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Flow limitation / maximum venous return</w:t>
            </w:r>
          </w:p>
        </w:tc>
        <w:tc>
          <w:tcPr>
            <w:tcW w:w="3384" w:type="dxa"/>
          </w:tcPr>
          <w:p w14:paraId="75D8D96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 general-8-8; N</w:t>
            </w:r>
          </w:p>
        </w:tc>
        <w:tc>
          <w:tcPr>
            <w:tcW w:w="1296" w:type="dxa"/>
          </w:tcPr>
          <w:p w14:paraId="1B196C2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commentRangeStart w:id="48"/>
            <w:r>
              <w:rPr>
                <w:sz w:val="17"/>
              </w:rPr>
              <w:t>E</w:t>
            </w:r>
            <w:commentRangeEnd w:id="48"/>
            <w:r w:rsidR="00412781">
              <w:rPr>
                <w:rStyle w:val="CommentReference"/>
                <w:sz w:val="22"/>
                <w:szCs w:val="22"/>
              </w:rPr>
              <w:commentReference w:id="48"/>
            </w:r>
          </w:p>
        </w:tc>
      </w:tr>
      <w:tr w:rsidR="00A14A6C" w14:paraId="5A4BF887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33316DC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5A009FA8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Resistance to venous return</w:t>
            </w:r>
          </w:p>
        </w:tc>
        <w:tc>
          <w:tcPr>
            <w:tcW w:w="3384" w:type="dxa"/>
          </w:tcPr>
          <w:p w14:paraId="64F9D08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Resistance to VR</w:t>
            </w:r>
          </w:p>
        </w:tc>
        <w:tc>
          <w:tcPr>
            <w:tcW w:w="1296" w:type="dxa"/>
          </w:tcPr>
          <w:p w14:paraId="5EC22D2D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commentRangeStart w:id="49"/>
            <w:r>
              <w:rPr>
                <w:sz w:val="17"/>
              </w:rPr>
              <w:t>E</w:t>
            </w:r>
            <w:commentRangeEnd w:id="49"/>
            <w:r w:rsidR="00412781">
              <w:rPr>
                <w:rStyle w:val="CommentReference"/>
                <w:sz w:val="22"/>
                <w:szCs w:val="22"/>
              </w:rPr>
              <w:commentReference w:id="49"/>
            </w:r>
          </w:p>
        </w:tc>
      </w:tr>
      <w:tr w:rsidR="00A14A6C" w14:paraId="108F1B47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F8A4370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6649E4D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Manipulating Pmsf (fluid vs venous tone)</w:t>
            </w:r>
          </w:p>
        </w:tc>
        <w:tc>
          <w:tcPr>
            <w:tcW w:w="3384" w:type="dxa"/>
          </w:tcPr>
          <w:p w14:paraId="3BDD2569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On manipulating Pmsf</w:t>
            </w:r>
          </w:p>
        </w:tc>
        <w:tc>
          <w:tcPr>
            <w:tcW w:w="1296" w:type="dxa"/>
          </w:tcPr>
          <w:p w14:paraId="2DF0F90C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01E1DA21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D162512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3598F8C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PPV effect on venous return (Fessler; V-Baron)</w:t>
            </w:r>
          </w:p>
        </w:tc>
        <w:tc>
          <w:tcPr>
            <w:tcW w:w="3384" w:type="dxa"/>
          </w:tcPr>
          <w:p w14:paraId="488DEBC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 general-8-7; N</w:t>
            </w:r>
          </w:p>
        </w:tc>
        <w:tc>
          <w:tcPr>
            <w:tcW w:w="1296" w:type="dxa"/>
          </w:tcPr>
          <w:p w14:paraId="079BDFB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7F161110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079E061" w14:textId="77777777" w:rsidR="00A14A6C" w:rsidRDefault="00000000">
            <w:r>
              <w:rPr>
                <w:sz w:val="17"/>
              </w:rPr>
              <w:t>Interface III</w:t>
            </w:r>
          </w:p>
        </w:tc>
        <w:tc>
          <w:tcPr>
            <w:tcW w:w="4608" w:type="dxa"/>
          </w:tcPr>
          <w:p w14:paraId="6EA1D283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RAP: Starling-Guyton-transmural; confounders</w:t>
            </w:r>
          </w:p>
        </w:tc>
        <w:tc>
          <w:tcPr>
            <w:tcW w:w="3384" w:type="dxa"/>
          </w:tcPr>
          <w:p w14:paraId="5115E44C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RAP page</w:t>
            </w:r>
          </w:p>
        </w:tc>
        <w:tc>
          <w:tcPr>
            <w:tcW w:w="1296" w:type="dxa"/>
          </w:tcPr>
          <w:p w14:paraId="4FE4296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5941AE1B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C99842F" w14:textId="77777777" w:rsidR="00A14A6C" w:rsidRDefault="00000000">
            <w:r>
              <w:rPr>
                <w:sz w:val="17"/>
              </w:rPr>
              <w:t>Interface IV</w:t>
            </w:r>
          </w:p>
        </w:tc>
        <w:tc>
          <w:tcPr>
            <w:tcW w:w="4608" w:type="dxa"/>
          </w:tcPr>
          <w:p w14:paraId="7870ABC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RV physiology; RV-PA coupling (Ees/Ea)</w:t>
            </w:r>
          </w:p>
        </w:tc>
        <w:tc>
          <w:tcPr>
            <w:tcW w:w="3384" w:type="dxa"/>
          </w:tcPr>
          <w:p w14:paraId="157BE88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 general-8-10; N: Interface IV</w:t>
            </w:r>
          </w:p>
        </w:tc>
        <w:tc>
          <w:tcPr>
            <w:tcW w:w="1296" w:type="dxa"/>
          </w:tcPr>
          <w:p w14:paraId="4D949C6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58EE3D4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7C1179A" w14:textId="77777777" w:rsidR="00A14A6C" w:rsidRDefault="00000000">
            <w:r>
              <w:rPr>
                <w:sz w:val="17"/>
              </w:rPr>
              <w:t>Interface IV</w:t>
            </w:r>
          </w:p>
        </w:tc>
        <w:tc>
          <w:tcPr>
            <w:tcW w:w="4608" w:type="dxa"/>
          </w:tcPr>
          <w:p w14:paraId="55B347F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Pulmonary arterial load (steady+pulsatile, Ea)</w:t>
            </w:r>
          </w:p>
        </w:tc>
        <w:tc>
          <w:tcPr>
            <w:tcW w:w="3384" w:type="dxa"/>
          </w:tcPr>
          <w:p w14:paraId="59DC7A1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Wix general-8-11; N</w:t>
            </w:r>
          </w:p>
        </w:tc>
        <w:tc>
          <w:tcPr>
            <w:tcW w:w="1296" w:type="dxa"/>
          </w:tcPr>
          <w:p w14:paraId="7A458AE4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38B91A6E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6B258D0" w14:textId="77777777" w:rsidR="00A14A6C" w:rsidRDefault="00000000">
            <w:r>
              <w:rPr>
                <w:sz w:val="17"/>
              </w:rPr>
              <w:t>Interface IV</w:t>
            </w:r>
          </w:p>
        </w:tc>
        <w:tc>
          <w:tcPr>
            <w:tcW w:w="4608" w:type="dxa"/>
          </w:tcPr>
          <w:p w14:paraId="4305F2FD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On afterload (myocardial vs vascular)</w:t>
            </w:r>
          </w:p>
        </w:tc>
        <w:tc>
          <w:tcPr>
            <w:tcW w:w="3384" w:type="dxa"/>
          </w:tcPr>
          <w:p w14:paraId="56479C1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On afterload</w:t>
            </w:r>
          </w:p>
        </w:tc>
        <w:tc>
          <w:tcPr>
            <w:tcW w:w="1296" w:type="dxa"/>
          </w:tcPr>
          <w:p w14:paraId="143B0EF2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79FC4460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037B080" w14:textId="77777777" w:rsidR="00A14A6C" w:rsidRDefault="00000000">
            <w:r>
              <w:rPr>
                <w:sz w:val="17"/>
              </w:rPr>
              <w:t>Heart-Lung</w:t>
            </w:r>
          </w:p>
        </w:tc>
        <w:tc>
          <w:tcPr>
            <w:tcW w:w="4608" w:type="dxa"/>
          </w:tcPr>
          <w:p w14:paraId="637ADD5D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Integration: transmural pressure + waterfalls</w:t>
            </w:r>
          </w:p>
        </w:tc>
        <w:tc>
          <w:tcPr>
            <w:tcW w:w="3384" w:type="dxa"/>
          </w:tcPr>
          <w:p w14:paraId="7B8B21D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Heart-Lung hub</w:t>
            </w:r>
          </w:p>
        </w:tc>
        <w:tc>
          <w:tcPr>
            <w:tcW w:w="1296" w:type="dxa"/>
          </w:tcPr>
          <w:p w14:paraId="239DDB8C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24EC76D4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DD811C2" w14:textId="77777777" w:rsidR="00A14A6C" w:rsidRDefault="00000000">
            <w:r>
              <w:rPr>
                <w:sz w:val="17"/>
              </w:rPr>
              <w:t>Heart-Lung</w:t>
            </w:r>
          </w:p>
        </w:tc>
        <w:tc>
          <w:tcPr>
            <w:tcW w:w="4608" w:type="dxa"/>
          </w:tcPr>
          <w:p w14:paraId="452E151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Spontaneous vs mechanical ventilation effects</w:t>
            </w:r>
          </w:p>
        </w:tc>
        <w:tc>
          <w:tcPr>
            <w:tcW w:w="3384" w:type="dxa"/>
          </w:tcPr>
          <w:p w14:paraId="13ED1158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Heart-Lung pages</w:t>
            </w:r>
          </w:p>
        </w:tc>
        <w:tc>
          <w:tcPr>
            <w:tcW w:w="1296" w:type="dxa"/>
          </w:tcPr>
          <w:p w14:paraId="08BF109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1D3BC3B1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E97742A" w14:textId="77777777" w:rsidR="00A14A6C" w:rsidRDefault="00000000">
            <w:r>
              <w:rPr>
                <w:sz w:val="17"/>
              </w:rPr>
              <w:t>Heart-Lung</w:t>
            </w:r>
          </w:p>
        </w:tc>
        <w:tc>
          <w:tcPr>
            <w:tcW w:w="4608" w:type="dxa"/>
          </w:tcPr>
          <w:p w14:paraId="33503E3C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PPV on pulmonary circulation; West zones</w:t>
            </w:r>
          </w:p>
        </w:tc>
        <w:tc>
          <w:tcPr>
            <w:tcW w:w="3384" w:type="dxa"/>
          </w:tcPr>
          <w:p w14:paraId="2870488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Phys Correlation</w:t>
            </w:r>
          </w:p>
        </w:tc>
        <w:tc>
          <w:tcPr>
            <w:tcW w:w="1296" w:type="dxa"/>
          </w:tcPr>
          <w:p w14:paraId="769A6C5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1BE983D5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8CF0EAE" w14:textId="77777777" w:rsidR="00A14A6C" w:rsidRDefault="00000000">
            <w:r>
              <w:rPr>
                <w:sz w:val="17"/>
              </w:rPr>
              <w:t>Heart-Lung</w:t>
            </w:r>
          </w:p>
        </w:tc>
        <w:tc>
          <w:tcPr>
            <w:tcW w:w="4608" w:type="dxa"/>
          </w:tcPr>
          <w:p w14:paraId="5A72F796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Determinants of pulmonary afterload (bedside)</w:t>
            </w:r>
          </w:p>
        </w:tc>
        <w:tc>
          <w:tcPr>
            <w:tcW w:w="3384" w:type="dxa"/>
          </w:tcPr>
          <w:p w14:paraId="07910F2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At the bedside</w:t>
            </w:r>
          </w:p>
        </w:tc>
        <w:tc>
          <w:tcPr>
            <w:tcW w:w="1296" w:type="dxa"/>
          </w:tcPr>
          <w:p w14:paraId="630041C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6DF25088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8734FDA" w14:textId="77777777" w:rsidR="00A14A6C" w:rsidRDefault="00000000">
            <w:r>
              <w:rPr>
                <w:sz w:val="17"/>
              </w:rPr>
              <w:t>Heart-Lung</w:t>
            </w:r>
          </w:p>
        </w:tc>
        <w:tc>
          <w:tcPr>
            <w:tcW w:w="4608" w:type="dxa"/>
          </w:tcPr>
          <w:p w14:paraId="2ACB575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Fluid responsiveness as heart-lung phenomenon</w:t>
            </w:r>
          </w:p>
        </w:tc>
        <w:tc>
          <w:tcPr>
            <w:tcW w:w="3384" w:type="dxa"/>
          </w:tcPr>
          <w:p w14:paraId="55E30CE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Fluid Responsiveness</w:t>
            </w:r>
          </w:p>
        </w:tc>
        <w:tc>
          <w:tcPr>
            <w:tcW w:w="1296" w:type="dxa"/>
          </w:tcPr>
          <w:p w14:paraId="0272173E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1D74FFD4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408554B" w14:textId="77777777" w:rsidR="00A14A6C" w:rsidRDefault="00000000">
            <w:r>
              <w:rPr>
                <w:sz w:val="17"/>
              </w:rPr>
              <w:t>Tools</w:t>
            </w:r>
          </w:p>
        </w:tc>
        <w:tc>
          <w:tcPr>
            <w:tcW w:w="4608" w:type="dxa"/>
          </w:tcPr>
          <w:p w14:paraId="4EBCC73B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PLR, PPV/SPV, occlusion tests, fluid challenge</w:t>
            </w:r>
          </w:p>
        </w:tc>
        <w:tc>
          <w:tcPr>
            <w:tcW w:w="3384" w:type="dxa"/>
          </w:tcPr>
          <w:p w14:paraId="3B3409F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v22; Prop</w:t>
            </w:r>
          </w:p>
        </w:tc>
        <w:tc>
          <w:tcPr>
            <w:tcW w:w="1296" w:type="dxa"/>
          </w:tcPr>
          <w:p w14:paraId="566FE36F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41421614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C872E13" w14:textId="77777777" w:rsidR="00A14A6C" w:rsidRDefault="00000000">
            <w:r>
              <w:rPr>
                <w:sz w:val="17"/>
              </w:rPr>
              <w:t>Tools</w:t>
            </w:r>
          </w:p>
        </w:tc>
        <w:tc>
          <w:tcPr>
            <w:tcW w:w="4608" w:type="dxa"/>
          </w:tcPr>
          <w:p w14:paraId="58FF625F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ScvO2, Pv-aCO2 gap, CRT, mottling, lactate</w:t>
            </w:r>
          </w:p>
        </w:tc>
        <w:tc>
          <w:tcPr>
            <w:tcW w:w="3384" w:type="dxa"/>
          </w:tcPr>
          <w:p w14:paraId="586DBDB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v22; Prop</w:t>
            </w:r>
          </w:p>
        </w:tc>
        <w:tc>
          <w:tcPr>
            <w:tcW w:w="1296" w:type="dxa"/>
          </w:tcPr>
          <w:p w14:paraId="0512E75A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3C41A71A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F55C174" w14:textId="77777777" w:rsidR="00A14A6C" w:rsidRDefault="00000000">
            <w:r>
              <w:rPr>
                <w:sz w:val="17"/>
              </w:rPr>
              <w:t>Waveforms</w:t>
            </w:r>
          </w:p>
        </w:tc>
        <w:tc>
          <w:tcPr>
            <w:tcW w:w="4608" w:type="dxa"/>
          </w:tcPr>
          <w:p w14:paraId="37EB3DDB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RA/CVP waveform (a/c/v, x/y, Z point)</w:t>
            </w:r>
          </w:p>
        </w:tc>
        <w:tc>
          <w:tcPr>
            <w:tcW w:w="3384" w:type="dxa"/>
          </w:tcPr>
          <w:p w14:paraId="56B0D5A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5901FC87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</w:t>
            </w:r>
          </w:p>
        </w:tc>
      </w:tr>
      <w:tr w:rsidR="00A14A6C" w14:paraId="0D078F78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DB4650A" w14:textId="77777777" w:rsidR="00A14A6C" w:rsidRDefault="00000000">
            <w:r>
              <w:rPr>
                <w:sz w:val="17"/>
              </w:rPr>
              <w:t>Waveforms</w:t>
            </w:r>
          </w:p>
        </w:tc>
        <w:tc>
          <w:tcPr>
            <w:tcW w:w="4608" w:type="dxa"/>
          </w:tcPr>
          <w:p w14:paraId="4C950D3E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Abnormal CVP; IVC variation; volume resp.</w:t>
            </w:r>
          </w:p>
        </w:tc>
        <w:tc>
          <w:tcPr>
            <w:tcW w:w="3384" w:type="dxa"/>
          </w:tcPr>
          <w:p w14:paraId="0D29F0D9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1D0968D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176112EF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617AB22" w14:textId="77777777" w:rsidR="00A14A6C" w:rsidRDefault="00000000">
            <w:r>
              <w:rPr>
                <w:sz w:val="17"/>
              </w:rPr>
              <w:t>PA cath</w:t>
            </w:r>
          </w:p>
        </w:tc>
        <w:tc>
          <w:tcPr>
            <w:tcW w:w="4608" w:type="dxa"/>
          </w:tcPr>
          <w:p w14:paraId="050D2E91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 M1-M8 (indications to interpretation)</w:t>
            </w:r>
          </w:p>
        </w:tc>
        <w:tc>
          <w:tcPr>
            <w:tcW w:w="3384" w:type="dxa"/>
          </w:tcPr>
          <w:p w14:paraId="65C023DA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Wix; v22; Prop</w:t>
            </w:r>
          </w:p>
        </w:tc>
        <w:tc>
          <w:tcPr>
            <w:tcW w:w="1296" w:type="dxa"/>
          </w:tcPr>
          <w:p w14:paraId="172C3E5C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 (per your note)</w:t>
            </w:r>
          </w:p>
        </w:tc>
      </w:tr>
      <w:tr w:rsidR="00A14A6C" w14:paraId="278EF237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220278E" w14:textId="77777777" w:rsidR="00A14A6C" w:rsidRDefault="00000000">
            <w:r>
              <w:rPr>
                <w:sz w:val="17"/>
              </w:rPr>
              <w:t>PA cath</w:t>
            </w:r>
          </w:p>
        </w:tc>
        <w:tc>
          <w:tcPr>
            <w:tcW w:w="4608" w:type="dxa"/>
          </w:tcPr>
          <w:p w14:paraId="269A2610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PAOP vs LAP/LVEDP; wedging zones; v waves/MR</w:t>
            </w:r>
          </w:p>
        </w:tc>
        <w:tc>
          <w:tcPr>
            <w:tcW w:w="3384" w:type="dxa"/>
          </w:tcPr>
          <w:p w14:paraId="02B3057E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28E65671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7D6EEA2F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1EEE533" w14:textId="77777777" w:rsidR="00A14A6C" w:rsidRDefault="00000000">
            <w:r>
              <w:rPr>
                <w:sz w:val="17"/>
              </w:rPr>
              <w:t>CO measure</w:t>
            </w:r>
          </w:p>
        </w:tc>
        <w:tc>
          <w:tcPr>
            <w:tcW w:w="4608" w:type="dxa"/>
          </w:tcPr>
          <w:p w14:paraId="34DB985D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Thermodilution; Fick (direct/indirect)</w:t>
            </w:r>
          </w:p>
        </w:tc>
        <w:tc>
          <w:tcPr>
            <w:tcW w:w="3384" w:type="dxa"/>
          </w:tcPr>
          <w:p w14:paraId="67710285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v22; Prop</w:t>
            </w:r>
          </w:p>
        </w:tc>
        <w:tc>
          <w:tcPr>
            <w:tcW w:w="1296" w:type="dxa"/>
          </w:tcPr>
          <w:p w14:paraId="757AA73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345EF22E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31B063C" w14:textId="77777777" w:rsidR="00A14A6C" w:rsidRDefault="00000000">
            <w:r>
              <w:rPr>
                <w:sz w:val="17"/>
              </w:rPr>
              <w:t>CO measure</w:t>
            </w:r>
          </w:p>
        </w:tc>
        <w:tc>
          <w:tcPr>
            <w:tcW w:w="4608" w:type="dxa"/>
          </w:tcPr>
          <w:p w14:paraId="5ECAFAB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Minimally invasive monitors (APCO, NICO, etc.)</w:t>
            </w:r>
          </w:p>
        </w:tc>
        <w:tc>
          <w:tcPr>
            <w:tcW w:w="3384" w:type="dxa"/>
          </w:tcPr>
          <w:p w14:paraId="2C0062C5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25D9ECD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262AC975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97DA9E6" w14:textId="77777777" w:rsidR="00A14A6C" w:rsidRDefault="00000000">
            <w:r>
              <w:rPr>
                <w:sz w:val="17"/>
              </w:rPr>
              <w:t>CO measure</w:t>
            </w:r>
          </w:p>
        </w:tc>
        <w:tc>
          <w:tcPr>
            <w:tcW w:w="4608" w:type="dxa"/>
          </w:tcPr>
          <w:p w14:paraId="24EBB892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Echo CO (Simpson; LVOT VTI)</w:t>
            </w:r>
          </w:p>
        </w:tc>
        <w:tc>
          <w:tcPr>
            <w:tcW w:w="3384" w:type="dxa"/>
          </w:tcPr>
          <w:p w14:paraId="02146E9E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v22</w:t>
            </w:r>
          </w:p>
        </w:tc>
        <w:tc>
          <w:tcPr>
            <w:tcW w:w="1296" w:type="dxa"/>
          </w:tcPr>
          <w:p w14:paraId="64E45200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I/E</w:t>
            </w:r>
          </w:p>
        </w:tc>
      </w:tr>
      <w:tr w:rsidR="00A14A6C" w14:paraId="61B5E03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27F56DC" w14:textId="77777777" w:rsidR="00A14A6C" w:rsidRDefault="00000000">
            <w:r>
              <w:rPr>
                <w:sz w:val="17"/>
              </w:rPr>
              <w:t>Shock models</w:t>
            </w:r>
          </w:p>
        </w:tc>
        <w:tc>
          <w:tcPr>
            <w:tcW w:w="4608" w:type="dxa"/>
          </w:tcPr>
          <w:p w14:paraId="7A340917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Forrester-Kenney 4-quadrant model</w:t>
            </w:r>
          </w:p>
        </w:tc>
        <w:tc>
          <w:tcPr>
            <w:tcW w:w="3384" w:type="dxa"/>
          </w:tcPr>
          <w:p w14:paraId="394DA90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N: Forrester-Kenney</w:t>
            </w:r>
          </w:p>
        </w:tc>
        <w:tc>
          <w:tcPr>
            <w:tcW w:w="1296" w:type="dxa"/>
          </w:tcPr>
          <w:p w14:paraId="735A13C8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50A91235" w14:textId="77777777" w:rsidTr="00A14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9682BF3" w14:textId="77777777" w:rsidR="00A14A6C" w:rsidRDefault="00000000">
            <w:r>
              <w:rPr>
                <w:sz w:val="17"/>
              </w:rPr>
              <w:t>Frontier</w:t>
            </w:r>
          </w:p>
        </w:tc>
        <w:tc>
          <w:tcPr>
            <w:tcW w:w="4608" w:type="dxa"/>
          </w:tcPr>
          <w:p w14:paraId="4C6ACE10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Interface 5; iCPET, manometry, occult PH, etc.</w:t>
            </w:r>
          </w:p>
        </w:tc>
        <w:tc>
          <w:tcPr>
            <w:tcW w:w="3384" w:type="dxa"/>
          </w:tcPr>
          <w:p w14:paraId="38700BE9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N: roadmap</w:t>
            </w:r>
          </w:p>
        </w:tc>
        <w:tc>
          <w:tcPr>
            <w:tcW w:w="1296" w:type="dxa"/>
          </w:tcPr>
          <w:p w14:paraId="3D85CA27" w14:textId="77777777" w:rsidR="00A14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</w:t>
            </w:r>
          </w:p>
        </w:tc>
      </w:tr>
      <w:tr w:rsidR="00A14A6C" w14:paraId="0813E94B" w14:textId="77777777" w:rsidTr="00A14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12C6582" w14:textId="77777777" w:rsidR="00A14A6C" w:rsidRDefault="00000000">
            <w:r>
              <w:rPr>
                <w:sz w:val="17"/>
              </w:rPr>
              <w:t>Cases</w:t>
            </w:r>
          </w:p>
        </w:tc>
        <w:tc>
          <w:tcPr>
            <w:tcW w:w="4608" w:type="dxa"/>
          </w:tcPr>
          <w:p w14:paraId="1F3ECF12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Interactive case library + knowledge checks</w:t>
            </w:r>
          </w:p>
        </w:tc>
        <w:tc>
          <w:tcPr>
            <w:tcW w:w="3384" w:type="dxa"/>
          </w:tcPr>
          <w:p w14:paraId="479AAAC6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N; Prop scenarios</w:t>
            </w:r>
          </w:p>
        </w:tc>
        <w:tc>
          <w:tcPr>
            <w:tcW w:w="1296" w:type="dxa"/>
          </w:tcPr>
          <w:p w14:paraId="13964CFB" w14:textId="77777777" w:rsidR="00A14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N/I/E</w:t>
            </w:r>
          </w:p>
        </w:tc>
      </w:tr>
    </w:tbl>
    <w:p w14:paraId="7EE986E2" w14:textId="77777777" w:rsidR="00A14A6C" w:rsidRDefault="00000000">
      <w:pPr>
        <w:pStyle w:val="Heading1"/>
      </w:pPr>
      <w:r>
        <w:t>Part 4. The simulation day (course Part 2) and how the web levels feed it</w:t>
      </w:r>
    </w:p>
    <w:p w14:paraId="5FE8857C" w14:textId="77777777" w:rsidR="00A14A6C" w:rsidRDefault="00000000">
      <w:pPr>
        <w:spacing w:after="120"/>
      </w:pPr>
      <w:r>
        <w:t>From the Hemodynamics Proposal 2026. The web curriculum (Part 1) should prepare fellows for the in-person sim day (Part 2).</w:t>
      </w:r>
    </w:p>
    <w:p w14:paraId="7655C9C6" w14:textId="77777777" w:rsidR="00A14A6C" w:rsidRDefault="00000000">
      <w:pPr>
        <w:pStyle w:val="Heading2"/>
      </w:pPr>
      <w:r>
        <w:lastRenderedPageBreak/>
        <w:t>Station 1 - PA catheter (assembly to interpretation)</w:t>
      </w:r>
    </w:p>
    <w:p w14:paraId="542AA811" w14:textId="77777777" w:rsidR="00A14A6C" w:rsidRDefault="00000000">
      <w:pPr>
        <w:pStyle w:val="ListBullet"/>
        <w:spacing w:after="40"/>
      </w:pPr>
      <w:r>
        <w:t>Indications/contraindications; ICU monitor setup; catheter components; assembly, zeroing, and leveling; damping (under/over and causes). Prepared by Novice Module N8 and Informed Module I2.</w:t>
      </w:r>
    </w:p>
    <w:p w14:paraId="037E66AD" w14:textId="77777777" w:rsidR="00A14A6C" w:rsidRDefault="00000000">
      <w:pPr>
        <w:pStyle w:val="ListBullet"/>
        <w:spacing w:after="40"/>
      </w:pPr>
      <w:r>
        <w:t>Insertion by rules of thumb and waveforms (RA ~20-25 cm, PA ~50-60 cm from the right IJ); wedging concept, overwedging, and lung zones; when fluoroscopy helps. Prepared by N8 / I10.</w:t>
      </w:r>
    </w:p>
    <w:p w14:paraId="2335ADCD" w14:textId="77777777" w:rsidR="00A14A6C" w:rsidRDefault="00000000">
      <w:pPr>
        <w:pStyle w:val="ListBullet"/>
        <w:spacing w:after="40"/>
      </w:pPr>
      <w:commentRangeStart w:id="50"/>
      <w:r>
        <w:t>Cardiac output by thermodilution (error sources: volume, time constant, TR, injection speed) and Fick; continuous oximetry; when Fick is preferable (severe TR). Prepared by I11 / E7.</w:t>
      </w:r>
      <w:commentRangeEnd w:id="50"/>
      <w:r w:rsidR="00412781">
        <w:rPr>
          <w:rStyle w:val="CommentReference"/>
          <w:sz w:val="22"/>
          <w:szCs w:val="22"/>
        </w:rPr>
        <w:commentReference w:id="50"/>
      </w:r>
    </w:p>
    <w:p w14:paraId="5D5958BA" w14:textId="77777777" w:rsidR="00A14A6C" w:rsidRDefault="00000000">
      <w:pPr>
        <w:pStyle w:val="Heading2"/>
      </w:pPr>
      <w:r>
        <w:t>Station 2 - Tools to evaluate hemodynamics and therapeutic response</w:t>
      </w:r>
    </w:p>
    <w:p w14:paraId="47ADCDCF" w14:textId="77777777" w:rsidR="00A14A6C" w:rsidRDefault="00000000">
      <w:pPr>
        <w:pStyle w:val="ListBullet"/>
        <w:spacing w:after="40"/>
      </w:pPr>
      <w:r>
        <w:t>Continuous monitor knobology; arterial pulse-contour analysis (LiDCO); PPV/SPV setup; end-expiratory/inspiratory occlusion; fluid challenge. Prepared by Informed Module I8.</w:t>
      </w:r>
    </w:p>
    <w:p w14:paraId="71BD49CD" w14:textId="77777777" w:rsidR="00A14A6C" w:rsidRDefault="00000000">
      <w:pPr>
        <w:pStyle w:val="ListBullet"/>
        <w:spacing w:after="40"/>
      </w:pPr>
      <w:r>
        <w:t>Passive leg raise (concept, technique, auto-volume loading, CO change on finger plethysmography). Prepared by I8.</w:t>
      </w:r>
    </w:p>
    <w:p w14:paraId="05C521E1" w14:textId="77777777" w:rsidR="00A14A6C" w:rsidRDefault="00000000">
      <w:pPr>
        <w:pStyle w:val="ListBullet"/>
        <w:spacing w:after="40"/>
      </w:pPr>
      <w:r>
        <w:t>End-organ perfusion: ScvO2, Pv-aCO2 gap, mottling, capillary refill, lactate. Prepared by I8 (and the Novice B.U.S. exam).</w:t>
      </w:r>
    </w:p>
    <w:p w14:paraId="76B1777F" w14:textId="77777777" w:rsidR="00A14A6C" w:rsidRDefault="00000000">
      <w:pPr>
        <w:pStyle w:val="Heading2"/>
      </w:pPr>
      <w:r>
        <w:t>Scenarios (four cases) - ACT plus Guyton/Starling reasoning</w:t>
      </w:r>
    </w:p>
    <w:p w14:paraId="11423D46" w14:textId="77777777" w:rsidR="00A14A6C" w:rsidRDefault="00000000">
      <w:pPr>
        <w:pStyle w:val="ListBullet"/>
        <w:spacing w:after="40"/>
      </w:pPr>
      <w:r>
        <w:t>Fellows are assessed on using the ACT algorithm and physiologic reasoning (venous-return / cardiac-function curves), not on procedural skill. Prepared by Novice Modules N4-N7 and N9.</w:t>
      </w:r>
    </w:p>
    <w:p w14:paraId="35355CC1" w14:textId="77777777" w:rsidR="00A14A6C" w:rsidRDefault="00000000">
      <w:pPr>
        <w:pStyle w:val="ListBullet"/>
        <w:spacing w:after="40"/>
      </w:pPr>
      <w:r>
        <w:t>Example - Scenario 1 (hypovolemic shock): B.U.S.-positive post-op patient; build the physiologic profile with the three equations, choose RAP as the measurable point of divergence, then test (echo IVC). [Proposal scenario]</w:t>
      </w:r>
    </w:p>
    <w:p w14:paraId="5B34260A" w14:textId="77777777" w:rsidR="00A14A6C" w:rsidRDefault="00000000">
      <w:pPr>
        <w:pStyle w:val="ListBullet"/>
        <w:spacing w:after="40"/>
      </w:pPr>
      <w:r>
        <w:t>Scenarios span the grid (cardiogenic/obstructive/distributive/hypovolemic); the Novice case library (N9) should mirror this structure.</w:t>
      </w:r>
    </w:p>
    <w:p w14:paraId="7AA423DF" w14:textId="77777777" w:rsidR="00A14A6C" w:rsidRDefault="00000000">
      <w:pPr>
        <w:pStyle w:val="Heading1"/>
      </w:pPr>
      <w:r>
        <w:t>Part 5. Source documents and how they map</w:t>
      </w:r>
    </w:p>
    <w:p w14:paraId="060124D7" w14:textId="77777777" w:rsidR="00A14A6C" w:rsidRDefault="00000000">
      <w:pPr>
        <w:pStyle w:val="ListBullet"/>
        <w:spacing w:after="40"/>
      </w:pPr>
      <w:r>
        <w:rPr>
          <w:b/>
        </w:rPr>
        <w:t xml:space="preserve">Assessing Shock - 2024 (with voice) deck: </w:t>
      </w:r>
      <w:r>
        <w:t>the primary source for the Novice pathway (B.U.S., ACT, the unifying equation, the shock-type grid, RAP/volume-responsiveness, the guided case).</w:t>
      </w:r>
    </w:p>
    <w:p w14:paraId="74EF051F" w14:textId="77777777" w:rsidR="00A14A6C" w:rsidRDefault="00000000">
      <w:pPr>
        <w:pStyle w:val="ListBullet"/>
        <w:spacing w:after="40"/>
      </w:pPr>
      <w:r>
        <w:rPr>
          <w:b/>
        </w:rPr>
        <w:t xml:space="preserve">Hemodynamics module - v2022 (413 slides): </w:t>
      </w:r>
      <w:r>
        <w:t>the comprehensive backbone for Informed/Expert - pressure-measurement physics, tools, minimally invasive monitors, RA/CVP and arterial waveform interpretation, IVC, CO measurement, and echo.</w:t>
      </w:r>
    </w:p>
    <w:p w14:paraId="10A47F3C" w14:textId="77777777" w:rsidR="00A14A6C" w:rsidRDefault="00000000">
      <w:pPr>
        <w:pStyle w:val="ListBullet"/>
        <w:spacing w:after="40"/>
      </w:pPr>
      <w:r>
        <w:rPr>
          <w:b/>
        </w:rPr>
        <w:t xml:space="preserve">Hemodynamics Proposal 2026: </w:t>
      </w:r>
      <w:r>
        <w:t>course goals/objectives, the ABIM blueprint mapping, and the simulation-day design (Part 4).</w:t>
      </w:r>
    </w:p>
    <w:p w14:paraId="11B1D5C6" w14:textId="77777777" w:rsidR="00A14A6C" w:rsidRDefault="00000000">
      <w:pPr>
        <w:pStyle w:val="ListBullet"/>
        <w:spacing w:after="40"/>
      </w:pPr>
      <w:r>
        <w:rPr>
          <w:b/>
        </w:rPr>
        <w:lastRenderedPageBreak/>
        <w:t xml:space="preserve">Notion workspace: </w:t>
      </w:r>
      <w:r>
        <w:t>the current, evolving source of truth for the conceptual rewrite - especially the four-interface depth, the vascular waterfall/CrCP model, the venous-return depth, and the heart-lung interactions module.</w:t>
      </w:r>
    </w:p>
    <w:p w14:paraId="6E62D083" w14:textId="77777777" w:rsidR="00A14A6C" w:rsidRDefault="00000000">
      <w:pPr>
        <w:pStyle w:val="ListBullet"/>
        <w:spacing w:after="40"/>
      </w:pPr>
      <w:r>
        <w:rPr>
          <w:b/>
        </w:rPr>
        <w:t xml:space="preserve">Wix site (hemosim.org): </w:t>
      </w:r>
      <w:r>
        <w:t>the published, formatted version of the physiology pages; still lags Notion in places (see Part 6).</w:t>
      </w:r>
    </w:p>
    <w:p w14:paraId="5FE62BA5" w14:textId="77777777" w:rsidR="00A14A6C" w:rsidRDefault="00000000">
      <w:pPr>
        <w:pStyle w:val="Heading1"/>
      </w:pPr>
      <w:r>
        <w:t>Part 6. Gaps, inconsistencies, and editorial flags</w:t>
      </w:r>
    </w:p>
    <w:p w14:paraId="1C25551A" w14:textId="77777777" w:rsidR="00A14A6C" w:rsidRDefault="00000000">
      <w:pPr>
        <w:pStyle w:val="Heading2"/>
      </w:pPr>
      <w:r>
        <w:t>6.1 Naming (resolved per your instruction)</w:t>
      </w:r>
    </w:p>
    <w:p w14:paraId="5F3E7918" w14:textId="77777777" w:rsidR="00A14A6C" w:rsidRDefault="00000000">
      <w:pPr>
        <w:pStyle w:val="ListBullet"/>
        <w:spacing w:after="40"/>
      </w:pPr>
      <w:r>
        <w:t>Interface III = "Capillaries to Right Atrium" throughout; Interface IV = "RV to LA" throughout. Note: the Notion "Principle 1" and "Physiological Basis" pages still list Interface III as "Capillaries to Venules" and Interface IV as "RV to Pulmonary Artery" - conform these.</w:t>
      </w:r>
    </w:p>
    <w:p w14:paraId="7AB885D3" w14:textId="77777777" w:rsidR="00A14A6C" w:rsidRDefault="00000000">
      <w:pPr>
        <w:pStyle w:val="Heading2"/>
      </w:pPr>
      <w:r>
        <w:t>6.2 Build and integration gaps</w:t>
      </w:r>
    </w:p>
    <w:p w14:paraId="13F2F660" w14:textId="77777777" w:rsidR="00A14A6C" w:rsidRDefault="00000000">
      <w:pPr>
        <w:pStyle w:val="ListBullet"/>
        <w:spacing w:after="40"/>
      </w:pPr>
      <w:r>
        <w:t>The richest conceptual content (vascular waterfall/CrCP, heart-lung interactions module, venous-return depth, RV-PA coupling) lives in Notion and is only partly on the Wix site. Transfer remains.</w:t>
      </w:r>
    </w:p>
    <w:p w14:paraId="6AE28AFA" w14:textId="77777777" w:rsidR="00A14A6C" w:rsidRDefault="00000000">
      <w:pPr>
        <w:pStyle w:val="ListBullet"/>
        <w:spacing w:after="40"/>
      </w:pPr>
      <w:commentRangeStart w:id="51"/>
      <w:r>
        <w:t>HemoSim Basic landing is still a Wix template stub</w:t>
      </w:r>
      <w:commentRangeEnd w:id="51"/>
      <w:r w:rsidR="009C64D6">
        <w:rPr>
          <w:rStyle w:val="CommentReference"/>
          <w:sz w:val="22"/>
          <w:szCs w:val="22"/>
        </w:rPr>
        <w:commentReference w:id="51"/>
      </w:r>
      <w:r>
        <w:t xml:space="preserve">; </w:t>
      </w:r>
      <w:commentRangeStart w:id="52"/>
      <w:r>
        <w:t>the a-unifying-hemodynamic-equation page is image-only/unbuilt.</w:t>
      </w:r>
      <w:commentRangeEnd w:id="52"/>
      <w:r w:rsidR="009C64D6">
        <w:rPr>
          <w:rStyle w:val="CommentReference"/>
          <w:sz w:val="22"/>
          <w:szCs w:val="22"/>
        </w:rPr>
        <w:commentReference w:id="52"/>
      </w:r>
    </w:p>
    <w:p w14:paraId="0FFA8B50" w14:textId="77777777" w:rsidR="00A14A6C" w:rsidRDefault="00000000">
      <w:pPr>
        <w:pStyle w:val="ListBullet"/>
        <w:spacing w:after="40"/>
      </w:pPr>
      <w:r>
        <w:t>The Notion "Hemodynamic Monitoring Tools" and "Overview of Shock Assessment" pages are empty placeholders; the actual tools content is in the v2022 deck and Proposal Station 2.</w:t>
      </w:r>
    </w:p>
    <w:p w14:paraId="19BF4485" w14:textId="77777777" w:rsidR="00A14A6C" w:rsidRDefault="00000000">
      <w:pPr>
        <w:pStyle w:val="Heading2"/>
      </w:pPr>
      <w:r w:rsidRPr="009C64D6">
        <w:rPr>
          <w:highlight w:val="yellow"/>
          <w:rPrChange w:id="53" w:author="neal chaisson" w:date="2026-06-29T23:40:00Z" w16du:dateUtc="2026-06-30T03:40:00Z">
            <w:rPr/>
          </w:rPrChange>
        </w:rPr>
        <w:t>6.3 Editorial flags found in Notion (for your review)</w:t>
      </w:r>
    </w:p>
    <w:p w14:paraId="59B46E98" w14:textId="77777777" w:rsidR="00A14A6C" w:rsidRDefault="00000000">
      <w:pPr>
        <w:pStyle w:val="ListBullet"/>
        <w:spacing w:after="40"/>
      </w:pPr>
      <w:r>
        <w:t>The RAP page is marked as an Open Evidence placeholder and "confusing in present form - review entire section."</w:t>
      </w:r>
    </w:p>
    <w:p w14:paraId="7A03939C" w14:textId="77777777" w:rsidR="00A14A6C" w:rsidRDefault="00000000">
      <w:pPr>
        <w:pStyle w:val="ListBullet"/>
        <w:spacing w:after="40"/>
      </w:pPr>
      <w:commentRangeStart w:id="54"/>
      <w:r>
        <w:t>Interface II carries an open author discussion (Chaisson/Gallardo) on whether the vascular-waterfall premise is fully agreed; conflicting data (Guinot et al.; a Boston CrCP-from-pulse-pressure method) are cited. Decide how much of this debate belongs in Expert content vs a footnote.</w:t>
      </w:r>
      <w:commentRangeEnd w:id="54"/>
      <w:r w:rsidR="009C64D6">
        <w:rPr>
          <w:rStyle w:val="CommentReference"/>
          <w:sz w:val="22"/>
          <w:szCs w:val="22"/>
        </w:rPr>
        <w:commentReference w:id="54"/>
      </w:r>
    </w:p>
    <w:p w14:paraId="7642B211" w14:textId="77777777" w:rsidR="00A14A6C" w:rsidRDefault="00000000">
      <w:pPr>
        <w:pStyle w:val="ListBullet"/>
        <w:spacing w:after="40"/>
      </w:pPr>
      <w:commentRangeStart w:id="55"/>
      <w:r>
        <w:t>Many Notion pages contain inline editorial comments and unfinished sentences; these need cleanup before any web transfer.</w:t>
      </w:r>
      <w:commentRangeEnd w:id="55"/>
      <w:r w:rsidR="00A81CC1">
        <w:rPr>
          <w:rStyle w:val="CommentReference"/>
          <w:sz w:val="22"/>
          <w:szCs w:val="22"/>
        </w:rPr>
        <w:commentReference w:id="55"/>
      </w:r>
    </w:p>
    <w:p w14:paraId="77B633AD" w14:textId="77777777" w:rsidR="00A14A6C" w:rsidRDefault="00000000">
      <w:pPr>
        <w:pStyle w:val="Heading1"/>
      </w:pPr>
      <w:r>
        <w:t>Part 7. Sources of truth (for fact-checking)</w:t>
      </w:r>
    </w:p>
    <w:p w14:paraId="23E97DA5" w14:textId="77777777" w:rsidR="00A14A6C" w:rsidRDefault="00000000">
      <w:pPr>
        <w:pStyle w:val="ListBullet"/>
        <w:spacing w:after="40"/>
      </w:pPr>
      <w:r>
        <w:t>The Google Drive "Additional Reading" folder (use first when concepts conflict).</w:t>
      </w:r>
    </w:p>
    <w:p w14:paraId="4F85D7EA" w14:textId="77777777" w:rsidR="00A14A6C" w:rsidRDefault="00000000">
      <w:pPr>
        <w:pStyle w:val="ListBullet"/>
        <w:spacing w:after="40"/>
      </w:pPr>
      <w:r>
        <w:t>Per-page reference lists on the Wix pages (hyperlinked to source articles).</w:t>
      </w:r>
    </w:p>
    <w:p w14:paraId="5CB915F4" w14:textId="77777777" w:rsidR="00A14A6C" w:rsidRDefault="00000000">
      <w:pPr>
        <w:pStyle w:val="ListBullet"/>
        <w:spacing w:after="40"/>
      </w:pPr>
      <w:r>
        <w:t>Authors: Jon-Emile Kenny, Eduardo Kattan, Sheldon Magder, Michael Pinsky.</w:t>
      </w:r>
    </w:p>
    <w:p w14:paraId="438C2BB3" w14:textId="77777777" w:rsidR="00A14A6C" w:rsidRDefault="00000000">
      <w:pPr>
        <w:pStyle w:val="ListBullet"/>
        <w:spacing w:after="40"/>
      </w:pPr>
      <w:r>
        <w:t>Anchor citation: Rola P, Kattan E, Siuba M, et al. A Holistic Four-Interface Conceptual Model for Personalizing Shock Resuscitation. J Pers Med. 2025;15(5):207. Also Sylvester JT, Goldberg HS, Permutt S. Clin Chest Med. 1983;4(2):111-26.</w:t>
      </w:r>
    </w:p>
    <w:p w14:paraId="737547BE" w14:textId="77777777" w:rsidR="00A14A6C" w:rsidRDefault="00000000">
      <w:pPr>
        <w:pStyle w:val="Heading1"/>
      </w:pPr>
      <w:r>
        <w:lastRenderedPageBreak/>
        <w:t>Appendix A. Complete Notion page inventory crawled</w:t>
      </w:r>
    </w:p>
    <w:p w14:paraId="754E3C6E" w14:textId="77777777" w:rsidR="00A14A6C" w:rsidRDefault="00000000">
      <w:pPr>
        <w:spacing w:after="120"/>
      </w:pPr>
      <w:r>
        <w:t>Every page reached in the fully recursive crawl, grouped by section (about 55-60 substantive pages, 4-5 levels deep). Listed so you can verify completeness. Pages explicitly marked "(N/A)" or "(old)" in Notion are placeholders or superseded duplicates and were noted but not treated as unique content.</w:t>
      </w:r>
    </w:p>
    <w:p w14:paraId="55714444" w14:textId="77777777" w:rsidR="00A14A6C" w:rsidRDefault="00000000">
      <w:pPr>
        <w:pStyle w:val="Heading3"/>
      </w:pPr>
      <w:r>
        <w:t>Foundations &amp; principles</w:t>
      </w:r>
    </w:p>
    <w:p w14:paraId="7554CBBA" w14:textId="77777777" w:rsidR="00A14A6C" w:rsidRDefault="00000000">
      <w:pPr>
        <w:pStyle w:val="ListBullet"/>
        <w:spacing w:after="40"/>
      </w:pPr>
      <w:r>
        <w:t>HemoSim (root)</w:t>
      </w:r>
    </w:p>
    <w:p w14:paraId="51189568" w14:textId="77777777" w:rsidR="00A14A6C" w:rsidRDefault="00000000">
      <w:pPr>
        <w:pStyle w:val="ListBullet"/>
        <w:spacing w:after="40"/>
      </w:pPr>
      <w:r>
        <w:t>Introduction to Hemodynamics</w:t>
      </w:r>
    </w:p>
    <w:p w14:paraId="372893C5" w14:textId="77777777" w:rsidR="00A14A6C" w:rsidRDefault="00000000">
      <w:pPr>
        <w:pStyle w:val="ListBullet"/>
        <w:spacing w:after="40"/>
      </w:pPr>
      <w:r>
        <w:t>Shock Physiology and the Link with Hemodynamics</w:t>
      </w:r>
    </w:p>
    <w:p w14:paraId="2AB9B001" w14:textId="77777777" w:rsidR="00A14A6C" w:rsidRDefault="00000000">
      <w:pPr>
        <w:pStyle w:val="ListBullet"/>
        <w:spacing w:after="40"/>
      </w:pPr>
      <w:r>
        <w:t>Clinical Markers of Shock</w:t>
      </w:r>
    </w:p>
    <w:p w14:paraId="30A1DC1F" w14:textId="77777777" w:rsidR="00A14A6C" w:rsidRDefault="00000000">
      <w:pPr>
        <w:pStyle w:val="ListBullet"/>
        <w:spacing w:after="40"/>
      </w:pPr>
      <w:r>
        <w:t>Physiological Basis of the Cardiovascular System (Rev)</w:t>
      </w:r>
    </w:p>
    <w:p w14:paraId="4C866F39" w14:textId="77777777" w:rsidR="00A14A6C" w:rsidRDefault="00000000">
      <w:pPr>
        <w:pStyle w:val="ListBullet"/>
        <w:spacing w:after="40"/>
      </w:pPr>
      <w:r>
        <w:t>Principle 1: The Four Interfaces</w:t>
      </w:r>
    </w:p>
    <w:p w14:paraId="5C65AF01" w14:textId="77777777" w:rsidR="00A14A6C" w:rsidRDefault="00000000">
      <w:pPr>
        <w:pStyle w:val="ListBullet"/>
        <w:spacing w:after="40"/>
      </w:pPr>
      <w:r>
        <w:t>Principle 2: Closed-loop circulation</w:t>
      </w:r>
    </w:p>
    <w:p w14:paraId="43F79646" w14:textId="77777777" w:rsidR="00A14A6C" w:rsidRDefault="00000000">
      <w:pPr>
        <w:pStyle w:val="ListBullet"/>
        <w:spacing w:after="40"/>
      </w:pPr>
      <w:r>
        <w:t>Principle 3: Unifying model (Hagen-Poiseuille)</w:t>
      </w:r>
    </w:p>
    <w:p w14:paraId="0C4CDE43" w14:textId="77777777" w:rsidR="00A14A6C" w:rsidRDefault="00000000">
      <w:pPr>
        <w:pStyle w:val="ListBullet"/>
        <w:spacing w:after="40"/>
      </w:pPr>
      <w:r>
        <w:t>An Algorithm for Shock Assessment</w:t>
      </w:r>
    </w:p>
    <w:p w14:paraId="7BF77A37" w14:textId="77777777" w:rsidR="00A14A6C" w:rsidRDefault="00000000">
      <w:pPr>
        <w:pStyle w:val="ListBullet"/>
        <w:spacing w:after="40"/>
      </w:pPr>
      <w:r>
        <w:t>Hemosim Curriculum Template</w:t>
      </w:r>
    </w:p>
    <w:p w14:paraId="601893ED" w14:textId="77777777" w:rsidR="00A14A6C" w:rsidRDefault="00000000">
      <w:pPr>
        <w:pStyle w:val="Heading3"/>
      </w:pPr>
      <w:r>
        <w:t>Interface I (LV to arterial)</w:t>
      </w:r>
    </w:p>
    <w:p w14:paraId="29EFE65B" w14:textId="77777777" w:rsidR="00A14A6C" w:rsidRDefault="00000000">
      <w:pPr>
        <w:pStyle w:val="ListBullet"/>
        <w:spacing w:after="40"/>
      </w:pPr>
      <w:r>
        <w:t>Interface I: Cardiac Function and Arterial Vascular Function</w:t>
      </w:r>
    </w:p>
    <w:p w14:paraId="7365032D" w14:textId="77777777" w:rsidR="00A14A6C" w:rsidRDefault="00000000">
      <w:pPr>
        <w:pStyle w:val="ListBullet"/>
        <w:spacing w:after="40"/>
      </w:pPr>
      <w:r>
        <w:t>Frank-Starling Curve</w:t>
      </w:r>
    </w:p>
    <w:p w14:paraId="0537D88D" w14:textId="77777777" w:rsidR="00A14A6C" w:rsidRDefault="00000000">
      <w:pPr>
        <w:pStyle w:val="ListBullet"/>
        <w:spacing w:after="40"/>
      </w:pPr>
      <w:r>
        <w:t>The Concept of Ventricular to Arterial Coupling</w:t>
      </w:r>
    </w:p>
    <w:p w14:paraId="4A7B4ECC" w14:textId="77777777" w:rsidR="00A14A6C" w:rsidRDefault="00000000">
      <w:pPr>
        <w:pStyle w:val="ListBullet"/>
        <w:spacing w:after="40"/>
      </w:pPr>
      <w:r>
        <w:t>What is the difference between Ea and TAC</w:t>
      </w:r>
    </w:p>
    <w:p w14:paraId="778ABD13" w14:textId="77777777" w:rsidR="00A14A6C" w:rsidRDefault="00000000">
      <w:pPr>
        <w:pStyle w:val="ListBullet"/>
        <w:spacing w:after="40"/>
      </w:pPr>
      <w:r>
        <w:t>Pulse Wave Propagation, Velocity, and Reflections</w:t>
      </w:r>
    </w:p>
    <w:p w14:paraId="2084815C" w14:textId="77777777" w:rsidR="00A14A6C" w:rsidRDefault="00000000">
      <w:pPr>
        <w:pStyle w:val="ListBullet"/>
        <w:spacing w:after="40"/>
      </w:pPr>
      <w:r>
        <w:t>The Arterial Windkessel</w:t>
      </w:r>
    </w:p>
    <w:p w14:paraId="166358DA" w14:textId="77777777" w:rsidR="00A14A6C" w:rsidRDefault="00000000">
      <w:pPr>
        <w:pStyle w:val="ListBullet"/>
        <w:spacing w:after="40"/>
      </w:pPr>
      <w:r>
        <w:t>Stroke Volume vs Storage Volume</w:t>
      </w:r>
    </w:p>
    <w:p w14:paraId="7C546009" w14:textId="77777777" w:rsidR="00A14A6C" w:rsidRDefault="00000000">
      <w:pPr>
        <w:pStyle w:val="ListBullet"/>
        <w:spacing w:after="40"/>
      </w:pPr>
      <w:r>
        <w:t>The Meaning of Blood Pressure</w:t>
      </w:r>
    </w:p>
    <w:p w14:paraId="4BF525FD" w14:textId="77777777" w:rsidR="00A14A6C" w:rsidRDefault="00000000">
      <w:pPr>
        <w:pStyle w:val="ListBullet"/>
        <w:spacing w:after="40"/>
      </w:pPr>
      <w:r>
        <w:t>Components of an Arterial Pressure Waveform</w:t>
      </w:r>
    </w:p>
    <w:p w14:paraId="16BF4A55" w14:textId="77777777" w:rsidR="00A14A6C" w:rsidRDefault="00000000">
      <w:pPr>
        <w:pStyle w:val="ListBullet"/>
        <w:spacing w:after="40"/>
      </w:pPr>
      <w:r>
        <w:t>Alterations of Systolic Upstroke</w:t>
      </w:r>
    </w:p>
    <w:p w14:paraId="4393562D" w14:textId="77777777" w:rsidR="00A14A6C" w:rsidRDefault="00000000">
      <w:pPr>
        <w:pStyle w:val="ListBullet"/>
        <w:spacing w:after="40"/>
      </w:pPr>
      <w:r>
        <w:t>On wave reflection</w:t>
      </w:r>
    </w:p>
    <w:p w14:paraId="065DD823" w14:textId="77777777" w:rsidR="00A14A6C" w:rsidRDefault="00000000">
      <w:pPr>
        <w:pStyle w:val="ListBullet"/>
        <w:spacing w:after="40"/>
      </w:pPr>
      <w:r>
        <w:t>Characteristic Pressure Wave Patterns</w:t>
      </w:r>
    </w:p>
    <w:p w14:paraId="59397DBF" w14:textId="77777777" w:rsidR="00A14A6C" w:rsidRDefault="00000000">
      <w:pPr>
        <w:pStyle w:val="ListBullet"/>
        <w:spacing w:after="40"/>
      </w:pPr>
      <w:r>
        <w:t>Systolic and Diastolic Blood Pressure Determinants</w:t>
      </w:r>
    </w:p>
    <w:p w14:paraId="0D99E9B9" w14:textId="77777777" w:rsidR="00A14A6C" w:rsidRDefault="00000000">
      <w:pPr>
        <w:pStyle w:val="ListBullet"/>
        <w:spacing w:after="40"/>
      </w:pPr>
      <w:r>
        <w:t>Assessing Vasoplegia (diastolic pressure / dicrotic notch)</w:t>
      </w:r>
    </w:p>
    <w:p w14:paraId="64A80FCF" w14:textId="77777777" w:rsidR="00A14A6C" w:rsidRDefault="00000000">
      <w:pPr>
        <w:pStyle w:val="Heading3"/>
      </w:pPr>
      <w:r>
        <w:t>Interface II (arterioles to capillaries)</w:t>
      </w:r>
    </w:p>
    <w:p w14:paraId="1E735B7B" w14:textId="77777777" w:rsidR="00A14A6C" w:rsidRDefault="00000000">
      <w:pPr>
        <w:pStyle w:val="ListBullet"/>
        <w:spacing w:after="40"/>
      </w:pPr>
      <w:r>
        <w:t>Interface II: Arteriolar function, CrCP and the Vascular Waterfall</w:t>
      </w:r>
    </w:p>
    <w:p w14:paraId="4A894B02" w14:textId="77777777" w:rsidR="00A14A6C" w:rsidRDefault="00000000">
      <w:pPr>
        <w:pStyle w:val="ListBullet"/>
        <w:spacing w:after="40"/>
      </w:pPr>
      <w:r>
        <w:t>Autoregulation, Tissue Perfusion Pressure and Flow Conductance</w:t>
      </w:r>
    </w:p>
    <w:p w14:paraId="100F76F4" w14:textId="77777777" w:rsidR="00A14A6C" w:rsidRDefault="00000000">
      <w:pPr>
        <w:pStyle w:val="ListBullet"/>
        <w:spacing w:after="40"/>
      </w:pPr>
      <w:r>
        <w:t>Bringing Interface II to the bedside</w:t>
      </w:r>
    </w:p>
    <w:p w14:paraId="3C531F58" w14:textId="77777777" w:rsidR="00A14A6C" w:rsidRDefault="00000000">
      <w:pPr>
        <w:pStyle w:val="ListBullet"/>
        <w:spacing w:after="40"/>
      </w:pPr>
      <w:r>
        <w:t>Capillary Refill Time</w:t>
      </w:r>
    </w:p>
    <w:p w14:paraId="5BE64F5B" w14:textId="77777777" w:rsidR="00A14A6C" w:rsidRDefault="00000000">
      <w:pPr>
        <w:pStyle w:val="ListBullet"/>
        <w:spacing w:after="40"/>
      </w:pPr>
      <w:r>
        <w:t>6 Clinical Reasons for targeting CRT</w:t>
      </w:r>
    </w:p>
    <w:p w14:paraId="2D7F2E7A" w14:textId="77777777" w:rsidR="00A14A6C" w:rsidRDefault="00000000">
      <w:pPr>
        <w:pStyle w:val="ListBullet"/>
        <w:spacing w:after="40"/>
      </w:pPr>
      <w:r>
        <w:t>Mottling Score</w:t>
      </w:r>
    </w:p>
    <w:p w14:paraId="0326BEB0" w14:textId="77777777" w:rsidR="00A14A6C" w:rsidRDefault="00000000">
      <w:pPr>
        <w:pStyle w:val="ListBullet"/>
        <w:spacing w:after="40"/>
      </w:pPr>
      <w:r>
        <w:lastRenderedPageBreak/>
        <w:t>Physiological Rationale of Other Tissue Perfusion Markers</w:t>
      </w:r>
    </w:p>
    <w:p w14:paraId="006E1A8B" w14:textId="77777777" w:rsidR="00A14A6C" w:rsidRDefault="00000000">
      <w:pPr>
        <w:pStyle w:val="ListBullet"/>
        <w:spacing w:after="40"/>
      </w:pPr>
      <w:r>
        <w:t>Lactate pathophysiology</w:t>
      </w:r>
    </w:p>
    <w:p w14:paraId="1AFCE73F" w14:textId="77777777" w:rsidR="00A14A6C" w:rsidRDefault="00000000">
      <w:pPr>
        <w:pStyle w:val="ListBullet"/>
        <w:spacing w:after="40"/>
      </w:pPr>
      <w:r>
        <w:t>ScvO2 interpretation (microcirculatory alterations)</w:t>
      </w:r>
    </w:p>
    <w:p w14:paraId="73400E74" w14:textId="77777777" w:rsidR="00A14A6C" w:rsidRDefault="00000000">
      <w:pPr>
        <w:pStyle w:val="ListBullet"/>
        <w:spacing w:after="40"/>
      </w:pPr>
      <w:r>
        <w:t>Other scenarios in ScvO2 monitoring</w:t>
      </w:r>
    </w:p>
    <w:p w14:paraId="7B777C89" w14:textId="77777777" w:rsidR="00A14A6C" w:rsidRDefault="00000000">
      <w:pPr>
        <w:pStyle w:val="ListBullet"/>
        <w:spacing w:after="40"/>
      </w:pPr>
      <w:r>
        <w:t>PCO2 gap interpretation</w:t>
      </w:r>
    </w:p>
    <w:p w14:paraId="31F19279" w14:textId="77777777" w:rsidR="00A14A6C" w:rsidRDefault="00000000">
      <w:pPr>
        <w:pStyle w:val="Heading3"/>
      </w:pPr>
      <w:r>
        <w:t>Interface III (capillaries to right atrium)</w:t>
      </w:r>
    </w:p>
    <w:p w14:paraId="1B8D0BCB" w14:textId="77777777" w:rsidR="00A14A6C" w:rsidRDefault="00000000">
      <w:pPr>
        <w:pStyle w:val="ListBullet"/>
        <w:spacing w:after="40"/>
      </w:pPr>
      <w:r>
        <w:t>Interface III: The Physiology of Venous Return</w:t>
      </w:r>
    </w:p>
    <w:p w14:paraId="0D0A2A70" w14:textId="77777777" w:rsidR="00A14A6C" w:rsidRDefault="00000000">
      <w:pPr>
        <w:pStyle w:val="ListBullet"/>
        <w:spacing w:after="40"/>
      </w:pPr>
      <w:r>
        <w:t>On manipulating the Pmsf</w:t>
      </w:r>
    </w:p>
    <w:p w14:paraId="5A0ACD4C" w14:textId="77777777" w:rsidR="00A14A6C" w:rsidRDefault="00000000">
      <w:pPr>
        <w:pStyle w:val="ListBullet"/>
        <w:spacing w:after="40"/>
      </w:pPr>
      <w:r>
        <w:t>Physiological Perspective: Flow Limitation</w:t>
      </w:r>
    </w:p>
    <w:p w14:paraId="6B72C8CE" w14:textId="77777777" w:rsidR="00A14A6C" w:rsidRDefault="00000000">
      <w:pPr>
        <w:pStyle w:val="ListBullet"/>
        <w:spacing w:after="40"/>
      </w:pPr>
      <w:r>
        <w:t>Resistance to Venous Return</w:t>
      </w:r>
    </w:p>
    <w:p w14:paraId="2D8E6BC4" w14:textId="77777777" w:rsidR="00A14A6C" w:rsidRDefault="00000000">
      <w:pPr>
        <w:pStyle w:val="ListBullet"/>
        <w:spacing w:after="40"/>
      </w:pPr>
      <w:r>
        <w:t>PPV Effect on Venous Return</w:t>
      </w:r>
    </w:p>
    <w:p w14:paraId="4BC90B74" w14:textId="77777777" w:rsidR="00A14A6C" w:rsidRDefault="00000000">
      <w:pPr>
        <w:pStyle w:val="ListBullet"/>
        <w:spacing w:after="40"/>
      </w:pPr>
      <w:r>
        <w:t>Right Atrial Pressure (RAP) - Starling to Guyton to clinical practice</w:t>
      </w:r>
    </w:p>
    <w:p w14:paraId="7AC94564" w14:textId="77777777" w:rsidR="00A14A6C" w:rsidRDefault="00000000">
      <w:pPr>
        <w:pStyle w:val="Heading3"/>
      </w:pPr>
      <w:r>
        <w:t>Interface IV (RV to LA)</w:t>
      </w:r>
    </w:p>
    <w:p w14:paraId="16780EE2" w14:textId="77777777" w:rsidR="00A14A6C" w:rsidRDefault="00000000">
      <w:pPr>
        <w:pStyle w:val="ListBullet"/>
        <w:spacing w:after="40"/>
      </w:pPr>
      <w:r>
        <w:t>Interface IV: RV Physiology and Ventricular-Arterial Coupling</w:t>
      </w:r>
    </w:p>
    <w:p w14:paraId="16DFA9D4" w14:textId="77777777" w:rsidR="00A14A6C" w:rsidRDefault="00000000">
      <w:pPr>
        <w:pStyle w:val="ListBullet"/>
        <w:spacing w:after="40"/>
      </w:pPr>
      <w:r>
        <w:t>Right Ventricular Function</w:t>
      </w:r>
    </w:p>
    <w:p w14:paraId="1D82E68F" w14:textId="77777777" w:rsidR="00A14A6C" w:rsidRDefault="00000000">
      <w:pPr>
        <w:pStyle w:val="ListBullet"/>
        <w:spacing w:after="40"/>
      </w:pPr>
      <w:r>
        <w:t>On afterload</w:t>
      </w:r>
    </w:p>
    <w:p w14:paraId="41D3CCCC" w14:textId="77777777" w:rsidR="00A14A6C" w:rsidRDefault="00000000">
      <w:pPr>
        <w:pStyle w:val="ListBullet"/>
        <w:spacing w:after="40"/>
      </w:pPr>
      <w:r>
        <w:t>Physiologic Correlation: Pulmonary Circulation</w:t>
      </w:r>
    </w:p>
    <w:p w14:paraId="75648792" w14:textId="77777777" w:rsidR="00A14A6C" w:rsidRDefault="00000000">
      <w:pPr>
        <w:pStyle w:val="ListBullet"/>
        <w:spacing w:after="40"/>
      </w:pPr>
      <w:r>
        <w:t>Determinants of Pulmonary Afterload</w:t>
      </w:r>
    </w:p>
    <w:p w14:paraId="2CB1E799" w14:textId="77777777" w:rsidR="00A14A6C" w:rsidRDefault="00000000">
      <w:pPr>
        <w:pStyle w:val="ListBullet"/>
        <w:spacing w:after="40"/>
      </w:pPr>
      <w:r>
        <w:t>Effect of PPV on Pulmonary Circulation</w:t>
      </w:r>
    </w:p>
    <w:p w14:paraId="400EA04A" w14:textId="77777777" w:rsidR="00A14A6C" w:rsidRDefault="00000000">
      <w:pPr>
        <w:pStyle w:val="ListBullet"/>
        <w:spacing w:after="40"/>
      </w:pPr>
      <w:r>
        <w:t>Clinical Tools for Assessing Interface IV (TAPSE/PASP, VExUS)</w:t>
      </w:r>
    </w:p>
    <w:p w14:paraId="0C280A35" w14:textId="77777777" w:rsidR="00A14A6C" w:rsidRDefault="00000000">
      <w:pPr>
        <w:pStyle w:val="ListBullet"/>
        <w:spacing w:after="40"/>
      </w:pPr>
      <w:r>
        <w:t>Understanding the 60/60 sign</w:t>
      </w:r>
    </w:p>
    <w:p w14:paraId="771C4621" w14:textId="77777777" w:rsidR="00A14A6C" w:rsidRDefault="00000000">
      <w:pPr>
        <w:pStyle w:val="ListBullet"/>
        <w:spacing w:after="40"/>
      </w:pPr>
      <w:r>
        <w:t>CVP Waveform Alterations</w:t>
      </w:r>
    </w:p>
    <w:p w14:paraId="12BB46A5" w14:textId="77777777" w:rsidR="00A14A6C" w:rsidRDefault="00000000">
      <w:pPr>
        <w:pStyle w:val="ListBullet"/>
        <w:spacing w:after="40"/>
      </w:pPr>
      <w:r>
        <w:t>How Congestion Impairs Tissue Perfusion</w:t>
      </w:r>
    </w:p>
    <w:p w14:paraId="3591D593" w14:textId="77777777" w:rsidR="00A14A6C" w:rsidRDefault="00000000">
      <w:pPr>
        <w:pStyle w:val="ListBullet"/>
        <w:spacing w:after="40"/>
      </w:pPr>
      <w:r>
        <w:t>The venous vascular waterfall and regional buffering</w:t>
      </w:r>
    </w:p>
    <w:p w14:paraId="36BB33A2" w14:textId="77777777" w:rsidR="00A14A6C" w:rsidRDefault="00000000">
      <w:pPr>
        <w:pStyle w:val="Heading3"/>
      </w:pPr>
      <w:r>
        <w:t>Heart-lung interactions</w:t>
      </w:r>
    </w:p>
    <w:p w14:paraId="46B88F6A" w14:textId="77777777" w:rsidR="00A14A6C" w:rsidRDefault="00000000">
      <w:pPr>
        <w:pStyle w:val="ListBullet"/>
        <w:spacing w:after="40"/>
      </w:pPr>
      <w:r>
        <w:t>Heart-Lung Interactions as an integration of the Interfaces Model</w:t>
      </w:r>
    </w:p>
    <w:p w14:paraId="3162ACE0" w14:textId="77777777" w:rsidR="00A14A6C" w:rsidRDefault="00000000">
      <w:pPr>
        <w:pStyle w:val="ListBullet"/>
        <w:spacing w:after="40"/>
      </w:pPr>
      <w:r>
        <w:t>During Spontaneous Breathing</w:t>
      </w:r>
    </w:p>
    <w:p w14:paraId="318EDF46" w14:textId="77777777" w:rsidR="00A14A6C" w:rsidRDefault="00000000">
      <w:pPr>
        <w:pStyle w:val="ListBullet"/>
        <w:spacing w:after="40"/>
      </w:pPr>
      <w:r>
        <w:t>Under Mechanical Ventilation</w:t>
      </w:r>
    </w:p>
    <w:p w14:paraId="5118485C" w14:textId="77777777" w:rsidR="00A14A6C" w:rsidRDefault="00000000">
      <w:pPr>
        <w:pStyle w:val="ListBullet"/>
        <w:spacing w:after="40"/>
      </w:pPr>
      <w:r>
        <w:t>Fluid Responsiveness Assessment Tests</w:t>
      </w:r>
    </w:p>
    <w:p w14:paraId="2B9CD9A6" w14:textId="77777777" w:rsidR="00A14A6C" w:rsidRDefault="00000000">
      <w:pPr>
        <w:pStyle w:val="Heading3"/>
      </w:pPr>
      <w:r>
        <w:t>Shock models &amp; other</w:t>
      </w:r>
    </w:p>
    <w:p w14:paraId="3B56822F" w14:textId="77777777" w:rsidR="00A14A6C" w:rsidRDefault="00000000">
      <w:pPr>
        <w:pStyle w:val="ListBullet"/>
        <w:spacing w:after="40"/>
      </w:pPr>
      <w:r>
        <w:t>Assessing Shock (Forrester-Kenney Model)</w:t>
      </w:r>
    </w:p>
    <w:p w14:paraId="00CD067E" w14:textId="77777777" w:rsidR="00A14A6C" w:rsidRDefault="00000000">
      <w:pPr>
        <w:pStyle w:val="ListBullet"/>
        <w:spacing w:after="40"/>
      </w:pPr>
      <w:r>
        <w:t>Articles (reference list, no subpages)</w:t>
      </w:r>
    </w:p>
    <w:p w14:paraId="547EB2D7" w14:textId="77777777" w:rsidR="00A14A6C" w:rsidRDefault="00000000">
      <w:r>
        <w:rPr>
          <w:i/>
          <w:color w:val="444444"/>
          <w:sz w:val="20"/>
        </w:rPr>
        <w:t>Suggested next step: confirm the level assignments (especially which Expert deep-dives, if any, should be surfaced to Informed learners), then I can convert each pathway into a page-by-page Wix build order with the review-links and new-tab detour rules.</w:t>
      </w:r>
    </w:p>
    <w:sectPr w:rsidR="00A14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eal chaisson" w:date="2026-06-29T23:02:00Z" w:initials="nc">
    <w:p w14:paraId="1421F734" w14:textId="77777777" w:rsidR="00BA0678" w:rsidRDefault="00BA0678" w:rsidP="00BA0678">
      <w:r>
        <w:rPr>
          <w:rStyle w:val="CommentReference"/>
        </w:rPr>
        <w:annotationRef/>
      </w:r>
      <w:r>
        <w:rPr>
          <w:sz w:val="20"/>
          <w:szCs w:val="20"/>
        </w:rPr>
        <w:t xml:space="preserve">Draw from the Wix: What is shock page instead of notion for this section. </w:t>
      </w:r>
    </w:p>
    <w:p w14:paraId="6A7D77B8" w14:textId="77777777" w:rsidR="00BA0678" w:rsidRDefault="00BA0678" w:rsidP="00BA0678"/>
  </w:comment>
  <w:comment w:id="39" w:author="neal chaisson" w:date="2026-06-30T13:39:00Z" w:initials="nc">
    <w:p w14:paraId="762C5AE6" w14:textId="77777777" w:rsidR="00E76065" w:rsidRDefault="00E76065" w:rsidP="00E76065">
      <w:r>
        <w:rPr>
          <w:rStyle w:val="CommentReference"/>
        </w:rPr>
        <w:annotationRef/>
      </w:r>
      <w:r>
        <w:rPr>
          <w:sz w:val="20"/>
          <w:szCs w:val="20"/>
        </w:rPr>
        <w:t>can this go in the interested learner section, perhaps between i4 and I5.  If it doesn't fit, claude should explain why.</w:t>
      </w:r>
    </w:p>
    <w:p w14:paraId="57FDB876" w14:textId="77777777" w:rsidR="00E76065" w:rsidRDefault="00E76065" w:rsidP="00E76065"/>
  </w:comment>
  <w:comment w:id="40" w:author="neal chaisson" w:date="2026-06-30T13:40:00Z" w:initials="nc">
    <w:p w14:paraId="09D80B1E" w14:textId="77777777" w:rsidR="00E76065" w:rsidRDefault="00E76065" w:rsidP="00E76065">
      <w:r>
        <w:rPr>
          <w:rStyle w:val="CommentReference"/>
        </w:rPr>
        <w:annotationRef/>
      </w:r>
      <w:r>
        <w:rPr>
          <w:sz w:val="20"/>
          <w:szCs w:val="20"/>
        </w:rPr>
        <w:t xml:space="preserve">This should also go in interested learner section, perhaps after I5. </w:t>
      </w:r>
    </w:p>
  </w:comment>
  <w:comment w:id="41" w:author="neal chaisson" w:date="2026-06-30T13:42:00Z" w:initials="nc">
    <w:p w14:paraId="08220096" w14:textId="77777777" w:rsidR="00E76065" w:rsidRDefault="00E76065" w:rsidP="00E76065">
      <w:r>
        <w:rPr>
          <w:rStyle w:val="CommentReference"/>
        </w:rPr>
        <w:annotationRef/>
      </w:r>
      <w:r>
        <w:rPr>
          <w:sz w:val="20"/>
          <w:szCs w:val="20"/>
        </w:rPr>
        <w:t xml:space="preserve">this will be a review and progression (beyond the basics) of principle 3, since principle 3 needs to be introduced in the novice section. </w:t>
      </w:r>
    </w:p>
  </w:comment>
  <w:comment w:id="42" w:author="neal chaisson" w:date="2026-06-30T13:44:00Z" w:initials="nc">
    <w:p w14:paraId="0071CD63" w14:textId="77777777" w:rsidR="00E76065" w:rsidRDefault="00E76065" w:rsidP="00E76065">
      <w:r>
        <w:rPr>
          <w:rStyle w:val="CommentReference"/>
        </w:rPr>
        <w:annotationRef/>
      </w:r>
      <w:r>
        <w:rPr>
          <w:sz w:val="20"/>
          <w:szCs w:val="20"/>
        </w:rPr>
        <w:t xml:space="preserve">Have claude create this section as much as is possible.  It should have relevant tables, graphics, and content. </w:t>
      </w:r>
    </w:p>
    <w:p w14:paraId="3E87387D" w14:textId="77777777" w:rsidR="00E76065" w:rsidRDefault="00E76065" w:rsidP="00E76065"/>
  </w:comment>
  <w:comment w:id="47" w:author="neal chaisson" w:date="2026-06-30T13:46:00Z" w:initials="nc">
    <w:p w14:paraId="3188DAB6" w14:textId="77777777" w:rsidR="00E76065" w:rsidRDefault="00E76065" w:rsidP="00E76065">
      <w:r>
        <w:rPr>
          <w:rStyle w:val="CommentReference"/>
        </w:rPr>
        <w:annotationRef/>
      </w:r>
      <w:r>
        <w:rPr>
          <w:sz w:val="20"/>
          <w:szCs w:val="20"/>
        </w:rPr>
        <w:t>I</w:t>
      </w:r>
    </w:p>
    <w:p w14:paraId="634FDC7D" w14:textId="77777777" w:rsidR="00E76065" w:rsidRDefault="00E76065" w:rsidP="00E76065"/>
  </w:comment>
  <w:comment w:id="48" w:author="neal chaisson" w:date="2026-06-30T13:47:00Z" w:initials="nc">
    <w:p w14:paraId="734A76F9" w14:textId="77777777" w:rsidR="00412781" w:rsidRDefault="00412781" w:rsidP="00412781">
      <w:r>
        <w:rPr>
          <w:rStyle w:val="CommentReference"/>
        </w:rPr>
        <w:annotationRef/>
      </w:r>
      <w:r>
        <w:rPr>
          <w:sz w:val="20"/>
          <w:szCs w:val="20"/>
        </w:rPr>
        <w:t>I</w:t>
      </w:r>
    </w:p>
  </w:comment>
  <w:comment w:id="49" w:author="neal chaisson" w:date="2026-06-30T13:50:00Z" w:initials="nc">
    <w:p w14:paraId="4E152D07" w14:textId="77777777" w:rsidR="00412781" w:rsidRDefault="00412781" w:rsidP="00412781">
      <w:r>
        <w:rPr>
          <w:rStyle w:val="CommentReference"/>
        </w:rPr>
        <w:annotationRef/>
      </w:r>
      <w:r>
        <w:rPr>
          <w:sz w:val="20"/>
          <w:szCs w:val="20"/>
        </w:rPr>
        <w:t xml:space="preserve">should be in intermediae section.  The source for this should also have content from Wix in the Interface III: Venous Return page. </w:t>
      </w:r>
    </w:p>
  </w:comment>
  <w:comment w:id="50" w:author="neal chaisson" w:date="2026-06-30T13:55:00Z" w:initials="nc">
    <w:p w14:paraId="6FCA9A76" w14:textId="77777777" w:rsidR="00412781" w:rsidRDefault="00412781" w:rsidP="00412781">
      <w:r>
        <w:rPr>
          <w:rStyle w:val="CommentReference"/>
        </w:rPr>
        <w:annotationRef/>
      </w:r>
      <w:r>
        <w:rPr>
          <w:sz w:val="20"/>
          <w:szCs w:val="20"/>
        </w:rPr>
        <w:t>There needs to be some teaching on how to do thermodilution and fick in the novice PAC modules</w:t>
      </w:r>
    </w:p>
    <w:p w14:paraId="67EA4839" w14:textId="77777777" w:rsidR="00412781" w:rsidRDefault="00412781" w:rsidP="00412781"/>
  </w:comment>
  <w:comment w:id="51" w:author="neal chaisson" w:date="2026-06-29T23:37:00Z" w:initials="nc">
    <w:p w14:paraId="5CF472AE" w14:textId="77777777" w:rsidR="009C64D6" w:rsidRDefault="009C64D6" w:rsidP="009C64D6">
      <w:r>
        <w:rPr>
          <w:rStyle w:val="CommentReference"/>
        </w:rPr>
        <w:annotationRef/>
      </w:r>
      <w:r>
        <w:rPr>
          <w:sz w:val="20"/>
          <w:szCs w:val="20"/>
        </w:rPr>
        <w:t xml:space="preserve">ig nore the designations on this page.  they are outdated. </w:t>
      </w:r>
    </w:p>
  </w:comment>
  <w:comment w:id="52" w:author="neal chaisson" w:date="2026-06-29T23:39:00Z" w:initials="nc">
    <w:p w14:paraId="5CBA2B58" w14:textId="77777777" w:rsidR="009C64D6" w:rsidRDefault="009C64D6" w:rsidP="009C64D6">
      <w:r>
        <w:rPr>
          <w:rStyle w:val="CommentReference"/>
        </w:rPr>
        <w:annotationRef/>
      </w:r>
      <w:r>
        <w:rPr>
          <w:sz w:val="20"/>
          <w:szCs w:val="20"/>
        </w:rPr>
        <w:t xml:space="preserve">use the '/Users/chaissn/Library/CloudStorage/GoogleDrive-neal.chaisson@gmail.com/My Drive/Claude/Hemosim/Assessing Shock - 2024 version with voice.pptx' and '/Users/chaissn/Library/CloudStorage/GoogleDrive-neal.chaisson@gmail.com/My Drive/Claude/Hemosim/Hemodynamics Proposal 2026.docx' sources for this.  </w:t>
      </w:r>
    </w:p>
  </w:comment>
  <w:comment w:id="54" w:author="neal chaisson" w:date="2026-06-29T23:40:00Z" w:initials="nc">
    <w:p w14:paraId="7CF2D840" w14:textId="77777777" w:rsidR="009C64D6" w:rsidRDefault="009C64D6" w:rsidP="009C64D6">
      <w:r>
        <w:rPr>
          <w:rStyle w:val="CommentReference"/>
        </w:rPr>
        <w:annotationRef/>
      </w:r>
      <w:r>
        <w:rPr>
          <w:sz w:val="20"/>
          <w:szCs w:val="20"/>
        </w:rPr>
        <w:t>ignore this discussion.  use the content written in the wix build page,</w:t>
      </w:r>
    </w:p>
  </w:comment>
  <w:comment w:id="55" w:author="neal chaisson" w:date="2026-06-30T13:57:00Z" w:initials="nc">
    <w:p w14:paraId="39D8E129" w14:textId="77777777" w:rsidR="00A81CC1" w:rsidRDefault="00A81CC1" w:rsidP="00A81CC1">
      <w:r>
        <w:rPr>
          <w:rStyle w:val="CommentReference"/>
        </w:rPr>
        <w:annotationRef/>
      </w:r>
      <w:r>
        <w:rPr>
          <w:sz w:val="20"/>
          <w:szCs w:val="20"/>
        </w:rPr>
        <w:t>create a list of these for this document so we can ensure that we capture all of these before any attempt at web transfer.</w:t>
      </w:r>
    </w:p>
    <w:p w14:paraId="5906356F" w14:textId="77777777" w:rsidR="00A81CC1" w:rsidRDefault="00A81CC1" w:rsidP="00A81CC1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A7D77B8" w15:done="0"/>
  <w15:commentEx w15:paraId="57FDB876" w15:done="0"/>
  <w15:commentEx w15:paraId="09D80B1E" w15:done="0"/>
  <w15:commentEx w15:paraId="08220096" w15:done="0"/>
  <w15:commentEx w15:paraId="3E87387D" w15:done="0"/>
  <w15:commentEx w15:paraId="634FDC7D" w15:done="0"/>
  <w15:commentEx w15:paraId="734A76F9" w15:done="0"/>
  <w15:commentEx w15:paraId="4E152D07" w15:done="0"/>
  <w15:commentEx w15:paraId="67EA4839" w15:done="0"/>
  <w15:commentEx w15:paraId="5CF472AE" w15:done="0"/>
  <w15:commentEx w15:paraId="5CBA2B58" w15:done="0"/>
  <w15:commentEx w15:paraId="7CF2D840" w15:done="0"/>
  <w15:commentEx w15:paraId="590635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3AF5B70" w16cex:dateUtc="2026-06-30T03:02:00Z"/>
  <w16cex:commentExtensible w16cex:durableId="7DDCFE47" w16cex:dateUtc="2026-06-30T17:39:00Z"/>
  <w16cex:commentExtensible w16cex:durableId="0C8B4B1D" w16cex:dateUtc="2026-06-30T17:40:00Z"/>
  <w16cex:commentExtensible w16cex:durableId="7D643A02" w16cex:dateUtc="2026-06-30T17:42:00Z"/>
  <w16cex:commentExtensible w16cex:durableId="09A5624C" w16cex:dateUtc="2026-06-30T17:44:00Z"/>
  <w16cex:commentExtensible w16cex:durableId="69E46FEE" w16cex:dateUtc="2026-06-30T17:46:00Z"/>
  <w16cex:commentExtensible w16cex:durableId="714982C0" w16cex:dateUtc="2026-06-30T17:47:00Z"/>
  <w16cex:commentExtensible w16cex:durableId="08DE4C92" w16cex:dateUtc="2026-06-30T17:50:00Z"/>
  <w16cex:commentExtensible w16cex:durableId="5521D510" w16cex:dateUtc="2026-06-30T17:55:00Z"/>
  <w16cex:commentExtensible w16cex:durableId="00EF1A86" w16cex:dateUtc="2026-06-30T03:37:00Z"/>
  <w16cex:commentExtensible w16cex:durableId="0F15937C" w16cex:dateUtc="2026-06-30T03:39:00Z"/>
  <w16cex:commentExtensible w16cex:durableId="2F274A50" w16cex:dateUtc="2026-06-30T03:40:00Z"/>
  <w16cex:commentExtensible w16cex:durableId="75334331" w16cex:dateUtc="2026-06-30T1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A7D77B8" w16cid:durableId="23AF5B70"/>
  <w16cid:commentId w16cid:paraId="57FDB876" w16cid:durableId="7DDCFE47"/>
  <w16cid:commentId w16cid:paraId="09D80B1E" w16cid:durableId="0C8B4B1D"/>
  <w16cid:commentId w16cid:paraId="08220096" w16cid:durableId="7D643A02"/>
  <w16cid:commentId w16cid:paraId="3E87387D" w16cid:durableId="09A5624C"/>
  <w16cid:commentId w16cid:paraId="634FDC7D" w16cid:durableId="69E46FEE"/>
  <w16cid:commentId w16cid:paraId="734A76F9" w16cid:durableId="714982C0"/>
  <w16cid:commentId w16cid:paraId="4E152D07" w16cid:durableId="08DE4C92"/>
  <w16cid:commentId w16cid:paraId="67EA4839" w16cid:durableId="5521D510"/>
  <w16cid:commentId w16cid:paraId="5CF472AE" w16cid:durableId="00EF1A86"/>
  <w16cid:commentId w16cid:paraId="5CBA2B58" w16cid:durableId="0F15937C"/>
  <w16cid:commentId w16cid:paraId="7CF2D840" w16cid:durableId="2F274A50"/>
  <w16cid:commentId w16cid:paraId="5906356F" w16cid:durableId="753343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385040">
    <w:abstractNumId w:val="8"/>
  </w:num>
  <w:num w:numId="2" w16cid:durableId="683747180">
    <w:abstractNumId w:val="6"/>
  </w:num>
  <w:num w:numId="3" w16cid:durableId="1890528871">
    <w:abstractNumId w:val="5"/>
  </w:num>
  <w:num w:numId="4" w16cid:durableId="1778939213">
    <w:abstractNumId w:val="4"/>
  </w:num>
  <w:num w:numId="5" w16cid:durableId="1353343747">
    <w:abstractNumId w:val="7"/>
  </w:num>
  <w:num w:numId="6" w16cid:durableId="881094874">
    <w:abstractNumId w:val="3"/>
  </w:num>
  <w:num w:numId="7" w16cid:durableId="1907108693">
    <w:abstractNumId w:val="2"/>
  </w:num>
  <w:num w:numId="8" w16cid:durableId="925579150">
    <w:abstractNumId w:val="1"/>
  </w:num>
  <w:num w:numId="9" w16cid:durableId="12946802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eal chaisson">
    <w15:presenceInfo w15:providerId="Windows Live" w15:userId="3f884a3be40fb6b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781"/>
    <w:rsid w:val="005C3B79"/>
    <w:rsid w:val="00936B50"/>
    <w:rsid w:val="009C64D6"/>
    <w:rsid w:val="00A14A6C"/>
    <w:rsid w:val="00A81CC1"/>
    <w:rsid w:val="00AA1D8D"/>
    <w:rsid w:val="00B3215E"/>
    <w:rsid w:val="00B47730"/>
    <w:rsid w:val="00BA0678"/>
    <w:rsid w:val="00CB0664"/>
    <w:rsid w:val="00E76065"/>
    <w:rsid w:val="00E772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D8168"/>
  <w14:defaultImageDpi w14:val="300"/>
  <w15:docId w15:val="{D455AB7D-E884-754C-A120-9A623CA3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BA0678"/>
    <w:pPr>
      <w:spacing w:after="0" w:line="240" w:lineRule="auto"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BA06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06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0678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06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0678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5347</Words>
  <Characters>32831</Characters>
  <Application>Microsoft Office Word</Application>
  <DocSecurity>0</DocSecurity>
  <Lines>800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neal chaisson</cp:lastModifiedBy>
  <cp:revision>2</cp:revision>
  <dcterms:created xsi:type="dcterms:W3CDTF">2013-12-23T23:15:00Z</dcterms:created>
  <dcterms:modified xsi:type="dcterms:W3CDTF">2026-06-30T17:57:00Z</dcterms:modified>
  <cp:category/>
</cp:coreProperties>
</file>