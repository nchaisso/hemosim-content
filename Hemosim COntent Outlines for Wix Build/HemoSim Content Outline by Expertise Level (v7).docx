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0D4390" w14:textId="77777777" w:rsidR="004E56F2" w:rsidRDefault="00000000">
      <w:pPr>
        <w:pStyle w:val="Title"/>
      </w:pPr>
      <w:r>
        <w:t>HemoSim Content Outline by Expertise Level</w:t>
      </w:r>
    </w:p>
    <w:p w14:paraId="1BE5D2CA" w14:textId="6370BB1F" w:rsidR="004E56F2" w:rsidRDefault="00000000">
      <w:r>
        <w:rPr>
          <w:i/>
          <w:color w:val="444444"/>
          <w:sz w:val="24"/>
        </w:rPr>
        <w:t xml:space="preserve">Version </w:t>
      </w:r>
      <w:ins w:id="0" w:author="neal chaisson" w:date="2026-07-11T16:50:00Z" w16du:dateUtc="2026-07-11T20:50:00Z">
        <w:r w:rsidR="007227D9">
          <w:rPr>
            <w:i/>
            <w:color w:val="444444"/>
            <w:sz w:val="24"/>
          </w:rPr>
          <w:t>7</w:t>
        </w:r>
      </w:ins>
      <w:del w:id="1" w:author="neal chaisson" w:date="2026-07-11T16:50:00Z" w16du:dateUtc="2026-07-11T20:50:00Z">
        <w:r w:rsidDel="007227D9">
          <w:rPr>
            <w:i/>
            <w:color w:val="444444"/>
            <w:sz w:val="24"/>
          </w:rPr>
          <w:delText>6</w:delText>
        </w:r>
      </w:del>
      <w:r>
        <w:rPr>
          <w:i/>
          <w:color w:val="444444"/>
          <w:sz w:val="24"/>
        </w:rPr>
        <w:t xml:space="preserve"> - incorporates your and Gustavo’s V5 review, the new Notion page hierarchy, and a fresh crawl of new/revised Notion pages and graphics</w:t>
      </w:r>
    </w:p>
    <w:p w14:paraId="5AD4634D" w14:textId="77777777" w:rsidR="004E56F2" w:rsidRDefault="00000000">
      <w:r>
        <w:rPr>
          <w:color w:val="666666"/>
          <w:sz w:val="18"/>
        </w:rPr>
        <w:t>Prepared for: Neal Chaisson, MD (with Gustavo Garcia)   |   Project: HemoSim revamp (hemosim.org)   |   Date: July 3, 2026</w:t>
      </w:r>
    </w:p>
    <w:p w14:paraId="20F26B99" w14:textId="77777777" w:rsidR="004E56F2" w:rsidRDefault="00000000">
      <w:pPr>
        <w:pStyle w:val="Heading2"/>
      </w:pPr>
      <w:r>
        <w:t>What changed in v6 (your V5 review + new Notion content)</w:t>
      </w:r>
    </w:p>
    <w:p w14:paraId="0F169245" w14:textId="77777777" w:rsidR="004E56F2" w:rsidRDefault="00000000">
      <w:pPr>
        <w:pStyle w:val="ListBullet"/>
        <w:spacing w:after="40"/>
      </w:pPr>
      <w:r>
        <w:t>Reordered the Novice framework (N4-N6) to follow the Assessing Shock deck storyline (slides 4-17): big-picture principles, then the unifying equation and shock-type grid, then the ACT method that uses them. (Per your N4-N6 question.)</w:t>
      </w:r>
    </w:p>
    <w:p w14:paraId="6FF611B1" w14:textId="77777777" w:rsidR="004E56F2" w:rsidRDefault="00000000">
      <w:pPr>
        <w:pStyle w:val="ListBullet"/>
        <w:spacing w:after="40"/>
      </w:pPr>
      <w:r>
        <w:t>Added an Informed "At the Bedside" module on normotensive shock, pulse pressure, and hemodynamic phenotype vs etiology (per Gustavo’s and your comments) - kept out of the Novice table to preserve its simplicity, with a footnote under the grid noting the table is not all-encompassing.</w:t>
      </w:r>
    </w:p>
    <w:p w14:paraId="4E11AF15" w14:textId="77777777" w:rsidR="004E56F2" w:rsidRDefault="00000000">
      <w:pPr>
        <w:pStyle w:val="ListBullet"/>
        <w:spacing w:after="40"/>
      </w:pPr>
      <w:r>
        <w:t>Expanded the Expert heart-lung module to include the eight NEW Notion "At the Bedside" scenario pages (spontaneous breathing: LV/RV dysfunction, intra-abdominal hypertension, COPD/asthma, tamponade; positive-pressure ventilation: ARDS, LV dysfunction, hypovolemia) and referenced the Fluid Responsiveness page (with its test-selection summary table).</w:t>
      </w:r>
    </w:p>
    <w:p w14:paraId="1776952B" w14:textId="77777777" w:rsidR="004E56F2" w:rsidRDefault="00000000">
      <w:pPr>
        <w:pStyle w:val="ListBullet"/>
        <w:spacing w:after="40"/>
      </w:pPr>
      <w:r>
        <w:t>Folded in revised Notion content: the Diastolic Shock Index (DSI = HR/DAP) on the Assessing Vasoplegia page; flagged the CVP Waveform Alterations page as still-empty and specified how to build it (normal -&gt; measure -&gt; pathological).</w:t>
      </w:r>
    </w:p>
    <w:p w14:paraId="3B45529C" w14:textId="77777777" w:rsidR="004E56F2" w:rsidRDefault="00000000">
      <w:pPr>
        <w:pStyle w:val="ListBullet"/>
        <w:spacing w:after="40"/>
      </w:pPr>
      <w:r>
        <w:t>Applied your Appendix B dispositions (resolved/keep/source directives), rebuilt Appendix A as the intended Notion hierarchy (Gustavo’s map, with the new scenario pages), and added the attribution rules and the user sign-up link you added in V5.</w:t>
      </w:r>
    </w:p>
    <w:p w14:paraId="6D7F0927" w14:textId="77777777" w:rsidR="004E56F2" w:rsidRDefault="00000000">
      <w:pPr>
        <w:pStyle w:val="ListBullet"/>
        <w:spacing w:after="40"/>
      </w:pPr>
      <w:r>
        <w:t>Added references: ANDROMEDA-PEGASUS (pulse pressure), ANDROMEDA-SHOCK 2, Hernandez/Messina/Kattan 2022 (DSI); added Hernandez and Ospina-Tascon to the author list.</w:t>
      </w:r>
    </w:p>
    <w:p w14:paraId="3D8F1F3E" w14:textId="77777777" w:rsidR="004E56F2" w:rsidRDefault="00000000">
      <w:r>
        <w:rPr>
          <w:i/>
          <w:color w:val="555555"/>
          <w:sz w:val="19"/>
        </w:rPr>
        <w:t>Saved as a new file so your annotated V5 is preserved. The level-to-content mapping remains a recommendation you can revise. Items I was uncertain about are flagged inline or in Appendix B.</w:t>
      </w:r>
    </w:p>
    <w:p w14:paraId="36AE73F4" w14:textId="77777777" w:rsidR="004E56F2" w:rsidRDefault="00000000">
      <w:pPr>
        <w:pStyle w:val="Heading1"/>
      </w:pPr>
      <w:r>
        <w:t>Part 1. Design architecture and conventions</w:t>
      </w:r>
    </w:p>
    <w:p w14:paraId="5DA316BB" w14:textId="77777777" w:rsidR="004E56F2" w:rsidRDefault="00000000">
      <w:pPr>
        <w:pStyle w:val="Heading2"/>
      </w:pPr>
      <w:r>
        <w:t>1.1 Defining shock (the conceptual anchor)</w:t>
      </w:r>
    </w:p>
    <w:p w14:paraId="54ABDB86" w14:textId="77777777" w:rsidR="004E56F2" w:rsidRDefault="00000000">
      <w:pPr>
        <w:spacing w:after="80"/>
      </w:pPr>
      <w:r>
        <w:t>Shock is defined physiologically, not by blood pressure. From the Wix "What is shock" page, three nested concepts:</w:t>
      </w:r>
    </w:p>
    <w:p w14:paraId="60118A7B" w14:textId="77777777" w:rsidR="004E56F2" w:rsidRDefault="00000000">
      <w:pPr>
        <w:pStyle w:val="ListBullet"/>
        <w:spacing w:after="40"/>
      </w:pPr>
      <w:r>
        <w:rPr>
          <w:b/>
        </w:rPr>
        <w:lastRenderedPageBreak/>
        <w:t xml:space="preserve">Shock: </w:t>
      </w:r>
      <w:r>
        <w:t>observed/needed oxygen consumption (oVO2/nVO2) &lt; 1 - an index of global metabolic performance.</w:t>
      </w:r>
    </w:p>
    <w:p w14:paraId="1BFA729E" w14:textId="77777777" w:rsidR="004E56F2" w:rsidRDefault="00000000">
      <w:pPr>
        <w:pStyle w:val="ListBullet"/>
        <w:spacing w:after="40"/>
      </w:pPr>
      <w:r>
        <w:rPr>
          <w:b/>
        </w:rPr>
        <w:t xml:space="preserve">Circulatory failure: </w:t>
      </w:r>
      <w:r>
        <w:t>observed/needed oxygen delivery (oDO2/nDO2) &lt; 1 - an index of circulatory performance.</w:t>
      </w:r>
    </w:p>
    <w:p w14:paraId="720BDA62" w14:textId="77777777" w:rsidR="004E56F2" w:rsidRDefault="00000000">
      <w:pPr>
        <w:pStyle w:val="ListBullet"/>
        <w:spacing w:after="40"/>
      </w:pPr>
      <w:r>
        <w:rPr>
          <w:b/>
        </w:rPr>
        <w:t xml:space="preserve">Tissue failure: </w:t>
      </w:r>
      <w:r>
        <w:t>observed/needed oxygen extraction (oERO2/nERO2) &lt; 1 - an index of tissue-level performance.</w:t>
      </w:r>
    </w:p>
    <w:p w14:paraId="4BC5CA47" w14:textId="77777777" w:rsidR="004E56F2" w:rsidRDefault="00000000">
      <w:pPr>
        <w:spacing w:after="120"/>
      </w:pPr>
      <w:r>
        <w:t>Oxygen delivery DO2 = Hb x SaO2 x 1.34 x CO. Over a wide range, VO2 is independent of DO2 (tissues raise extraction, ERO2); past a critical DO2 threshold, VO2 becomes supply-dependent (falling ScvO2/SvO2, rising lactate). Resuscitation optimizes DO2 - mostly via CO and Hb - to restore cellular respiration.</w:t>
      </w:r>
    </w:p>
    <w:p w14:paraId="7DEDD630" w14:textId="77777777" w:rsidR="004E56F2" w:rsidRDefault="00000000">
      <w:pPr>
        <w:pStyle w:val="Heading2"/>
      </w:pPr>
      <w:r>
        <w:t>1.2 The three expertise levels</w:t>
      </w:r>
    </w:p>
    <w:p w14:paraId="283EEBD2" w14:textId="77777777" w:rsidR="004E56F2" w:rsidRDefault="00000000">
      <w:pPr>
        <w:spacing w:after="80"/>
      </w:pPr>
      <w:r>
        <w:t>A learner picks one level on entry; each is a self-contained, linear module so everyone at a level reviews comparable content. Levels are cumulative (each adds depth, with review-links back).</w:t>
      </w:r>
    </w:p>
    <w:p w14:paraId="10E99ED9" w14:textId="77777777" w:rsidR="004E56F2" w:rsidRDefault="00000000">
      <w:pPr>
        <w:pStyle w:val="ListBullet"/>
        <w:spacing w:after="40"/>
      </w:pPr>
      <w:r>
        <w:rPr>
          <w:b/>
        </w:rPr>
        <w:t xml:space="preserve">Novice. </w:t>
      </w:r>
      <w:r>
        <w:t>A reliable, systematic bedside approach to shock. Per your note: a brief overview of the three principles plus an in-depth treatment of the "Assessing Shock" deck content and the PA-catheter section. Goal: apply the method confidently without deep derivations.</w:t>
      </w:r>
    </w:p>
    <w:p w14:paraId="6D7FB037" w14:textId="77777777" w:rsidR="004E56F2" w:rsidRDefault="00000000">
      <w:pPr>
        <w:pStyle w:val="ListBullet"/>
        <w:spacing w:after="40"/>
      </w:pPr>
      <w:r>
        <w:rPr>
          <w:b/>
        </w:rPr>
        <w:t xml:space="preserve">Informed Learner. </w:t>
      </w:r>
      <w:r>
        <w:t>The physiology behind the bedside and how to interpret monitoring. Goal: understand why the method works through the four-interface model and read the waveforms/numbers.</w:t>
      </w:r>
    </w:p>
    <w:p w14:paraId="56980F76" w14:textId="77777777" w:rsidR="004E56F2" w:rsidRDefault="00000000">
      <w:pPr>
        <w:pStyle w:val="ListBullet"/>
        <w:spacing w:after="40"/>
      </w:pPr>
      <w:r>
        <w:rPr>
          <w:b/>
        </w:rPr>
        <w:t xml:space="preserve">Expert. </w:t>
      </w:r>
      <w:r>
        <w:t>Mastery, edge cases, decoupled states, and novel applications. Goal: reason from first principles (vascular waterfall, heart-lung integration, RV-PA coupling) and engage the primary literature.</w:t>
      </w:r>
    </w:p>
    <w:p w14:paraId="229607D9" w14:textId="77777777" w:rsidR="004E56F2" w:rsidRDefault="00000000">
      <w:pPr>
        <w:pStyle w:val="Heading2"/>
      </w:pPr>
      <w:r>
        <w:t>1.3 The onion-layer model</w:t>
      </w:r>
    </w:p>
    <w:p w14:paraId="70B7CB79" w14:textId="77777777" w:rsidR="004E56F2" w:rsidRDefault="00000000">
      <w:pPr>
        <w:spacing w:after="80"/>
      </w:pPr>
      <w:r>
        <w:t>Each topic page has a mainline track plus deeper branches, which the site tags two ways:</w:t>
      </w:r>
    </w:p>
    <w:p w14:paraId="5605D146" w14:textId="77777777" w:rsidR="004E56F2" w:rsidRDefault="00000000">
      <w:pPr>
        <w:pStyle w:val="ListBullet"/>
        <w:spacing w:after="40"/>
      </w:pPr>
      <w:r>
        <w:rPr>
          <w:b/>
        </w:rPr>
        <w:t xml:space="preserve">"Physiology Correlation:" / "Physiological Insight:" - </w:t>
      </w:r>
      <w:r>
        <w:t>deeper mechanism (e.g., systolic/diastolic BP determinants, the Windkessel, critical closing pressure, autoregulation). Primarily Expert.</w:t>
      </w:r>
    </w:p>
    <w:p w14:paraId="383A4F0F" w14:textId="77777777" w:rsidR="004E56F2" w:rsidRDefault="00000000">
      <w:pPr>
        <w:pStyle w:val="ListBullet"/>
        <w:spacing w:after="40"/>
      </w:pPr>
      <w:r>
        <w:rPr>
          <w:b/>
        </w:rPr>
        <w:t xml:space="preserve">"At the Bedside:" / "Clinical Correlation:" - </w:t>
      </w:r>
      <w:r>
        <w:t>application and pattern recognition (e.g., assessing vasoplegia, macro-to-micro coupling, PPV effect on venous return). Primarily Informed, hardest ones Expert.</w:t>
      </w:r>
    </w:p>
    <w:p w14:paraId="2FF7CA1E" w14:textId="77777777" w:rsidR="004E56F2" w:rsidRDefault="00000000">
      <w:pPr>
        <w:pStyle w:val="Heading2"/>
      </w:pPr>
      <w:r>
        <w:t xml:space="preserve">1.4 The clinical method: B.U.S., ACT, </w:t>
      </w:r>
      <w:commentRangeStart w:id="2"/>
      <w:r>
        <w:t xml:space="preserve">and AHE </w:t>
      </w:r>
      <w:commentRangeEnd w:id="2"/>
      <w:r w:rsidR="00FD157D">
        <w:rPr>
          <w:rStyle w:val="CommentReference"/>
          <w:sz w:val="26"/>
          <w:szCs w:val="26"/>
        </w:rPr>
        <w:commentReference w:id="2"/>
      </w:r>
      <w:r>
        <w:t>(from the Assessing Shock deck and Proposal)</w:t>
      </w:r>
    </w:p>
    <w:p w14:paraId="5011A84E" w14:textId="77777777" w:rsidR="004E56F2" w:rsidRDefault="00000000">
      <w:pPr>
        <w:spacing w:after="80"/>
      </w:pPr>
      <w:r>
        <w:t>The Novice spine is a repeating, iterative method:</w:t>
      </w:r>
    </w:p>
    <w:p w14:paraId="50729625" w14:textId="77777777" w:rsidR="004E56F2" w:rsidRDefault="00000000">
      <w:pPr>
        <w:pStyle w:val="ListBullet"/>
        <w:spacing w:after="40"/>
      </w:pPr>
      <w:r>
        <w:rPr>
          <w:b/>
        </w:rPr>
        <w:t xml:space="preserve">B.U.S. screen for low DO2: </w:t>
      </w:r>
      <w:r>
        <w:t>Brain (altered mentation), Urine (&lt; 30 mL/hr), Skin (cap refill &gt; 3 s, mottled knees); plus MAP &lt; 65, lactate &gt; 3, tachycardia/tachypnea.</w:t>
      </w:r>
    </w:p>
    <w:p w14:paraId="56F6F32A" w14:textId="77777777" w:rsidR="004E56F2" w:rsidRDefault="00000000">
      <w:pPr>
        <w:pStyle w:val="ListNumber"/>
        <w:spacing w:after="40"/>
      </w:pPr>
      <w:r>
        <w:rPr>
          <w:b/>
        </w:rPr>
        <w:t xml:space="preserve">Assess. </w:t>
      </w:r>
      <w:r>
        <w:t>Gather and interpret available data.</w:t>
      </w:r>
    </w:p>
    <w:p w14:paraId="6D53D51B" w14:textId="77777777" w:rsidR="00FD157D" w:rsidRDefault="00000000" w:rsidP="00FD157D">
      <w:pPr>
        <w:pStyle w:val="ListNumber"/>
        <w:spacing w:after="40"/>
        <w:rPr>
          <w:ins w:id="3" w:author="neal chaisson" w:date="2026-07-12T13:47:00Z" w16du:dateUtc="2026-07-12T17:47:00Z"/>
        </w:rPr>
      </w:pPr>
      <w:r>
        <w:rPr>
          <w:b/>
        </w:rPr>
        <w:t xml:space="preserve">Create a physiologic hypothesis. </w:t>
      </w:r>
      <w:r>
        <w:t>Localize the lesion within the circulatory model.</w:t>
      </w:r>
    </w:p>
    <w:p w14:paraId="48B0612F" w14:textId="2E40C5E8" w:rsidR="00FD157D" w:rsidRDefault="00FD157D" w:rsidP="00FD157D">
      <w:pPr>
        <w:pStyle w:val="ListNumber"/>
        <w:numPr>
          <w:ilvl w:val="0"/>
          <w:numId w:val="10"/>
        </w:numPr>
        <w:spacing w:after="40"/>
        <w:rPr>
          <w:moveTo w:id="4" w:author="neal chaisson" w:date="2026-07-12T13:46:00Z" w16du:dateUtc="2026-07-12T17:46:00Z"/>
        </w:rPr>
        <w:pPrChange w:id="5" w:author="neal chaisson" w:date="2026-07-12T13:47:00Z" w16du:dateUtc="2026-07-12T17:47:00Z">
          <w:pPr>
            <w:pStyle w:val="ListNumber"/>
          </w:pPr>
        </w:pPrChange>
      </w:pPr>
      <w:moveToRangeStart w:id="6" w:author="neal chaisson" w:date="2026-07-12T13:46:00Z" w:name="move234756388"/>
      <w:moveTo w:id="7" w:author="neal chaisson" w:date="2026-07-12T13:46:00Z" w16du:dateUtc="2026-07-12T17:46:00Z">
        <w:r w:rsidRPr="00FD157D">
          <w:rPr>
            <w:b/>
          </w:rPr>
          <w:lastRenderedPageBreak/>
          <w:t xml:space="preserve">Advanced Hemodynamic Evaluation (AHE): </w:t>
        </w:r>
        <w:r>
          <w:t>characterize Tone (SVR), Filling (RAP), and Flow (CO).</w:t>
        </w:r>
      </w:moveTo>
    </w:p>
    <w:moveToRangeEnd w:id="6"/>
    <w:p w14:paraId="13AE0223" w14:textId="77777777" w:rsidR="00FD157D" w:rsidRDefault="00FD157D" w:rsidP="00FD157D">
      <w:pPr>
        <w:pStyle w:val="ListNumber"/>
        <w:numPr>
          <w:ilvl w:val="0"/>
          <w:numId w:val="0"/>
        </w:numPr>
        <w:spacing w:after="40"/>
        <w:ind w:left="360"/>
        <w:pPrChange w:id="8" w:author="neal chaisson" w:date="2026-07-12T13:46:00Z" w16du:dateUtc="2026-07-12T17:46:00Z">
          <w:pPr>
            <w:pStyle w:val="ListNumber"/>
            <w:spacing w:after="40"/>
          </w:pPr>
        </w:pPrChange>
      </w:pPr>
    </w:p>
    <w:p w14:paraId="3080D93A" w14:textId="77777777" w:rsidR="004E56F2" w:rsidRDefault="00000000">
      <w:pPr>
        <w:pStyle w:val="ListNumber"/>
        <w:spacing w:after="40"/>
      </w:pPr>
      <w:r>
        <w:rPr>
          <w:b/>
        </w:rPr>
        <w:t xml:space="preserve">Test the hypothesis. </w:t>
      </w:r>
      <w:r>
        <w:t>Identify the measurable physiologic parameter that will either narrow the differential or demonstrate whether an intervention is effective, then intervene or measure it. The new data feeds back into Assess, and the loop repeats as the patient evolves. (Per your note - naming the measurable parameter is the key step.)</w:t>
      </w:r>
    </w:p>
    <w:p w14:paraId="5A1A56FE" w14:textId="5BB4FB90" w:rsidR="004E56F2" w:rsidDel="00FD157D" w:rsidRDefault="00000000">
      <w:pPr>
        <w:pStyle w:val="ListBullet"/>
        <w:spacing w:after="40"/>
        <w:rPr>
          <w:moveFrom w:id="9" w:author="neal chaisson" w:date="2026-07-12T13:46:00Z" w16du:dateUtc="2026-07-12T17:46:00Z"/>
        </w:rPr>
      </w:pPr>
      <w:moveFromRangeStart w:id="10" w:author="neal chaisson" w:date="2026-07-12T13:46:00Z" w:name="move234756388"/>
      <w:moveFrom w:id="11" w:author="neal chaisson" w:date="2026-07-12T13:46:00Z" w16du:dateUtc="2026-07-12T17:46:00Z">
        <w:r w:rsidDel="00FD157D">
          <w:rPr>
            <w:b/>
          </w:rPr>
          <w:t xml:space="preserve">Advanced Hemodynamic Evaluation (AHE): </w:t>
        </w:r>
        <w:r w:rsidDel="00FD157D">
          <w:t>characterize Tone (SVR), Filling (RAP), and Flow (CO).</w:t>
        </w:r>
      </w:moveFrom>
    </w:p>
    <w:moveFromRangeEnd w:id="10"/>
    <w:p w14:paraId="3F882EB5" w14:textId="77777777" w:rsidR="004E56F2" w:rsidRDefault="00000000">
      <w:pPr>
        <w:pStyle w:val="Heading2"/>
      </w:pPr>
      <w:r>
        <w:t>1.5 The three principles and the unifying equation</w:t>
      </w:r>
    </w:p>
    <w:p w14:paraId="6674A6D3" w14:textId="77777777" w:rsidR="004E56F2" w:rsidRDefault="00000000">
      <w:pPr>
        <w:pStyle w:val="ListBullet"/>
        <w:spacing w:after="40"/>
      </w:pPr>
      <w:r>
        <w:rPr>
          <w:b/>
        </w:rPr>
        <w:t xml:space="preserve">Principle 1 - The four interfaces: </w:t>
      </w:r>
      <w:r>
        <w:t>LV to arterial system (I), arterioles to capillaries (II), capillaries to right atrium (III), RV to LA (IV). Heart-lung interactions are the dynamic "glue" integrating interfaces I, III, and IV in real time.</w:t>
      </w:r>
    </w:p>
    <w:p w14:paraId="2430DB06" w14:textId="77777777" w:rsidR="004E56F2" w:rsidRDefault="00000000">
      <w:pPr>
        <w:pStyle w:val="ListBullet"/>
        <w:spacing w:after="40"/>
      </w:pPr>
      <w:r>
        <w:rPr>
          <w:b/>
        </w:rPr>
        <w:t xml:space="preserve">Principle 2 - Closed-loop circulation: </w:t>
      </w:r>
      <w:r>
        <w:t>venous return must equal cardiac output over time; the Guyton venous-return curve and the Frank-Starling curve intersect at the circulatory equilibrium (operating) point.</w:t>
      </w:r>
    </w:p>
    <w:p w14:paraId="014F3E04" w14:textId="77777777" w:rsidR="004E56F2" w:rsidRDefault="00000000">
      <w:pPr>
        <w:pStyle w:val="ListBullet"/>
        <w:spacing w:after="40"/>
      </w:pPr>
      <w:r>
        <w:rPr>
          <w:b/>
        </w:rPr>
        <w:t xml:space="preserve">Principle 3 - A unifying hydraulic model (Hagen-Poiseuille): </w:t>
      </w:r>
      <w:r>
        <w:t>across every interface, pressure gradient = resistance x cardiac output, applied to all four interfaces: Interface I, MAP - Pcrit = SVR x CO; Interface II, Pcrit - MSFP = capillary resistance x CO; Interface III, MSFP - RAP = VR x CO; Interface IV, mean PAP - LAP = PVR x CO. (And oxygen delivery, DO2 = CO x CaO2.) Cardiac output is the common denominator. This equation set is the engine behind the ACT shock-type grid, which is why it is introduced in the Novice pathway.</w:t>
      </w:r>
    </w:p>
    <w:p w14:paraId="580AC1D8" w14:textId="77777777" w:rsidR="004E56F2" w:rsidRDefault="00000000">
      <w:pPr>
        <w:pStyle w:val="Heading2"/>
      </w:pPr>
      <w:r>
        <w:t>1.6 The shock-type diagnostic grid (the engine of ACT)</w:t>
      </w:r>
    </w:p>
    <w:p w14:paraId="2FBB639F" w14:textId="77777777" w:rsidR="004E56F2" w:rsidRDefault="00000000">
      <w:pPr>
        <w:spacing w:after="80"/>
      </w:pPr>
      <w:r>
        <w:t>From the Assessing Shock deck - directional changes used to phenotype shock at the bedside:</w:t>
      </w:r>
    </w:p>
    <w:tbl>
      <w:tblPr>
        <w:tblStyle w:val="LightGrid-Accent1"/>
        <w:tblW w:w="0" w:type="auto"/>
        <w:jc w:val="center"/>
        <w:tblLook w:val="04A0" w:firstRow="1" w:lastRow="0" w:firstColumn="1" w:lastColumn="0" w:noHBand="0" w:noVBand="1"/>
      </w:tblPr>
      <w:tblGrid>
        <w:gridCol w:w="2006"/>
        <w:gridCol w:w="1108"/>
        <w:gridCol w:w="1108"/>
        <w:gridCol w:w="1108"/>
        <w:gridCol w:w="1120"/>
        <w:gridCol w:w="1062"/>
        <w:gridCol w:w="1108"/>
      </w:tblGrid>
      <w:tr w:rsidR="004E56F2" w14:paraId="65335DE8" w14:textId="77777777" w:rsidTr="004E56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shd w:val="clear" w:color="auto" w:fill="1F4E79"/>
          </w:tcPr>
          <w:p w14:paraId="42E99C22" w14:textId="77777777" w:rsidR="004E56F2" w:rsidRDefault="00000000">
            <w:r>
              <w:rPr>
                <w:color w:val="FFFFFF"/>
                <w:sz w:val="18"/>
              </w:rPr>
              <w:t>Shock type</w:t>
            </w:r>
          </w:p>
        </w:tc>
        <w:tc>
          <w:tcPr>
            <w:tcW w:w="1368" w:type="dxa"/>
            <w:shd w:val="clear" w:color="auto" w:fill="1F4E79"/>
          </w:tcPr>
          <w:p w14:paraId="1717A83C" w14:textId="77777777" w:rsidR="004E56F2"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MAP</w:t>
            </w:r>
          </w:p>
        </w:tc>
        <w:tc>
          <w:tcPr>
            <w:tcW w:w="1368" w:type="dxa"/>
            <w:shd w:val="clear" w:color="auto" w:fill="1F4E79"/>
          </w:tcPr>
          <w:p w14:paraId="019DBE26" w14:textId="77777777" w:rsidR="004E56F2"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CO</w:t>
            </w:r>
          </w:p>
        </w:tc>
        <w:tc>
          <w:tcPr>
            <w:tcW w:w="1368" w:type="dxa"/>
            <w:shd w:val="clear" w:color="auto" w:fill="1F4E79"/>
          </w:tcPr>
          <w:p w14:paraId="1B945BB3" w14:textId="77777777" w:rsidR="004E56F2"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RAP</w:t>
            </w:r>
          </w:p>
        </w:tc>
        <w:tc>
          <w:tcPr>
            <w:tcW w:w="1368" w:type="dxa"/>
            <w:shd w:val="clear" w:color="auto" w:fill="1F4E79"/>
          </w:tcPr>
          <w:p w14:paraId="258E95BB" w14:textId="77777777" w:rsidR="004E56F2"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PAPm</w:t>
            </w:r>
          </w:p>
        </w:tc>
        <w:tc>
          <w:tcPr>
            <w:tcW w:w="1368" w:type="dxa"/>
            <w:shd w:val="clear" w:color="auto" w:fill="1F4E79"/>
          </w:tcPr>
          <w:p w14:paraId="6A12F2A5" w14:textId="77777777" w:rsidR="004E56F2"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LAP</w:t>
            </w:r>
          </w:p>
        </w:tc>
        <w:tc>
          <w:tcPr>
            <w:tcW w:w="1368" w:type="dxa"/>
            <w:shd w:val="clear" w:color="auto" w:fill="1F4E79"/>
          </w:tcPr>
          <w:p w14:paraId="73F3A5FA" w14:textId="77777777" w:rsidR="004E56F2"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SVR</w:t>
            </w:r>
          </w:p>
        </w:tc>
      </w:tr>
      <w:tr w:rsidR="004E56F2" w14:paraId="127C0F9B" w14:textId="77777777" w:rsidTr="004E5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EA6714F" w14:textId="77777777" w:rsidR="004E56F2" w:rsidRDefault="00000000">
            <w:r>
              <w:rPr>
                <w:sz w:val="18"/>
              </w:rPr>
              <w:t>Cardiac (LV)</w:t>
            </w:r>
          </w:p>
        </w:tc>
        <w:tc>
          <w:tcPr>
            <w:tcW w:w="1368" w:type="dxa"/>
          </w:tcPr>
          <w:p w14:paraId="5255D058"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8"/>
              </w:rPr>
              <w:t>down</w:t>
            </w:r>
          </w:p>
        </w:tc>
        <w:tc>
          <w:tcPr>
            <w:tcW w:w="1368" w:type="dxa"/>
          </w:tcPr>
          <w:p w14:paraId="4126A87E"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8"/>
              </w:rPr>
              <w:t>down</w:t>
            </w:r>
          </w:p>
        </w:tc>
        <w:tc>
          <w:tcPr>
            <w:tcW w:w="1368" w:type="dxa"/>
          </w:tcPr>
          <w:p w14:paraId="031AD287"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8"/>
              </w:rPr>
              <w:t>up</w:t>
            </w:r>
          </w:p>
        </w:tc>
        <w:tc>
          <w:tcPr>
            <w:tcW w:w="1368" w:type="dxa"/>
          </w:tcPr>
          <w:p w14:paraId="370B35F9"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8"/>
              </w:rPr>
              <w:t>up/=</w:t>
            </w:r>
          </w:p>
        </w:tc>
        <w:tc>
          <w:tcPr>
            <w:tcW w:w="1368" w:type="dxa"/>
          </w:tcPr>
          <w:p w14:paraId="44225C63" w14:textId="15B1D7C2" w:rsidR="004E56F2" w:rsidRDefault="001300BD">
            <w:pPr>
              <w:cnfStyle w:val="000000100000" w:firstRow="0" w:lastRow="0" w:firstColumn="0" w:lastColumn="0" w:oddVBand="0" w:evenVBand="0" w:oddHBand="1" w:evenHBand="0" w:firstRowFirstColumn="0" w:firstRowLastColumn="0" w:lastRowFirstColumn="0" w:lastRowLastColumn="0"/>
            </w:pPr>
            <w:r>
              <w:rPr>
                <w:sz w:val="18"/>
              </w:rPr>
              <w:t>U</w:t>
            </w:r>
            <w:r w:rsidR="00000000">
              <w:rPr>
                <w:sz w:val="18"/>
              </w:rPr>
              <w:t>p</w:t>
            </w:r>
          </w:p>
        </w:tc>
        <w:tc>
          <w:tcPr>
            <w:tcW w:w="1368" w:type="dxa"/>
          </w:tcPr>
          <w:p w14:paraId="753F2504"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8"/>
              </w:rPr>
              <w:t>up</w:t>
            </w:r>
          </w:p>
        </w:tc>
      </w:tr>
      <w:tr w:rsidR="004E56F2" w14:paraId="567623A9" w14:textId="77777777" w:rsidTr="004E5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C6F583E" w14:textId="77777777" w:rsidR="004E56F2" w:rsidRDefault="00000000">
            <w:r>
              <w:rPr>
                <w:sz w:val="18"/>
              </w:rPr>
              <w:t>Obstructive (RV)</w:t>
            </w:r>
          </w:p>
        </w:tc>
        <w:tc>
          <w:tcPr>
            <w:tcW w:w="1368" w:type="dxa"/>
          </w:tcPr>
          <w:p w14:paraId="16991F70"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8"/>
              </w:rPr>
              <w:t>down</w:t>
            </w:r>
          </w:p>
        </w:tc>
        <w:tc>
          <w:tcPr>
            <w:tcW w:w="1368" w:type="dxa"/>
          </w:tcPr>
          <w:p w14:paraId="0B57C828"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8"/>
              </w:rPr>
              <w:t>down</w:t>
            </w:r>
          </w:p>
        </w:tc>
        <w:tc>
          <w:tcPr>
            <w:tcW w:w="1368" w:type="dxa"/>
          </w:tcPr>
          <w:p w14:paraId="41A67069"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8"/>
              </w:rPr>
              <w:t>up</w:t>
            </w:r>
          </w:p>
        </w:tc>
        <w:tc>
          <w:tcPr>
            <w:tcW w:w="1368" w:type="dxa"/>
          </w:tcPr>
          <w:p w14:paraId="293349BB"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8"/>
              </w:rPr>
              <w:t>up</w:t>
            </w:r>
          </w:p>
        </w:tc>
        <w:tc>
          <w:tcPr>
            <w:tcW w:w="1368" w:type="dxa"/>
          </w:tcPr>
          <w:p w14:paraId="2FA05FC1"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368" w:type="dxa"/>
          </w:tcPr>
          <w:p w14:paraId="36863A44"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8"/>
              </w:rPr>
              <w:t>up</w:t>
            </w:r>
          </w:p>
        </w:tc>
      </w:tr>
      <w:tr w:rsidR="004E56F2" w14:paraId="423446A3" w14:textId="77777777" w:rsidTr="004E5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D42E5E3" w14:textId="77777777" w:rsidR="004E56F2" w:rsidRDefault="00000000">
            <w:r>
              <w:rPr>
                <w:sz w:val="18"/>
              </w:rPr>
              <w:t>Distributive</w:t>
            </w:r>
          </w:p>
        </w:tc>
        <w:tc>
          <w:tcPr>
            <w:tcW w:w="1368" w:type="dxa"/>
          </w:tcPr>
          <w:p w14:paraId="5A79E09F"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8"/>
              </w:rPr>
              <w:t>down</w:t>
            </w:r>
          </w:p>
        </w:tc>
        <w:tc>
          <w:tcPr>
            <w:tcW w:w="1368" w:type="dxa"/>
          </w:tcPr>
          <w:p w14:paraId="10AB2595"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8"/>
              </w:rPr>
              <w:t>=/up</w:t>
            </w:r>
          </w:p>
        </w:tc>
        <w:tc>
          <w:tcPr>
            <w:tcW w:w="1368" w:type="dxa"/>
          </w:tcPr>
          <w:p w14:paraId="10CD753C"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8"/>
              </w:rPr>
              <w:t>down</w:t>
            </w:r>
          </w:p>
        </w:tc>
        <w:tc>
          <w:tcPr>
            <w:tcW w:w="1368" w:type="dxa"/>
          </w:tcPr>
          <w:p w14:paraId="351749CD"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368" w:type="dxa"/>
          </w:tcPr>
          <w:p w14:paraId="5977107E"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368" w:type="dxa"/>
          </w:tcPr>
          <w:p w14:paraId="47C09581"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8"/>
              </w:rPr>
              <w:t>down</w:t>
            </w:r>
          </w:p>
        </w:tc>
      </w:tr>
      <w:tr w:rsidR="004E56F2" w14:paraId="31DC2717" w14:textId="77777777" w:rsidTr="004E5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A86ADB5" w14:textId="77777777" w:rsidR="004E56F2" w:rsidRDefault="00000000">
            <w:r>
              <w:rPr>
                <w:sz w:val="18"/>
              </w:rPr>
              <w:t>Hypovolemic</w:t>
            </w:r>
          </w:p>
        </w:tc>
        <w:tc>
          <w:tcPr>
            <w:tcW w:w="1368" w:type="dxa"/>
          </w:tcPr>
          <w:p w14:paraId="4BC2F86E"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8"/>
              </w:rPr>
              <w:t>down</w:t>
            </w:r>
          </w:p>
        </w:tc>
        <w:tc>
          <w:tcPr>
            <w:tcW w:w="1368" w:type="dxa"/>
          </w:tcPr>
          <w:p w14:paraId="11C18196"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8"/>
              </w:rPr>
              <w:t>down</w:t>
            </w:r>
          </w:p>
        </w:tc>
        <w:tc>
          <w:tcPr>
            <w:tcW w:w="1368" w:type="dxa"/>
          </w:tcPr>
          <w:p w14:paraId="47950101"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8"/>
              </w:rPr>
              <w:t>down</w:t>
            </w:r>
          </w:p>
        </w:tc>
        <w:tc>
          <w:tcPr>
            <w:tcW w:w="1368" w:type="dxa"/>
          </w:tcPr>
          <w:p w14:paraId="3A544EF7"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368" w:type="dxa"/>
          </w:tcPr>
          <w:p w14:paraId="4F663E22"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368" w:type="dxa"/>
          </w:tcPr>
          <w:p w14:paraId="206A877A"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8"/>
              </w:rPr>
              <w:t>up</w:t>
            </w:r>
          </w:p>
        </w:tc>
      </w:tr>
    </w:tbl>
    <w:p w14:paraId="65D47A0A" w14:textId="77777777" w:rsidR="004E56F2" w:rsidRDefault="00000000">
      <w:pPr>
        <w:spacing w:after="80"/>
      </w:pPr>
      <w:commentRangeStart w:id="12"/>
      <w:r>
        <w:t>RAP rules of thumb (with caveats for PEEP, obesity, pulmonary hypertension, intra-abdominal pressure): RAP &gt; 10 mmHg suggests cardiogenic; &lt; 5 mmHg suggests hypovolemic or distributive. Low RAP does not equal volume responsiveness; high RAP suggests volume unresponsiveness.</w:t>
      </w:r>
      <w:commentRangeEnd w:id="12"/>
      <w:r w:rsidR="00FD157D">
        <w:rPr>
          <w:rStyle w:val="CommentReference"/>
          <w:sz w:val="22"/>
          <w:szCs w:val="22"/>
        </w:rPr>
        <w:commentReference w:id="12"/>
      </w:r>
    </w:p>
    <w:p w14:paraId="235AC5EC" w14:textId="4873D2E5" w:rsidR="004E56F2" w:rsidRDefault="00000000">
      <w:pPr>
        <w:spacing w:after="120"/>
      </w:pPr>
      <w:r>
        <w:rPr>
          <w:i/>
        </w:rPr>
        <w:t xml:space="preserve">Footnote (per Gustavo and your comments): this grid is a deliberately simple teaching tool and is not all-encompassing. It does not capture every permutation - notably normotensive shock (a preserved or only "soft" MAP with a narrowed pulse pressure and clear hypoperfusion), nor the distinction between etiology and hemodynamic phenotype. Those concepts are treated at the Informed level in an "At the Bedside" module (see Informed Module I2), so the Novice grid stays </w:t>
      </w:r>
      <w:ins w:id="13" w:author="neal chaisson" w:date="2026-07-12T13:50:00Z" w16du:dateUtc="2026-07-12T17:50:00Z">
        <w:r w:rsidR="00FD157D">
          <w:rPr>
            <w:i/>
          </w:rPr>
          <w:t xml:space="preserve">as a </w:t>
        </w:r>
      </w:ins>
      <w:r>
        <w:rPr>
          <w:i/>
        </w:rPr>
        <w:t>simple</w:t>
      </w:r>
      <w:ins w:id="14" w:author="neal chaisson" w:date="2026-07-12T13:50:00Z" w16du:dateUtc="2026-07-12T17:50:00Z">
        <w:r w:rsidR="00FD157D">
          <w:rPr>
            <w:i/>
          </w:rPr>
          <w:t xml:space="preserve"> model</w:t>
        </w:r>
      </w:ins>
      <w:r>
        <w:rPr>
          <w:i/>
        </w:rPr>
        <w:t>.</w:t>
      </w:r>
    </w:p>
    <w:p w14:paraId="6C67C4F9" w14:textId="77777777" w:rsidR="004E56F2" w:rsidRDefault="00000000">
      <w:pPr>
        <w:pStyle w:val="Heading2"/>
      </w:pPr>
      <w:r>
        <w:lastRenderedPageBreak/>
        <w:t>1.7 Web curriculum (Part 1) maps to the simulation day (Part 2)</w:t>
      </w:r>
    </w:p>
    <w:p w14:paraId="63FC8748" w14:textId="77777777" w:rsidR="004E56F2" w:rsidRDefault="00000000">
      <w:pPr>
        <w:spacing w:after="120"/>
      </w:pPr>
      <w:r>
        <w:t>The Proposal frames the course in two parts: Part 1 is the web-based modular curriculum (this outline); Part 2 is the in-person simulation day (PA-catheter station, tools station, and four case scenarios). The web levels should prepare a fellow for the sim day. See Part 4 for the explicit mapping.</w:t>
      </w:r>
    </w:p>
    <w:p w14:paraId="69DEB4B0" w14:textId="77777777" w:rsidR="004E56F2" w:rsidRDefault="00000000">
      <w:pPr>
        <w:pStyle w:val="Heading2"/>
      </w:pPr>
      <w:r>
        <w:t>1.8 Navigation rules</w:t>
      </w:r>
    </w:p>
    <w:p w14:paraId="1FC6B47B" w14:textId="77777777" w:rsidR="004E56F2" w:rsidRDefault="00000000">
      <w:pPr>
        <w:pStyle w:val="ListBullet"/>
        <w:spacing w:after="40"/>
      </w:pPr>
      <w:r>
        <w:t>Within a module the path is linear and signposted ("next concept").</w:t>
      </w:r>
    </w:p>
    <w:p w14:paraId="2506A5C8" w14:textId="77777777" w:rsidR="004E56F2" w:rsidRDefault="00000000">
      <w:pPr>
        <w:pStyle w:val="ListBullet"/>
        <w:spacing w:after="40"/>
      </w:pPr>
      <w:r>
        <w:t>Detours into deeper layers open in a new tab so the learner keeps their place.</w:t>
      </w:r>
    </w:p>
    <w:p w14:paraId="0B12ADFF" w14:textId="77777777" w:rsidR="004E56F2" w:rsidRDefault="00000000">
      <w:pPr>
        <w:pStyle w:val="ListBullet"/>
        <w:spacing w:after="40"/>
      </w:pPr>
      <w:r>
        <w:t>Higher levels carry review-links back to where a concept was first taught.</w:t>
      </w:r>
    </w:p>
    <w:p w14:paraId="66A9B5EC" w14:textId="77777777" w:rsidR="004E56F2" w:rsidRDefault="00000000">
      <w:pPr>
        <w:pStyle w:val="ListBullet"/>
        <w:spacing w:after="40"/>
      </w:pPr>
      <w:r>
        <w:t>Lower-level learners may explore deeper and return easily.</w:t>
      </w:r>
    </w:p>
    <w:p w14:paraId="17B517F9" w14:textId="77777777" w:rsidR="004E56F2" w:rsidRDefault="00000000">
      <w:pPr>
        <w:pStyle w:val="ListBullet"/>
        <w:spacing w:after="40"/>
      </w:pPr>
      <w:r>
        <w:t>Precise, academic tone; audience assumed MD/PhD; every claim referenced. Any source used on a web page should be referenced with a link to that reference.</w:t>
      </w:r>
    </w:p>
    <w:p w14:paraId="19655AE4" w14:textId="500017BF" w:rsidR="004E56F2" w:rsidRDefault="00000000">
      <w:pPr>
        <w:pStyle w:val="ListBullet"/>
        <w:spacing w:after="40"/>
      </w:pPr>
      <w:r>
        <w:rPr>
          <w:b/>
        </w:rPr>
        <w:t xml:space="preserve">Graphics attribution (your V5 rule): </w:t>
      </w:r>
      <w:r>
        <w:t>any graphic that has an attribution reference beneath it in Notion, Wix, or on the slides must be properly attributed</w:t>
      </w:r>
      <w:ins w:id="15" w:author="neal chaisson" w:date="2026-07-12T13:51:00Z" w16du:dateUtc="2026-07-12T17:51:00Z">
        <w:r w:rsidR="00FD157D">
          <w:t xml:space="preserve"> by </w:t>
        </w:r>
      </w:ins>
      <w:ins w:id="16" w:author="neal chaisson" w:date="2026-07-12T13:52:00Z" w16du:dateUtc="2026-07-12T17:52:00Z">
        <w:r w:rsidR="00FD157D">
          <w:t>maintaining</w:t>
        </w:r>
      </w:ins>
      <w:ins w:id="17" w:author="neal chaisson" w:date="2026-07-12T13:51:00Z" w16du:dateUtc="2026-07-12T17:51:00Z">
        <w:r w:rsidR="00FD157D">
          <w:t xml:space="preserve"> the attribution reference below the graphic</w:t>
        </w:r>
      </w:ins>
      <w:r>
        <w:t xml:space="preserve">. Graphics on Wix and Notion that </w:t>
      </w:r>
      <w:del w:id="18" w:author="neal chaisson" w:date="2026-07-12T13:52:00Z" w16du:dateUtc="2026-07-12T17:52:00Z">
        <w:r w:rsidDel="00FD157D">
          <w:delText>are AI-generated</w:delText>
        </w:r>
      </w:del>
      <w:ins w:id="19" w:author="neal chaisson" w:date="2026-07-12T13:52:00Z" w16du:dateUtc="2026-07-12T17:52:00Z">
        <w:r w:rsidR="00FD157D">
          <w:t>have not attribution below it</w:t>
        </w:r>
      </w:ins>
      <w:r>
        <w:t xml:space="preserve"> need no attribution</w:t>
      </w:r>
      <w:ins w:id="20" w:author="neal chaisson" w:date="2026-07-12T13:52:00Z" w16du:dateUtc="2026-07-12T17:52:00Z">
        <w:r w:rsidR="00FD157D">
          <w:t xml:space="preserve"> as they were AI generated or generated by the authors</w:t>
        </w:r>
      </w:ins>
      <w:r>
        <w:t>. All graphics taken from the .pptx slides require attribution if used.</w:t>
      </w:r>
      <w:ins w:id="21" w:author="neal chaisson" w:date="2026-07-12T13:54:00Z" w16du:dateUtc="2026-07-12T17:54:00Z">
        <w:r w:rsidR="00FD157D">
          <w:t xml:space="preserve"> The web build should not create any new graphics, but should include graphics as frequently as possible from notion, wix or the .pptx slides.  If unable to import a graphic, a placeholder should be created</w:t>
        </w:r>
      </w:ins>
      <w:ins w:id="22" w:author="neal chaisson" w:date="2026-07-12T13:55:00Z" w16du:dateUtc="2026-07-12T17:55:00Z">
        <w:r w:rsidR="00FD157D">
          <w:t xml:space="preserve"> for manual transfer by the authors.  </w:t>
        </w:r>
      </w:ins>
    </w:p>
    <w:p w14:paraId="605C8F7A" w14:textId="77777777" w:rsidR="004E56F2" w:rsidRDefault="00000000">
      <w:pPr>
        <w:pStyle w:val="ListBullet"/>
        <w:spacing w:after="40"/>
      </w:pPr>
      <w:r>
        <w:rPr>
          <w:b/>
        </w:rPr>
        <w:t xml:space="preserve">Source of truth: </w:t>
      </w:r>
      <w:r>
        <w:t>the references at the bottom of the Wix pages, at the bottom of the Notion pages, at the bottom of the PowerPoint slides, or items in the Google Drive "Additional Reading" folder.</w:t>
      </w:r>
    </w:p>
    <w:p w14:paraId="59F9336E" w14:textId="77777777" w:rsidR="004E56F2" w:rsidRDefault="00000000">
      <w:pPr>
        <w:pStyle w:val="Heading2"/>
      </w:pPr>
      <w:r>
        <w:t>1.9 Website infrastructure notes</w:t>
      </w:r>
    </w:p>
    <w:p w14:paraId="4836E352" w14:textId="77777777" w:rsidR="004E56F2" w:rsidRDefault="00000000">
      <w:pPr>
        <w:pStyle w:val="ListBullet"/>
        <w:spacing w:after="40"/>
      </w:pPr>
      <w:r>
        <w:t>Data should be collected on all case-assessment answers.</w:t>
      </w:r>
    </w:p>
    <w:p w14:paraId="7CBB8AE4" w14:textId="77777777" w:rsidR="004E56F2" w:rsidRDefault="00000000">
      <w:pPr>
        <w:pStyle w:val="ListBullet"/>
        <w:spacing w:after="40"/>
      </w:pPr>
      <w:r>
        <w:t>An output of any questions answered should be sent with a timestamp and an IP-address identifier (in lieu of name), so a single user can be tracked across questions.</w:t>
      </w:r>
    </w:p>
    <w:p w14:paraId="41CC3F52" w14:textId="77777777" w:rsidR="004E56F2" w:rsidRDefault="00000000">
      <w:pPr>
        <w:pStyle w:val="ListBullet"/>
        <w:spacing w:after="40"/>
      </w:pPr>
      <w:r>
        <w:t>Collected data should be exported and uploaded to an existing Excel file in Google Drive (to be created upon web-build) by Claude.</w:t>
      </w:r>
    </w:p>
    <w:p w14:paraId="53A5F53E" w14:textId="77777777" w:rsidR="004E56F2" w:rsidRDefault="00000000">
      <w:pPr>
        <w:pStyle w:val="ListBullet"/>
        <w:spacing w:after="40"/>
      </w:pPr>
      <w:r>
        <w:t>The website should have a link to sign up for users interested in receiving updates or new information.</w:t>
      </w:r>
    </w:p>
    <w:p w14:paraId="20BE3E2A" w14:textId="77777777" w:rsidR="004E56F2" w:rsidRDefault="00000000">
      <w:pPr>
        <w:pStyle w:val="Heading1"/>
      </w:pPr>
      <w:r>
        <w:t>Part 2. The three expertise pathways</w:t>
      </w:r>
    </w:p>
    <w:p w14:paraId="3D63A7A7" w14:textId="77777777" w:rsidR="004E56F2" w:rsidRDefault="00000000">
      <w:pPr>
        <w:spacing w:after="160"/>
      </w:pPr>
      <w:r>
        <w:t>Ordered module sequences. Bracketed notes give the current source: [Wix: slug], [Notion: page], [Deck: name], or [Proposal]. "(stub)" marks an unbuilt Wix page; "(de novo)" marks content to be created.</w:t>
      </w:r>
    </w:p>
    <w:p w14:paraId="332375B4" w14:textId="77777777" w:rsidR="004E56F2" w:rsidRDefault="00000000">
      <w:pPr>
        <w:pStyle w:val="Heading2"/>
      </w:pPr>
      <w:r>
        <w:rPr>
          <w:color w:val="B23B2E"/>
        </w:rPr>
        <w:lastRenderedPageBreak/>
        <w:t>2.1 Novice pathway</w:t>
      </w:r>
    </w:p>
    <w:p w14:paraId="72675188" w14:textId="77777777" w:rsidR="004E56F2" w:rsidRDefault="00000000">
      <w:pPr>
        <w:spacing w:after="120"/>
      </w:pPr>
      <w:r>
        <w:rPr>
          <w:i/>
        </w:rPr>
        <w:t>"I want a reliable, systematic way to evaluate and manage a patient in shock." Built primarily on the Assessing Shock deck and the Proposal, with a brief overview of the three principles and the full PA-catheter section.</w:t>
      </w:r>
    </w:p>
    <w:p w14:paraId="00AFB1C4" w14:textId="77777777" w:rsidR="004E56F2" w:rsidRDefault="00000000">
      <w:pPr>
        <w:pStyle w:val="Heading3"/>
      </w:pPr>
      <w:r>
        <w:t>Module N0 - Orientation</w:t>
      </w:r>
    </w:p>
    <w:p w14:paraId="6F435A48" w14:textId="77777777" w:rsidR="004E56F2" w:rsidRDefault="00000000">
      <w:pPr>
        <w:pStyle w:val="ListBullet"/>
        <w:spacing w:after="40"/>
      </w:pPr>
      <w:r>
        <w:t>Pick your level; how the modular site works; what you will be able to do by the end.</w:t>
      </w:r>
    </w:p>
    <w:p w14:paraId="05EB7133" w14:textId="77777777" w:rsidR="004E56F2" w:rsidRDefault="00000000">
      <w:pPr>
        <w:pStyle w:val="Heading3"/>
      </w:pPr>
      <w:r>
        <w:t>Module N1 - What shock is and why hemodynamics matters</w:t>
      </w:r>
    </w:p>
    <w:p w14:paraId="346265E7" w14:textId="77777777" w:rsidR="004E56F2" w:rsidRDefault="00000000">
      <w:pPr>
        <w:pStyle w:val="ListBullet"/>
        <w:spacing w:after="40"/>
      </w:pPr>
      <w:r>
        <w:t>Introduction to hemodynamics: what it is and why we study it. [Wix: introduction-to-hemodynamics; Notion: Introduction to Hemodynamics]</w:t>
      </w:r>
    </w:p>
    <w:p w14:paraId="3DEC277C" w14:textId="77777777" w:rsidR="004E56F2" w:rsidRDefault="00000000">
      <w:pPr>
        <w:pStyle w:val="ListBullet"/>
        <w:spacing w:after="40"/>
      </w:pPr>
      <w:r>
        <w:t>Shock defined physiologically (oVO2/nVO2 &lt; 1), not by blood pressure. [Wix: What is shock]</w:t>
      </w:r>
    </w:p>
    <w:p w14:paraId="27B38E59" w14:textId="77777777" w:rsidR="004E56F2" w:rsidRDefault="00000000">
      <w:pPr>
        <w:pStyle w:val="Heading3"/>
      </w:pPr>
      <w:r>
        <w:t>Module N2 - Oxygen delivery as the organizing principle</w:t>
      </w:r>
    </w:p>
    <w:p w14:paraId="2E68BF0E" w14:textId="77777777" w:rsidR="004E56F2" w:rsidRDefault="00000000">
      <w:pPr>
        <w:pStyle w:val="ListBullet"/>
        <w:spacing w:after="40"/>
      </w:pPr>
      <w:r>
        <w:t>DO2 = Hb x SaO2 x 1.34 x CO, in plain terms. [Deck: Assessing Shock; Wix: What is shock]</w:t>
      </w:r>
    </w:p>
    <w:p w14:paraId="037643F2" w14:textId="77777777" w:rsidR="004E56F2" w:rsidRDefault="00000000">
      <w:pPr>
        <w:pStyle w:val="ListBullet"/>
        <w:spacing w:after="40"/>
      </w:pPr>
      <w:r>
        <w:t>DO2 vs VO2 and VO2 dependency (extraction ratio, ScvO2/SvO2, lactate) - conceptual.</w:t>
      </w:r>
    </w:p>
    <w:p w14:paraId="6B1955CE" w14:textId="77777777" w:rsidR="004E56F2" w:rsidRDefault="00000000">
      <w:pPr>
        <w:pStyle w:val="ListBullet"/>
        <w:spacing w:after="40"/>
      </w:pPr>
      <w:r>
        <w:t>Recognizing DO2/VO2 mismatch at the bedside. [Wix: what-is-shock, "At the Bedside: Recognizing signs of DO2/VO2 mismatch"; Deck: Assessing Shock]</w:t>
      </w:r>
    </w:p>
    <w:p w14:paraId="45FDB732" w14:textId="77777777" w:rsidR="004E56F2" w:rsidRDefault="00000000">
      <w:pPr>
        <w:pStyle w:val="Heading3"/>
      </w:pPr>
      <w:r>
        <w:t>Module N3 - Recognizing shock at the bedside</w:t>
      </w:r>
    </w:p>
    <w:p w14:paraId="3169E0A4" w14:textId="77777777" w:rsidR="004E56F2" w:rsidRDefault="00000000">
      <w:pPr>
        <w:pStyle w:val="ListBullet"/>
        <w:spacing w:after="40"/>
      </w:pPr>
      <w:r>
        <w:t>The B.U.S. exam (Brain/Urine/Skin) and other low-tech markers; "the problem with MAP." [Deck: Assessing Shock; Notion: Clinical Markers of Shock]</w:t>
      </w:r>
    </w:p>
    <w:p w14:paraId="45DBC77F" w14:textId="77777777" w:rsidR="004E56F2" w:rsidRDefault="00000000">
      <w:pPr>
        <w:pStyle w:val="ListBullet"/>
        <w:spacing w:after="40"/>
      </w:pPr>
      <w:r>
        <w:t>Worked example: "Is this patient in shock?" [Notion: Algorithm for Shock Assessment; Deck: Assessing Shock]</w:t>
      </w:r>
    </w:p>
    <w:p w14:paraId="1B813DC3" w14:textId="77777777" w:rsidR="004E56F2" w:rsidRDefault="00000000">
      <w:pPr>
        <w:spacing w:after="80"/>
      </w:pPr>
      <w:r>
        <w:rPr>
          <w:i/>
        </w:rPr>
        <w:t xml:space="preserve">Storyline note (per your N4-N6 question): these three modules follow the Assessing Shock deck, slides 4-17. The premise is built in order - assess DO2 (B.U.S.), see why MAP alone is unreliable, reach for a way to know cardiac output, derive the unifying equation, read the shock-type grid, and only then apply the ACT method. So the big picture and the equation/grid come before </w:t>
      </w:r>
      <w:commentRangeStart w:id="23"/>
      <w:r>
        <w:rPr>
          <w:i/>
        </w:rPr>
        <w:t>ACT</w:t>
      </w:r>
      <w:commentRangeEnd w:id="23"/>
      <w:r w:rsidR="001300BD">
        <w:rPr>
          <w:rStyle w:val="CommentReference"/>
          <w:i/>
          <w:sz w:val="22"/>
          <w:szCs w:val="22"/>
        </w:rPr>
        <w:commentReference w:id="23"/>
      </w:r>
      <w:r>
        <w:rPr>
          <w:i/>
        </w:rPr>
        <w:t>.</w:t>
      </w:r>
    </w:p>
    <w:p w14:paraId="482B2786" w14:textId="77777777" w:rsidR="004E56F2" w:rsidRDefault="00000000">
      <w:pPr>
        <w:pStyle w:val="Heading3"/>
      </w:pPr>
      <w:r>
        <w:t>Module N4 - The big-picture circulatory map (the three principles, briefly)</w:t>
      </w:r>
    </w:p>
    <w:p w14:paraId="3A9816AC" w14:textId="77777777" w:rsidR="004E56F2" w:rsidRDefault="00000000">
      <w:pPr>
        <w:pStyle w:val="ListBullet"/>
        <w:spacing w:after="40"/>
      </w:pPr>
      <w:r>
        <w:t>The four interfaces as one mental map (named, not yet derived). [Wix: the-four-interface-model; Notion: Principle 1]</w:t>
      </w:r>
    </w:p>
    <w:p w14:paraId="77AA99E6" w14:textId="77777777" w:rsidR="004E56F2" w:rsidRDefault="00000000">
      <w:pPr>
        <w:pStyle w:val="ListBullet"/>
        <w:spacing w:after="40"/>
        <w:rPr>
          <w:ins w:id="24" w:author="neal chaisson" w:date="2026-07-12T14:24:00Z" w16du:dateUtc="2026-07-12T18:24:00Z"/>
        </w:rPr>
      </w:pPr>
      <w:r>
        <w:t>Closed-loop circulation: venous return must equal cardiac output. [Notion: Principle 2, conceptual]</w:t>
      </w:r>
    </w:p>
    <w:p w14:paraId="2B5514C5" w14:textId="77777777" w:rsidR="00BD42DC" w:rsidDel="00BD42DC" w:rsidRDefault="00BD42DC" w:rsidP="00BD42DC">
      <w:pPr>
        <w:pStyle w:val="ListBullet"/>
        <w:spacing w:after="40"/>
        <w:rPr>
          <w:del w:id="25" w:author="neal chaisson" w:date="2026-07-12T14:24:00Z" w16du:dateUtc="2026-07-12T18:24:00Z"/>
          <w:moveTo w:id="26" w:author="neal chaisson" w:date="2026-07-12T14:24:00Z" w16du:dateUtc="2026-07-12T18:24:00Z"/>
        </w:rPr>
      </w:pPr>
      <w:moveToRangeStart w:id="27" w:author="neal chaisson" w:date="2026-07-12T14:24:00Z" w:name="move234758695"/>
      <w:moveTo w:id="28" w:author="neal chaisson" w:date="2026-07-12T14:24:00Z" w16du:dateUtc="2026-07-12T18:24:00Z">
        <w:r>
          <w:t>One hydraulic law across all four interfaces: pressure gradient = resistance x CO (MAP - Pcrit = SVR x CO; Pcrit - MSFP = capillary resistance x CO; MSFP - RAP = VR x CO; mean PAP - LAP = PVR x CO). Principle 3 is introduced here at the Novice level. [Deck: Assessing Shock; Notion: Principle 3]</w:t>
        </w:r>
      </w:moveTo>
    </w:p>
    <w:moveToRangeEnd w:id="27"/>
    <w:p w14:paraId="6D8D5E6F" w14:textId="77777777" w:rsidR="00BD42DC" w:rsidRDefault="00BD42DC" w:rsidP="00BD42DC">
      <w:pPr>
        <w:pStyle w:val="ListBullet"/>
        <w:spacing w:after="40"/>
      </w:pPr>
    </w:p>
    <w:p w14:paraId="66DF0F74" w14:textId="77777777" w:rsidR="004E56F2" w:rsidRDefault="00000000">
      <w:pPr>
        <w:pStyle w:val="Heading3"/>
      </w:pPr>
      <w:r>
        <w:t>Module N5 - The unifying equation and the shock-type grid</w:t>
      </w:r>
    </w:p>
    <w:p w14:paraId="1660BB92" w14:textId="77777777" w:rsidR="004E56F2" w:rsidRDefault="00000000">
      <w:pPr>
        <w:spacing w:after="40"/>
      </w:pPr>
      <w:r>
        <w:rPr>
          <w:i/>
        </w:rPr>
        <w:t>This underpins how to think with ACT, so it sits at the Novice level.</w:t>
      </w:r>
    </w:p>
    <w:p w14:paraId="18088F22" w14:textId="052F9BE9" w:rsidR="004E56F2" w:rsidDel="00BD42DC" w:rsidRDefault="00000000">
      <w:pPr>
        <w:pStyle w:val="ListBullet"/>
        <w:spacing w:after="40"/>
        <w:rPr>
          <w:moveFrom w:id="29" w:author="neal chaisson" w:date="2026-07-12T14:24:00Z" w16du:dateUtc="2026-07-12T18:24:00Z"/>
        </w:rPr>
      </w:pPr>
      <w:moveFromRangeStart w:id="30" w:author="neal chaisson" w:date="2026-07-12T14:24:00Z" w:name="move234758695"/>
      <w:moveFrom w:id="31" w:author="neal chaisson" w:date="2026-07-12T14:24:00Z" w16du:dateUtc="2026-07-12T18:24:00Z">
        <w:r w:rsidDel="00BD42DC">
          <w:t>One hydraulic law across all four interfaces: pressure gradient = resistance x CO (MAP - Pcrit = SVR x CO; Pcrit - MSFP = capillary resistance x CO; MSFP - RAP = VR x CO; mean PAP - LAP = PVR x CO). Principle 3 is introduced here at the Novice level. [Deck: Assessing Shock; Notion: Principle 3]</w:t>
        </w:r>
      </w:moveFrom>
    </w:p>
    <w:moveFromRangeEnd w:id="30"/>
    <w:p w14:paraId="1B67BC95" w14:textId="77777777" w:rsidR="004E56F2" w:rsidRDefault="00000000">
      <w:pPr>
        <w:pStyle w:val="ListBullet"/>
        <w:spacing w:after="40"/>
      </w:pPr>
      <w:r>
        <w:t>The shock-type grid: how MAP, CO, RAP, PAPm, LAP, and SVR move in cardiac, obstructive, distributive, and hypovolemic shock. [Deck: Assessing Shock]</w:t>
      </w:r>
    </w:p>
    <w:p w14:paraId="75BA6090" w14:textId="77777777" w:rsidR="004E56F2" w:rsidRDefault="00000000">
      <w:pPr>
        <w:pStyle w:val="Heading3"/>
      </w:pPr>
      <w:r>
        <w:lastRenderedPageBreak/>
        <w:t>Module N6 - The ACT method</w:t>
      </w:r>
    </w:p>
    <w:p w14:paraId="0A177C9C" w14:textId="77777777" w:rsidR="004E56F2" w:rsidRDefault="00000000">
      <w:pPr>
        <w:pStyle w:val="ListBullet"/>
        <w:spacing w:after="40"/>
      </w:pPr>
      <w:r>
        <w:t>Assess, Create hypothesis, Test - taught explicitly and as an iterative loop, now that the interfaces, the equation, and the grid are in hand. [Deck: Assessing Shock, slides 4-17; Proposal]</w:t>
      </w:r>
    </w:p>
    <w:p w14:paraId="42142FBC" w14:textId="77777777" w:rsidR="004E56F2" w:rsidRDefault="00000000">
      <w:pPr>
        <w:pStyle w:val="ListBullet"/>
        <w:spacing w:after="40"/>
      </w:pPr>
      <w:r>
        <w:t>Using ACT for shock assessment, then for shock treatment; each Test step names the measurable parameter that narrows the differential or proves an intervention worked. [Deck: Assessing Shock; Proposal]</w:t>
      </w:r>
    </w:p>
    <w:p w14:paraId="1B780894" w14:textId="77777777" w:rsidR="004E56F2" w:rsidRDefault="00000000">
      <w:pPr>
        <w:pStyle w:val="Heading3"/>
      </w:pPr>
      <w:r>
        <w:t>Module N7 - Tools, applied</w:t>
      </w:r>
    </w:p>
    <w:p w14:paraId="66EDE1F7" w14:textId="77777777" w:rsidR="004E56F2" w:rsidRDefault="00000000">
      <w:pPr>
        <w:pStyle w:val="ListBullet"/>
        <w:spacing w:after="40"/>
      </w:pPr>
      <w:commentRangeStart w:id="32"/>
      <w:commentRangeStart w:id="33"/>
      <w:r>
        <w:t>The Advanced Hemodynamic Evaluation: Tone (SVR), Filling (RAP), Flow (CO); the bedside clinical-assessment and hemodynamics card. [Deck: Assessing Shock; Proposal Station 2]</w:t>
      </w:r>
      <w:commentRangeEnd w:id="32"/>
      <w:r w:rsidR="007F3C48">
        <w:rPr>
          <w:rStyle w:val="CommentReference"/>
          <w:sz w:val="22"/>
          <w:szCs w:val="22"/>
        </w:rPr>
        <w:commentReference w:id="32"/>
      </w:r>
      <w:commentRangeEnd w:id="33"/>
      <w:r w:rsidR="00F26029">
        <w:rPr>
          <w:rStyle w:val="CommentReference"/>
          <w:sz w:val="22"/>
          <w:szCs w:val="22"/>
        </w:rPr>
        <w:commentReference w:id="33"/>
      </w:r>
    </w:p>
    <w:p w14:paraId="4F02B684" w14:textId="77777777" w:rsidR="004E56F2" w:rsidRDefault="00000000">
      <w:pPr>
        <w:pStyle w:val="ListBullet"/>
        <w:spacing w:after="40"/>
      </w:pPr>
      <w:commentRangeStart w:id="34"/>
      <w:r>
        <w:t>Interpreting RAP and basic volume responsiveness (rules of thumb and caveats). [Deck: Assessing Shock]</w:t>
      </w:r>
      <w:commentRangeEnd w:id="34"/>
      <w:r w:rsidR="007F3C48">
        <w:rPr>
          <w:rStyle w:val="CommentReference"/>
          <w:sz w:val="22"/>
          <w:szCs w:val="22"/>
        </w:rPr>
        <w:commentReference w:id="34"/>
      </w:r>
    </w:p>
    <w:p w14:paraId="3620D479" w14:textId="77777777" w:rsidR="004E56F2" w:rsidRDefault="00000000">
      <w:pPr>
        <w:pStyle w:val="Heading3"/>
      </w:pPr>
      <w:commentRangeStart w:id="35"/>
      <w:commentRangeStart w:id="36"/>
      <w:r>
        <w:t xml:space="preserve">Module N8 - </w:t>
      </w:r>
      <w:commentRangeEnd w:id="35"/>
      <w:r w:rsidR="00F26029">
        <w:rPr>
          <w:rStyle w:val="CommentReference"/>
          <w:sz w:val="22"/>
          <w:szCs w:val="22"/>
        </w:rPr>
        <w:commentReference w:id="35"/>
      </w:r>
      <w:commentRangeEnd w:id="36"/>
      <w:r w:rsidR="00F66EDB">
        <w:rPr>
          <w:rStyle w:val="CommentReference"/>
          <w:sz w:val="22"/>
          <w:szCs w:val="22"/>
        </w:rPr>
        <w:commentReference w:id="36"/>
      </w:r>
      <w:r>
        <w:t>PA catheter fundamentals (required at the Novice level)</w:t>
      </w:r>
    </w:p>
    <w:p w14:paraId="2483FCBA" w14:textId="77777777" w:rsidR="004E56F2" w:rsidRDefault="00000000">
      <w:pPr>
        <w:spacing w:after="40"/>
      </w:pPr>
      <w:r>
        <w:rPr>
          <w:i/>
        </w:rPr>
        <w:t>Per your comment ("need to learn this as a novice"). The eight PAC modules, taught practically.</w:t>
      </w:r>
    </w:p>
    <w:p w14:paraId="76832C15" w14:textId="77777777" w:rsidR="004E56F2" w:rsidRDefault="00000000">
      <w:pPr>
        <w:pStyle w:val="ListBullet"/>
        <w:spacing w:after="40"/>
      </w:pPr>
      <w:r>
        <w:t>M1 indications/contraindications/complications; M2 setup and anatomy; M3 insertion; M4 PAOP and its relation to LA pressure; M5 common waveform changes (RA, RV, PA, PAOP); M6 troubleshooting; M7 thermodilution/Fick/mixed venous; M8 integrated interpretation. [Wix: pa-catheter-education; Deck: v2022 PAC module; Proposal Station 1]</w:t>
      </w:r>
    </w:p>
    <w:p w14:paraId="213F0A88" w14:textId="77777777" w:rsidR="004E56F2" w:rsidRDefault="00000000">
      <w:pPr>
        <w:pStyle w:val="ListBullet2"/>
        <w:spacing w:after="40"/>
      </w:pPr>
      <w:r>
        <w:t>Module 7 should include explicit, step-by-step teaching on HOW to measure cardiac output by thermodilution (injectate volume and temperature, the catheter constant, fast even injection, reading the curve) and by the Fick method (direct and estimated VO2), including the common error sources for each. [Deck: v2022 measuring-CO module; Proposal Station 1]</w:t>
      </w:r>
    </w:p>
    <w:p w14:paraId="0A83C246" w14:textId="77777777" w:rsidR="004E56F2" w:rsidRDefault="00000000">
      <w:pPr>
        <w:pStyle w:val="Heading3"/>
      </w:pPr>
      <w:r>
        <w:t>Module N9 - Put it together</w:t>
      </w:r>
    </w:p>
    <w:p w14:paraId="7BC0BA1D" w14:textId="77777777" w:rsidR="004E56F2" w:rsidRDefault="00000000">
      <w:pPr>
        <w:pStyle w:val="ListBullet"/>
        <w:spacing w:after="40"/>
      </w:pPr>
      <w:commentRangeStart w:id="37"/>
      <w:r>
        <w:t>Guided case walked through with ACT. [Deck: Assessing Shock]</w:t>
      </w:r>
      <w:commentRangeEnd w:id="37"/>
      <w:r w:rsidR="00F26029">
        <w:rPr>
          <w:rStyle w:val="CommentReference"/>
          <w:sz w:val="22"/>
          <w:szCs w:val="22"/>
        </w:rPr>
        <w:commentReference w:id="37"/>
      </w:r>
    </w:p>
    <w:p w14:paraId="2BB0DDB4" w14:textId="77777777" w:rsidR="004E56F2" w:rsidRDefault="00000000">
      <w:pPr>
        <w:pStyle w:val="ListBullet"/>
        <w:spacing w:after="40"/>
      </w:pPr>
      <w:r>
        <w:t>Knowledge checks and 1-2 starter cases (de novo), following the algorithm from the Assessing Shock deck and the Proposal scenarios. [de novo; Deck: Assessing Shock; Proposal]</w:t>
      </w:r>
    </w:p>
    <w:p w14:paraId="3B35FCE9" w14:textId="77777777" w:rsidR="004E56F2" w:rsidRDefault="00000000">
      <w:pPr>
        <w:pStyle w:val="Heading2"/>
      </w:pPr>
      <w:r>
        <w:rPr>
          <w:color w:val="2E7D32"/>
        </w:rPr>
        <w:t>2.2 Informed Learner pathway</w:t>
      </w:r>
    </w:p>
    <w:p w14:paraId="21344B2A" w14:textId="77777777" w:rsidR="004E56F2" w:rsidRDefault="00000000">
      <w:pPr>
        <w:spacing w:after="120"/>
      </w:pPr>
      <w:r>
        <w:rPr>
          <w:i/>
        </w:rPr>
        <w:t>"I understand the basics; show me the physiology behind the bedside and how to interpret monitoring." Assumes the Novice spine (review-links provided).</w:t>
      </w:r>
    </w:p>
    <w:p w14:paraId="6E345FE6" w14:textId="77777777" w:rsidR="004E56F2" w:rsidRDefault="00000000">
      <w:pPr>
        <w:pStyle w:val="Heading3"/>
      </w:pPr>
      <w:r>
        <w:t>Module I1 - Physiologic foundations</w:t>
      </w:r>
    </w:p>
    <w:p w14:paraId="6A4FEBFE" w14:textId="77777777" w:rsidR="004E56F2" w:rsidRDefault="00000000">
      <w:pPr>
        <w:pStyle w:val="ListBullet"/>
        <w:spacing w:after="40"/>
      </w:pPr>
      <w:r>
        <w:t>Physiological basis of the cardiovascular system; the three principles in full. [Wix: Physiological Basis of the Cardiovascular System; Notion]</w:t>
      </w:r>
    </w:p>
    <w:p w14:paraId="171D6FC7" w14:textId="77777777" w:rsidR="004E56F2" w:rsidRDefault="00000000">
      <w:pPr>
        <w:pStyle w:val="Heading3"/>
      </w:pPr>
      <w:r>
        <w:t>Module I2 - At the Bedside: normotensive shock, pulse pressure, and hemodynamic phenotype</w:t>
      </w:r>
    </w:p>
    <w:p w14:paraId="5F55EC79" w14:textId="77777777" w:rsidR="004E56F2" w:rsidRDefault="00000000">
      <w:pPr>
        <w:spacing w:after="40"/>
      </w:pPr>
      <w:r>
        <w:rPr>
          <w:i/>
        </w:rPr>
        <w:t>New at the Informed level (per Gustavo and your V5 comments); the "at the bedside" home for the concepts noted under the Novice grid.</w:t>
      </w:r>
    </w:p>
    <w:p w14:paraId="7E5DCD39" w14:textId="77777777" w:rsidR="004E56F2" w:rsidRDefault="00000000">
      <w:pPr>
        <w:pStyle w:val="ListBullet2"/>
        <w:spacing w:after="40"/>
      </w:pPr>
      <w:r>
        <w:lastRenderedPageBreak/>
        <w:t>Normotensive shock: a preserved or only "soft" MAP can hide shock when pulse pressure is narrowed and hypoperfusion is present. Do not wait for overt hypotension to execute ACT - especially in obstructive and hypovolemic shock, where a high SVR can compensate MAP for a prolonged period despite inadequate stroke volume, cardiac output, and DO2. [Wix: What is shock; Notion: Defining Shock]</w:t>
      </w:r>
    </w:p>
    <w:p w14:paraId="6F96F9CB" w14:textId="77777777" w:rsidR="004E56F2" w:rsidRDefault="00000000">
      <w:pPr>
        <w:pStyle w:val="ListBullet2"/>
        <w:spacing w:after="40"/>
      </w:pPr>
      <w:r>
        <w:t>Pulse pressure as a bedside signal of low stroke volume / impaired forward flow even when MAP is not frankly low. Preliminary ANDROMEDA-PEGASUS data (~2,700 patients) suggest the pulse-pressure to stroke-volume/VTI relationship is fairly consistent across shock types, with a clinically relevant cutoff around 45-50 mmHg; also referenced in recent cardiogenic-shock consensus statements. [ANDROMEDA-PEGASUS (Kattan et al); cardiogenic-shock consensus]</w:t>
      </w:r>
    </w:p>
    <w:p w14:paraId="0DF9C4C7" w14:textId="77777777" w:rsidR="004E56F2" w:rsidRDefault="00000000">
      <w:pPr>
        <w:pStyle w:val="ListBullet2"/>
        <w:spacing w:after="40"/>
      </w:pPr>
      <w:r>
        <w:t>Etiology vs hemodynamic phenotype: the underlying cause (e.g., sepsis) may present with a different phenotype - a relative hypovolemic phenotype, or septic cardiomyopathy as a cardiogenic phenotype. Frame this distinction here; important advances are expected from ANDROMEDA-SHOCK 2 subanalyses. [Kattan et al reviews; ANDROMEDA-SHOCK 2]</w:t>
      </w:r>
    </w:p>
    <w:p w14:paraId="41FECCA7" w14:textId="77777777" w:rsidR="004E56F2" w:rsidRDefault="00000000">
      <w:pPr>
        <w:pStyle w:val="Heading3"/>
      </w:pPr>
      <w:r>
        <w:t>Module I3 - Pressure measurement and waveform fundamentals</w:t>
      </w:r>
    </w:p>
    <w:p w14:paraId="66FDEBA5" w14:textId="77777777" w:rsidR="004E56F2" w:rsidRDefault="00000000">
      <w:pPr>
        <w:spacing w:after="40"/>
      </w:pPr>
      <w:r>
        <w:rPr>
          <w:i/>
        </w:rPr>
        <w:t>From the v2022 deck; foundational for every waveform and PA-catheter topic.</w:t>
      </w:r>
    </w:p>
    <w:p w14:paraId="364615FF" w14:textId="77777777" w:rsidR="004E56F2" w:rsidRDefault="00000000">
      <w:pPr>
        <w:pStyle w:val="ListBullet"/>
        <w:spacing w:after="40"/>
      </w:pPr>
      <w:r>
        <w:t>Waveform generation (sine waves, harmonics, the fundamental + 6-10 harmonics), natural frequency, and resonance. [Deck: v2022, module 1]</w:t>
      </w:r>
    </w:p>
    <w:p w14:paraId="39C6B78C" w14:textId="77777777" w:rsidR="004E56F2" w:rsidRDefault="00000000">
      <w:pPr>
        <w:pStyle w:val="ListBullet"/>
        <w:spacing w:after="40"/>
      </w:pPr>
      <w:r>
        <w:t>The pressure-monitoring system (transducer, tubing, signal processor); damping - underdamped vs overdamped, the square-wave test, and causes of each. [Deck: v2022; Proposal Station 1]</w:t>
      </w:r>
    </w:p>
    <w:p w14:paraId="177C3C85" w14:textId="77777777" w:rsidR="004E56F2" w:rsidRDefault="00000000">
      <w:pPr>
        <w:pStyle w:val="ListBullet"/>
        <w:spacing w:after="40"/>
      </w:pPr>
      <w:r>
        <w:t>Zeroing vs leveling (distinct steps) and the effect of intrathoracic pressure on measured pressures. [Deck: v2022; Proposal]</w:t>
      </w:r>
    </w:p>
    <w:p w14:paraId="142A78CF" w14:textId="77777777" w:rsidR="004E56F2" w:rsidRDefault="00000000">
      <w:pPr>
        <w:pStyle w:val="Heading3"/>
      </w:pPr>
      <w:r>
        <w:t>Module I4 - Interface I: LV to Arterial System</w:t>
      </w:r>
    </w:p>
    <w:p w14:paraId="3C696368" w14:textId="77777777" w:rsidR="004E56F2" w:rsidRDefault="00000000">
      <w:pPr>
        <w:pStyle w:val="ListBullet2"/>
        <w:spacing w:after="40"/>
      </w:pPr>
      <w:r>
        <w:t>Cardiac function: Frank-Starling/Patterson-Starling, the curve and its shifts, effect of pleural pressure on RAP, ventriculo-arterial coupling (Ees/Ea). [Wix: interface-1-cardiac-function; Notion]</w:t>
      </w:r>
    </w:p>
    <w:p w14:paraId="32176E30" w14:textId="77777777" w:rsidR="004E56F2" w:rsidRDefault="00000000">
      <w:pPr>
        <w:pStyle w:val="ListBullet2"/>
        <w:spacing w:after="40"/>
      </w:pPr>
      <w:r>
        <w:t>Arterial vascular function: the Windkessel, the arterial pressure waveform, electrical-mechanical coupling, the Wiggers diagram, and the waveform components (upstroke, peak, decline, dicrotic notch, diastolic runoff, end-diastolic pressure, pulse-pressure amplification). [Wix: interface-1-arterial-vascular-function]</w:t>
      </w:r>
    </w:p>
    <w:p w14:paraId="47EB065F" w14:textId="77777777" w:rsidR="004E56F2" w:rsidRDefault="00000000">
      <w:pPr>
        <w:pStyle w:val="ListBullet2"/>
        <w:spacing w:after="40"/>
      </w:pPr>
      <w:r>
        <w:t>At the Bedside: assessing vasoplegia - diastolic pressure, dicrotic-notch shift, and the Diastolic Shock Index (DSI = HR / diastolic arterial pressure); a higher DSI reflects a low-resistance state where tachycardia fails to maintain diastolic pressure (severe vasoplegia). [Wix: general-8-2; Notion: Assessing Vasoplegia - DSI added per Gustavo’s V5 edit; Hernandez/Messina/Kattan, Intensive Care Med 2022]</w:t>
      </w:r>
    </w:p>
    <w:p w14:paraId="1E6049AC" w14:textId="77777777" w:rsidR="004E56F2" w:rsidRDefault="00000000">
      <w:pPr>
        <w:pStyle w:val="ListBullet2"/>
        <w:spacing w:after="40"/>
      </w:pPr>
      <w:r>
        <w:t xml:space="preserve">Transition into Interface II (per Gustavo/your comment): make explicit that "pressure is not perfusion" - blood pressure is stored energy, not flow (Magder). This is the bridge </w:t>
      </w:r>
      <w:r>
        <w:lastRenderedPageBreak/>
        <w:t>from the arterial system into the microcirculation. [Notion: The Meaning of Blood Pressure]</w:t>
      </w:r>
    </w:p>
    <w:p w14:paraId="6EF7192F" w14:textId="77777777" w:rsidR="004E56F2" w:rsidRDefault="00000000">
      <w:pPr>
        <w:pStyle w:val="Heading3"/>
      </w:pPr>
      <w:r>
        <w:t>Module I5 - Interface II: Arterioles to Capillaries</w:t>
      </w:r>
    </w:p>
    <w:p w14:paraId="188E07C7" w14:textId="77777777" w:rsidR="004E56F2" w:rsidRDefault="00000000">
      <w:pPr>
        <w:pStyle w:val="ListBullet2"/>
        <w:spacing w:after="40"/>
      </w:pPr>
      <w:r>
        <w:t>Macro meets micro; critical closing pressure (Pcc); "not all MAPs are created equal." [Wix: interface-2-arteries-to-capillaries; Notion: Interface II]</w:t>
      </w:r>
    </w:p>
    <w:p w14:paraId="1BCD1FC2" w14:textId="77777777" w:rsidR="004E56F2" w:rsidRDefault="00000000">
      <w:pPr>
        <w:pStyle w:val="ListBullet2"/>
        <w:spacing w:after="40"/>
      </w:pPr>
      <w:r>
        <w:t>At the Bedside: macro-to-microcirculatory coupling - capillary refill time, mottling, and the limits of sublingual videomicroscopy. [Notion: Bringing Interface II to the bedside]</w:t>
      </w:r>
    </w:p>
    <w:p w14:paraId="27480D60" w14:textId="77777777" w:rsidR="004E56F2" w:rsidRDefault="00000000">
      <w:pPr>
        <w:pStyle w:val="Heading3"/>
      </w:pPr>
      <w:r>
        <w:t>Module I6 - Microcirculation and the vascular waterfall</w:t>
      </w:r>
    </w:p>
    <w:p w14:paraId="1235E2AF" w14:textId="77777777" w:rsidR="004E56F2" w:rsidRDefault="00000000">
      <w:pPr>
        <w:spacing w:after="40"/>
      </w:pPr>
      <w:r>
        <w:rPr>
          <w:i/>
        </w:rPr>
        <w:t>Moved up from the Expert pathway per your V4 review - high-yield bedside physiology that fits between Interface II and Interface III.</w:t>
      </w:r>
    </w:p>
    <w:p w14:paraId="38462000" w14:textId="77777777" w:rsidR="004E56F2" w:rsidRDefault="00000000">
      <w:pPr>
        <w:pStyle w:val="ListBullet2"/>
        <w:spacing w:after="40"/>
      </w:pPr>
      <w:r>
        <w:t>Critical closing pressure (CrCP) and the vascular waterfall (a Starling resistor): flow depends on MAP - CrCP, and downstream venous pressure does not affect flow until it exceeds CrCP. Note (per your comment): the waterfall really occurs in the precapillary arteriolar space, so "capillaries" is an acceptable simplification. [Notion: Interface II - Arteriolar function, CrCP and the Vascular Waterfall]</w:t>
      </w:r>
    </w:p>
    <w:p w14:paraId="75468453" w14:textId="77777777" w:rsidR="004E56F2" w:rsidRDefault="00000000">
      <w:pPr>
        <w:pStyle w:val="ListBullet2"/>
        <w:spacing w:after="40"/>
      </w:pPr>
      <w:r>
        <w:t>True tissue perfusion pressure (TPP) is approximately MAP - CrCP, not MAP - CVP; arterial and venous resistance behave as two series circuits (Ra = (MAP - Pcc)/CO; Rvr = (Pmsf - Pra)/VR). Use Gallardo’s TPP graphic from the Pinsky article (cite it) rather than the Notion graphic; do not carry the Chaisson/Gallardo side-discussion into the curriculum. [Notion: Interface II; Pinsky - citation to be confirmed]</w:t>
      </w:r>
    </w:p>
    <w:p w14:paraId="2D4F6CAC" w14:textId="77777777" w:rsidR="004E56F2" w:rsidRDefault="00000000">
      <w:pPr>
        <w:pStyle w:val="ListBullet2"/>
        <w:spacing w:after="40"/>
      </w:pPr>
      <w:r>
        <w:t>Autoregulation, tissue perfusion pressure, and flow conductance (metabolic, endothelial, neurohumoral, and myogenic control). [Wix: autoregulation-and-tissue-perfusion; Notion: Physiological Insight]</w:t>
      </w:r>
    </w:p>
    <w:p w14:paraId="5B08DA86" w14:textId="77777777" w:rsidR="004E56F2" w:rsidRDefault="00000000">
      <w:pPr>
        <w:pStyle w:val="ListBullet2"/>
        <w:spacing w:after="40"/>
      </w:pPr>
      <w:r>
        <w:t>Clinical consequence: pressors help or harm depending on their effect on CrCP ("raise the hill above the waterfall, not the whole hill"); a fixed MAP target can fail. [Notion]</w:t>
      </w:r>
    </w:p>
    <w:p w14:paraId="7DB430ED" w14:textId="77777777" w:rsidR="004E56F2" w:rsidRDefault="00000000">
      <w:pPr>
        <w:pStyle w:val="ListBullet2"/>
        <w:spacing w:after="40"/>
      </w:pPr>
      <w:r>
        <w:t>Bedside perfusion markers in detail: capillary refill time (the standardized ANDROMEDA-SHOCK technique and reasons to target it); the 0-5 mottling score; lactate pathophysiology; and the microcirculatory caveats for ScvO2 and the veno-arterial PCO2 gap. [Notion: Capillary Refill Time; 6 Clinical Reasons for targeting CRT; Mottling Score; Lactate physiology; ScvO2 and PCO2-gap interpretation]</w:t>
      </w:r>
    </w:p>
    <w:p w14:paraId="04C5E3AB" w14:textId="77777777" w:rsidR="004E56F2" w:rsidRDefault="00000000">
      <w:pPr>
        <w:pStyle w:val="Heading3"/>
      </w:pPr>
      <w:r>
        <w:t>Module I7 - Interface III: Capillaries to Right Atrium</w:t>
      </w:r>
    </w:p>
    <w:p w14:paraId="36BBDC6E" w14:textId="77777777" w:rsidR="004E56F2" w:rsidRDefault="00000000">
      <w:pPr>
        <w:pStyle w:val="ListBullet2"/>
        <w:spacing w:after="40"/>
      </w:pPr>
      <w:r>
        <w:t>Venous return; the Guyton curve; stressed vs unstressed volume; mean systemic filling pressure (Pmsf, normally ~8-10 mmHg). [Wix: interface-3-capillaries-to-rv; Notion: Interface III]</w:t>
      </w:r>
    </w:p>
    <w:p w14:paraId="60044279" w14:textId="77777777" w:rsidR="004E56F2" w:rsidRDefault="00000000">
      <w:pPr>
        <w:pStyle w:val="ListBullet2"/>
        <w:spacing w:after="40"/>
      </w:pPr>
      <w:r>
        <w:t>CVP/RAP as an equilibrium point (the intersection of venous-return and cardiac-function curves), not a stand-alone "volume number"; its determinants. [Notion: Interface III]</w:t>
      </w:r>
    </w:p>
    <w:p w14:paraId="1E7705FC" w14:textId="77777777" w:rsidR="004E56F2" w:rsidRDefault="00000000">
      <w:pPr>
        <w:pStyle w:val="ListBullet2"/>
        <w:spacing w:after="40"/>
      </w:pPr>
      <w:r>
        <w:t>At the Bedside: effect of positive-pressure ventilation on venous return; physiology of RAP measurement. [Wix: general-8-7; Notion]</w:t>
      </w:r>
    </w:p>
    <w:p w14:paraId="572D48D9" w14:textId="77777777" w:rsidR="004E56F2" w:rsidRDefault="00000000">
      <w:pPr>
        <w:pStyle w:val="Heading3"/>
      </w:pPr>
      <w:r>
        <w:lastRenderedPageBreak/>
        <w:t>Module I8 - Venous return, in depth</w:t>
      </w:r>
    </w:p>
    <w:p w14:paraId="7F507E6D" w14:textId="77777777" w:rsidR="004E56F2" w:rsidRDefault="00000000">
      <w:pPr>
        <w:spacing w:after="40"/>
      </w:pPr>
      <w:r>
        <w:rPr>
          <w:i/>
        </w:rPr>
        <w:t>Moved up from the Expert pathway per your V4 review; source content also from the Wix Interface III: Venous Return page.</w:t>
      </w:r>
    </w:p>
    <w:p w14:paraId="4E0F1462" w14:textId="77777777" w:rsidR="004E56F2" w:rsidRDefault="00000000">
      <w:pPr>
        <w:pStyle w:val="ListBullet2"/>
        <w:spacing w:after="40"/>
      </w:pPr>
      <w:r>
        <w:t>Flow limitation and maximum venous return: collapsible veins, the Guyton-curve plateau, and transmural pressure. [Wix: Interface III: Venous Return, general-8-8; Notion: Flow Limitation]</w:t>
      </w:r>
    </w:p>
    <w:p w14:paraId="338DC5F3" w14:textId="77777777" w:rsidR="004E56F2" w:rsidRDefault="00000000">
      <w:pPr>
        <w:pStyle w:val="ListBullet2"/>
        <w:spacing w:after="40"/>
      </w:pPr>
      <w:r>
        <w:t>Resistance to venous return: the slope of the Guyton curve and its determinants (Hagen-Poiseuille). [Notion: Resistance to Venous Return]</w:t>
      </w:r>
    </w:p>
    <w:p w14:paraId="60EFC6A7" w14:textId="77777777" w:rsidR="004E56F2" w:rsidRDefault="00000000">
      <w:pPr>
        <w:pStyle w:val="ListBullet2"/>
        <w:spacing w:after="40"/>
      </w:pPr>
      <w:r>
        <w:t>Manipulating Pmsf: fluid expands stressed volume; venoconstriction recruits unstressed volume. [Notion: On manipulating the Pmsf]</w:t>
      </w:r>
    </w:p>
    <w:p w14:paraId="69A4EA87" w14:textId="77777777" w:rsidR="004E56F2" w:rsidRDefault="00000000">
      <w:pPr>
        <w:pStyle w:val="ListBullet2"/>
        <w:spacing w:after="40"/>
      </w:pPr>
      <w:r>
        <w:t>RAP from Starling to Guyton to clinical practice: RAP as preload surrogate vs backpressure; transmural pressure (intracavitary minus external) reflects true fiber stretch; confounders - PPV, pericardial constraint/tamponade, a stiff/noncompliant RV. This RAP page overlaps Interfaces I and III (per Gustavo) - link it from both. [Wix: Interface III: Venous Return; Notion: RAP page]</w:t>
      </w:r>
    </w:p>
    <w:p w14:paraId="76C63287" w14:textId="77777777" w:rsidR="004E56F2" w:rsidRDefault="00000000">
      <w:pPr>
        <w:pStyle w:val="ListBullet2"/>
        <w:spacing w:after="40"/>
      </w:pPr>
      <w:r>
        <w:t>Clinical correlation: PPV effect on venous return - the gradient explanation is incomplete (Fessler 1991 on PEEP; Vieillard-Baron 2001 on SVC collapsibility). [Notion: PPV Effect on Venous Return]</w:t>
      </w:r>
    </w:p>
    <w:p w14:paraId="2C8D5E0E" w14:textId="77777777" w:rsidR="004E56F2" w:rsidRDefault="00000000">
      <w:pPr>
        <w:pStyle w:val="Heading3"/>
      </w:pPr>
      <w:r>
        <w:t>Module I9 - Interface IV: RV to LA</w:t>
      </w:r>
    </w:p>
    <w:p w14:paraId="465E000C" w14:textId="77777777" w:rsidR="004E56F2" w:rsidRDefault="00000000">
      <w:pPr>
        <w:spacing w:after="40"/>
      </w:pPr>
      <w:r>
        <w:rPr>
          <w:i/>
        </w:rPr>
        <w:t>Per your V5 note (C169): the Wix Interface IV pages are now the primary, edited source - use them first; go to Notion only for missing detail.</w:t>
      </w:r>
    </w:p>
    <w:p w14:paraId="1F34B8B5" w14:textId="77777777" w:rsidR="004E56F2" w:rsidRDefault="00000000">
      <w:pPr>
        <w:pStyle w:val="ListBullet2"/>
        <w:spacing w:after="40"/>
      </w:pPr>
      <w:r>
        <w:t>RV physiology and its two jobs: keep RAP low (permit venous return) and ensure forward flow to fill the LV. RV-PA coupling (Ees/Ea, normally ~1.5-2). [Wix: interface-4-rv-to-la, general-8-10; Notion: Interface IV, Right Ventricular Function]</w:t>
      </w:r>
    </w:p>
    <w:p w14:paraId="449EC441" w14:textId="77777777" w:rsidR="004E56F2" w:rsidRDefault="00000000">
      <w:pPr>
        <w:pStyle w:val="ListBullet2"/>
        <w:spacing w:after="40"/>
      </w:pPr>
      <w:r>
        <w:t>Pulmonary arterial physiology and load: PVR (steady) plus pulsatile load (compliance, characteristic impedance, wave reflection); effective arterial elastance; LA pressure feeds back to RV load. [Wix: general-8-11; Notion: Physiologic Correlation - Pulmonary Circulation]</w:t>
      </w:r>
    </w:p>
    <w:p w14:paraId="19DBDCEA" w14:textId="77777777" w:rsidR="004E56F2" w:rsidRDefault="00000000">
      <w:pPr>
        <w:pStyle w:val="ListBullet2"/>
        <w:spacing w:after="40"/>
      </w:pPr>
      <w:r>
        <w:t>At the Bedside: clinical tools for Interface IV - TAPSE, tricuspid S', fractional area change, RVOT Doppler morphology, the TAPSE/PASP coupling surrogate, and VExUS for venous congestion. [Notion: At the bedside - Clinical Tools for Assessing Interface IV]</w:t>
      </w:r>
    </w:p>
    <w:p w14:paraId="22B6B4AF" w14:textId="77777777" w:rsidR="004E56F2" w:rsidRDefault="00000000">
      <w:pPr>
        <w:pStyle w:val="ListBullet2"/>
        <w:spacing w:after="40"/>
      </w:pPr>
      <w:r>
        <w:t>At the Bedside: venous congestion as tissue afterload - how congestion impairs perfusion, the idea of fluid tolerance, and CVP waveform alterations. [Notion: How Congestion Impairs Tissue Perfusion; CVP Waveform Alterations]</w:t>
      </w:r>
    </w:p>
    <w:p w14:paraId="563E4F7A" w14:textId="77777777" w:rsidR="004E56F2" w:rsidRDefault="00000000">
      <w:pPr>
        <w:pStyle w:val="Heading3"/>
      </w:pPr>
      <w:r>
        <w:t>Module I10 - Tying the loop together</w:t>
      </w:r>
    </w:p>
    <w:p w14:paraId="2F7BD41D" w14:textId="77777777" w:rsidR="004E56F2" w:rsidRDefault="00000000">
      <w:pPr>
        <w:pStyle w:val="ListBullet"/>
        <w:spacing w:after="40"/>
      </w:pPr>
      <w:r>
        <w:t>Closed-loop circulation (Principle 2): the Guyton and Frank-Starling curves intersect; shifts in volume, contractility, or venous tone move the operating point. [Wix: circulation-as-a-closed-loop-system; Notion: Principle 2]</w:t>
      </w:r>
    </w:p>
    <w:p w14:paraId="3C851961" w14:textId="77777777" w:rsidR="004E56F2" w:rsidRDefault="00000000">
      <w:pPr>
        <w:pStyle w:val="ListBullet"/>
        <w:spacing w:after="40"/>
      </w:pPr>
      <w:r>
        <w:lastRenderedPageBreak/>
        <w:t>Manipulating DO2 and manipulating Pmsf (fluid expands stressed volume; venoconstriction recruits unstressed volume). [Wix: manipulating-do2; Notion: Clinical correlation - On manipulating the Pmsf]</w:t>
      </w:r>
    </w:p>
    <w:p w14:paraId="592B6498" w14:textId="77777777" w:rsidR="004E56F2" w:rsidRDefault="00000000">
      <w:pPr>
        <w:pStyle w:val="Heading3"/>
      </w:pPr>
      <w:r>
        <w:t>Module I11 - Hemodynamic monitoring tools</w:t>
      </w:r>
    </w:p>
    <w:p w14:paraId="70BF0A8F" w14:textId="77777777" w:rsidR="004E56F2" w:rsidRDefault="00000000">
      <w:pPr>
        <w:spacing w:after="40"/>
      </w:pPr>
      <w:r>
        <w:rPr>
          <w:i/>
        </w:rPr>
        <w:t>From the v2022 tools module and Proposal Station 2.</w:t>
      </w:r>
    </w:p>
    <w:p w14:paraId="6C050D01" w14:textId="77777777" w:rsidR="004E56F2" w:rsidRDefault="00000000">
      <w:pPr>
        <w:pStyle w:val="ListBullet"/>
        <w:spacing w:after="40"/>
      </w:pPr>
      <w:r>
        <w:t>Preload/volume responsiveness: passive leg raise; pulse-pressure and systolic-pressure variation (PPV/SPV); end-inspiratory and end-expiratory occlusion tests; the fluid challenge. Use the Notion "Fluid Responsiveness Assessment Tests" page as the introduction - it frames responsiveness vs hypovolemia vs fluid tolerance and ends with a summary table of the main tests and their cutoffs by scenario (per Gustavo/your comment). [Deck: v2022; Proposal; Notion: Fluid Responsiveness Assessment Tests]</w:t>
      </w:r>
    </w:p>
    <w:p w14:paraId="18D0BF59" w14:textId="77777777" w:rsidR="004E56F2" w:rsidRDefault="00000000">
      <w:pPr>
        <w:pStyle w:val="ListBullet"/>
        <w:spacing w:after="40"/>
      </w:pPr>
      <w:r>
        <w:t>End-organ perfusion: ScvO2, the veno-arterial CO2 gap (Pv-aCO2), capillary refill time, mottling score, lactate. [Deck: v2022; Proposal]</w:t>
      </w:r>
    </w:p>
    <w:p w14:paraId="1B498709" w14:textId="77777777" w:rsidR="004E56F2" w:rsidRDefault="00000000">
      <w:pPr>
        <w:pStyle w:val="Heading3"/>
      </w:pPr>
      <w:r>
        <w:t>Module I12 - Right-atrial / CVP waveform interpretation</w:t>
      </w:r>
    </w:p>
    <w:p w14:paraId="6ECE259B" w14:textId="77777777" w:rsidR="004E56F2" w:rsidRDefault="00000000">
      <w:pPr>
        <w:pStyle w:val="ListBullet"/>
        <w:spacing w:after="40"/>
      </w:pPr>
      <w:r>
        <w:t>Components: a, c, and v waves; x and y descents; the Z point. Measuring CVP. [Deck: v2022, RA waveform module]</w:t>
      </w:r>
    </w:p>
    <w:p w14:paraId="75859421" w14:textId="77777777" w:rsidR="004E56F2" w:rsidRDefault="00000000">
      <w:pPr>
        <w:pStyle w:val="ListBullet"/>
        <w:spacing w:after="40"/>
      </w:pPr>
      <w:r>
        <w:t>Abnormal CVP waveforms; CVP dynamics with respiration; IVC variation (spontaneous and mechanical) and what it says about volume responsiveness. [Deck: v2022]</w:t>
      </w:r>
    </w:p>
    <w:p w14:paraId="2090BAB0" w14:textId="77777777" w:rsidR="004E56F2" w:rsidRDefault="00000000">
      <w:pPr>
        <w:pStyle w:val="ListBullet2"/>
        <w:spacing w:after="40"/>
      </w:pPr>
      <w:r>
        <w:t>Build task (per Gustavo, C130): the Notion "CVP Waveform Alterations" page is still empty. Build it in three steps - show the normal CVP waveform, then how to measure CVP correctly, then illustrate the pathological examples, ideally with real tracings; if real tracings are too time-consuming, reference the key papers that illustrate each abnormality. Source the physiology from the v2022 RA-waveform module. [de novo; Deck: v2022]</w:t>
      </w:r>
    </w:p>
    <w:p w14:paraId="6B56BFC9" w14:textId="77777777" w:rsidR="004E56F2" w:rsidRDefault="00000000">
      <w:pPr>
        <w:pStyle w:val="Heading3"/>
      </w:pPr>
      <w:r>
        <w:t>Module I13 - PA catheter interpretation (beyond the Novice basics)</w:t>
      </w:r>
    </w:p>
    <w:p w14:paraId="7A0877A7" w14:textId="77777777" w:rsidR="004E56F2" w:rsidRDefault="00000000">
      <w:pPr>
        <w:pStyle w:val="ListBullet"/>
        <w:spacing w:after="40"/>
      </w:pPr>
      <w:r>
        <w:t>PAOP as a surrogate for LA pressure (and LVEDP at the Z-point); insertion tracings (RA/RV/PA/PAOP); principles of wedging and lung zones. [Deck: v2022 PAC; Wix: pa-catheter-education]</w:t>
      </w:r>
    </w:p>
    <w:p w14:paraId="31E348C4" w14:textId="77777777" w:rsidR="004E56F2" w:rsidRDefault="00000000">
      <w:pPr>
        <w:pStyle w:val="Heading3"/>
      </w:pPr>
      <w:r>
        <w:t>Module I14 - Measuring cardiac output</w:t>
      </w:r>
    </w:p>
    <w:p w14:paraId="776B4DDC" w14:textId="77777777" w:rsidR="004E56F2" w:rsidRDefault="00000000">
      <w:pPr>
        <w:pStyle w:val="ListBullet"/>
        <w:spacing w:after="40"/>
      </w:pPr>
      <w:r>
        <w:t>Thermodilution and the Fick method (concepts and basic technique); echo-based CO via LVOT VTI and cross-sectional area. [Deck: v2022, CO and echo modules]</w:t>
      </w:r>
    </w:p>
    <w:p w14:paraId="6A96D5C6" w14:textId="77777777" w:rsidR="004E56F2" w:rsidRDefault="00000000">
      <w:pPr>
        <w:pStyle w:val="Heading3"/>
      </w:pPr>
      <w:r>
        <w:t>Module I15 - Apply</w:t>
      </w:r>
    </w:p>
    <w:p w14:paraId="3793F9A7" w14:textId="77777777" w:rsidR="004E56F2" w:rsidRDefault="00000000">
      <w:pPr>
        <w:pStyle w:val="ListBullet"/>
        <w:spacing w:after="40"/>
      </w:pPr>
      <w:r>
        <w:t>Intermediate case library (e.g., hypotension with high CVP; septic shock with stroke-volume variation). [Notion: Interactive Case Library; Proposal scenarios]</w:t>
      </w:r>
    </w:p>
    <w:p w14:paraId="42DD44A6" w14:textId="77777777" w:rsidR="004E56F2" w:rsidRDefault="00000000">
      <w:pPr>
        <w:pStyle w:val="Heading2"/>
      </w:pPr>
      <w:r>
        <w:rPr>
          <w:color w:val="1F4E79"/>
        </w:rPr>
        <w:t>2.3 Expert pathway</w:t>
      </w:r>
    </w:p>
    <w:p w14:paraId="3D9F6AFF" w14:textId="77777777" w:rsidR="004E56F2" w:rsidRDefault="00000000">
      <w:pPr>
        <w:spacing w:after="120"/>
      </w:pPr>
      <w:r>
        <w:rPr>
          <w:i/>
        </w:rPr>
        <w:t>"I want mastery: edge cases, decoupled states, novel applications, and the primary literature." Assumes the Informed mainline.</w:t>
      </w:r>
    </w:p>
    <w:p w14:paraId="27D8988C" w14:textId="77777777" w:rsidR="004E56F2" w:rsidRDefault="00000000">
      <w:pPr>
        <w:pStyle w:val="Heading3"/>
      </w:pPr>
      <w:r>
        <w:lastRenderedPageBreak/>
        <w:t>Module E1 - Arterial system and ventricular-arterial coupling, in depth</w:t>
      </w:r>
    </w:p>
    <w:p w14:paraId="3B60F984" w14:textId="77777777" w:rsidR="004E56F2" w:rsidRDefault="00000000">
      <w:pPr>
        <w:pStyle w:val="ListBullet"/>
        <w:spacing w:after="40"/>
      </w:pPr>
      <w:r>
        <w:t>Systolic and diastolic BP determinants; the arterial time constant (tau = total peripheral resistance x compliance); the Windkessel in full (pump, capacitor, and two resistors; aortic characteristic impedance). [Wix: general-8-4, general-8, general-8-1; Notion: The Arterial Windkessel; Deck: v2022]</w:t>
      </w:r>
    </w:p>
    <w:p w14:paraId="125121CF" w14:textId="77777777" w:rsidR="004E56F2" w:rsidRDefault="00000000">
      <w:pPr>
        <w:pStyle w:val="ListBullet"/>
        <w:spacing w:after="40"/>
      </w:pPr>
      <w:r>
        <w:t>Ventricular-arterial coupling: effective arterial elastance (Ea), ventricular elastance (Ees) and contractility, the Ea/Ees ratio, and ventricular efficiency. [Notion: The Concept of Ventricular to Arterial Coupling]</w:t>
      </w:r>
    </w:p>
    <w:p w14:paraId="4D8AC868" w14:textId="77777777" w:rsidR="004E56F2" w:rsidRDefault="00000000">
      <w:pPr>
        <w:pStyle w:val="ListBullet"/>
        <w:spacing w:after="40"/>
      </w:pPr>
      <w:r>
        <w:t>The difference between effective arterial elastance (Ea = end-systolic pressure / stroke volume) and total arterial compliance (TAC = stroke volume / pulse pressure). [Notion: What is the difference between Ea and TAC]</w:t>
      </w:r>
    </w:p>
    <w:p w14:paraId="60371F30" w14:textId="77777777" w:rsidR="004E56F2" w:rsidRDefault="00000000">
      <w:pPr>
        <w:pStyle w:val="ListBullet"/>
        <w:spacing w:after="40"/>
      </w:pPr>
      <w:r>
        <w:t>Pulse-wave propagation, velocity, and reflections; the energy vs flow distinction; stroke volume vs storage volume (the storage-volume fraction and arterial buffering). [Notion: Pulse Wave Propagation; Stroke Volume vs Storage Volume]</w:t>
      </w:r>
    </w:p>
    <w:p w14:paraId="3DB4535F" w14:textId="77777777" w:rsidR="004E56F2" w:rsidRDefault="00000000">
      <w:pPr>
        <w:pStyle w:val="ListBullet"/>
        <w:spacing w:after="40"/>
      </w:pPr>
      <w:r>
        <w:t>"Pressure is not perfusion": blood pressure as stored energy, not flow (Magder). [Notion: Clinical Correlation - The Meaning of Blood Pressure]</w:t>
      </w:r>
    </w:p>
    <w:p w14:paraId="49EF42AC" w14:textId="77777777" w:rsidR="004E56F2" w:rsidRDefault="00000000">
      <w:pPr>
        <w:pStyle w:val="ListBullet"/>
        <w:spacing w:after="40"/>
      </w:pPr>
      <w:r>
        <w:t>At the Bedside: alterations of the systolic upstroke and bizarre / characteristic arterial waveform patterns. [Wix: general-8-3; Notion: Alterations of Systolic Upstroke; Characteristic Pressure Wave Patterns]</w:t>
      </w:r>
    </w:p>
    <w:p w14:paraId="7ADD8E2F" w14:textId="77777777" w:rsidR="004E56F2" w:rsidRDefault="00000000">
      <w:pPr>
        <w:spacing w:after="120"/>
      </w:pPr>
      <w:r>
        <w:rPr>
          <w:i/>
        </w:rPr>
        <w:t>Note: the Microcirculation/vascular-waterfall and Venous-return-in-depth modules that were here in v3 are now in the Informed pathway (Modules I6 and I8) per your V4 review. Expert learners reach them via review-links and build on them below.</w:t>
      </w:r>
    </w:p>
    <w:p w14:paraId="20A488C7" w14:textId="77777777" w:rsidR="004E56F2" w:rsidRDefault="00000000">
      <w:pPr>
        <w:pStyle w:val="Heading3"/>
      </w:pPr>
      <w:r>
        <w:t>Module E2 - Heart-lung interactions (the integrating module)</w:t>
      </w:r>
    </w:p>
    <w:p w14:paraId="631FFCC1" w14:textId="77777777" w:rsidR="004E56F2" w:rsidRDefault="00000000">
      <w:pPr>
        <w:spacing w:after="40"/>
      </w:pPr>
      <w:r>
        <w:rPr>
          <w:i/>
        </w:rPr>
        <w:t>A full Notion sub-module that integrates Interfaces I, III, and IV - effectively the planned "Interface 5." Gustavo has substantially expanded this since v4 with normal-physiology pages plus eight new "At the Bedside" clinical-scenario pages (with graphics).</w:t>
      </w:r>
    </w:p>
    <w:p w14:paraId="5D30565F" w14:textId="77777777" w:rsidR="004E56F2" w:rsidRDefault="00000000">
      <w:pPr>
        <w:pStyle w:val="ListBullet"/>
        <w:spacing w:after="40"/>
      </w:pPr>
      <w:r>
        <w:t>Two governing concepts: transmural pressure, and collapsible vessels / vascular waterfalls. Anatomic substrate: the heart is intrathoracic, the RV ejects into the lung, and the ventricles share a septum and pericardium. [Notion: Heart-Lung Interactions as an integration of the Interfaces Model]</w:t>
      </w:r>
    </w:p>
    <w:p w14:paraId="226E67AF" w14:textId="77777777" w:rsidR="004E56F2" w:rsidRDefault="00000000">
      <w:pPr>
        <w:pStyle w:val="ListBullet"/>
        <w:spacing w:after="40"/>
      </w:pPr>
      <w:r>
        <w:t>Normal physiology, two reference states: heart-lung interactions during spontaneous (negative-pressure) breathing vs positive-pressure ventilation ("antiphysiological") - effects on venous return, RV and LV, and ventricular interdependence. [Notion: During Spontaneous Breathing; Under Mechanical Ventilation]</w:t>
      </w:r>
    </w:p>
    <w:p w14:paraId="008C7101" w14:textId="77777777" w:rsidR="004E56F2" w:rsidRDefault="00000000">
      <w:pPr>
        <w:pStyle w:val="ListBullet2"/>
        <w:spacing w:after="40"/>
      </w:pPr>
      <w:r>
        <w:t>At the Bedside - spontaneous breathing scenarios (NEW Notion pages): LV dysfunction; RV dysfunction; intra-abdominal hypertension; COPD exacerbation or status asthmaticus; cardiac tamponade. [Notion: At the bedside - Heart-Lung Interactions During Spontaneous Breathing and ...]</w:t>
      </w:r>
    </w:p>
    <w:p w14:paraId="26D7F155" w14:textId="77777777" w:rsidR="004E56F2" w:rsidRDefault="00000000">
      <w:pPr>
        <w:pStyle w:val="ListBullet2"/>
        <w:spacing w:after="40"/>
      </w:pPr>
      <w:r>
        <w:lastRenderedPageBreak/>
        <w:t>At the Bedside - positive-pressure ventilation scenarios (NEW Notion pages): ARDS; left ventricular dysfunction; relative or absolute hypovolemia. [Notion: At the bedside - Heart-Lung Interactions Under Positive-Pressure Ventilation and ...]</w:t>
      </w:r>
    </w:p>
    <w:p w14:paraId="455205AC" w14:textId="77777777" w:rsidR="004E56F2" w:rsidRDefault="00000000">
      <w:pPr>
        <w:pStyle w:val="ListBullet"/>
        <w:spacing w:after="40"/>
      </w:pPr>
      <w:r>
        <w:t>PPV effect on the pulmonary circulation: lung volume and PVR, West zones revisited under PPV, and the bedside paradox where a fluid bolus can help a struggling RV. [Notion: Physiological Correlation - PPV on Pulmonary Circulation]</w:t>
      </w:r>
    </w:p>
    <w:p w14:paraId="76B07AE0" w14:textId="77777777" w:rsidR="004E56F2" w:rsidRDefault="00000000">
      <w:pPr>
        <w:pStyle w:val="ListBullet"/>
        <w:spacing w:after="40"/>
      </w:pPr>
      <w:r>
        <w:t>Determinants of pulmonary afterload at the bedside: hypoxia, hypercarbia, acidosis, and ventilator-induced transpulmonary pressure. [Notion: At the bedside - Determinants of Pulmonary Afterload]</w:t>
      </w:r>
    </w:p>
    <w:p w14:paraId="6B66CE5F" w14:textId="5A23A822" w:rsidR="004E56F2" w:rsidRDefault="00000000">
      <w:pPr>
        <w:pStyle w:val="ListBullet"/>
        <w:spacing w:after="40"/>
      </w:pPr>
      <w:r>
        <w:t>Fluid responsiveness as a heart-lung phenomenon: responsiveness is not hypovolemia and not the same as fluid tolerance; selecting the right dynamic test. This page is also the recommended introduction to fluid responsiveness (Informed Module I11) and ends with a summary table of tests and cutoffs by scenario. [Notion: Heart-lung interactions - Fluid Responsiveness Assessment Tests</w:t>
      </w:r>
      <w:r w:rsidR="00AC132E">
        <w:t xml:space="preserve">, </w:t>
      </w:r>
      <w:commentRangeStart w:id="38"/>
      <w:commentRangeStart w:id="39"/>
      <w:ins w:id="40" w:author="Gustavo Adolfo Garcia Chavez" w:date="2026-07-06T17:22:00Z" w16du:dateUtc="2026-07-06T22:22:00Z">
        <w:r w:rsidR="00AC132E">
          <w:t>Deck v2022 “Heart-Lung Interactions in arterial pressure monitoring</w:t>
        </w:r>
      </w:ins>
      <w:ins w:id="41" w:author="Gustavo Adolfo Garcia Chavez" w:date="2026-07-06T17:23:00Z" w16du:dateUtc="2026-07-06T22:23:00Z">
        <w:r w:rsidR="00AC132E">
          <w:t>” and “Evaluating arterial systolic and pulse pressure variation”</w:t>
        </w:r>
      </w:ins>
      <w:r>
        <w:t>]</w:t>
      </w:r>
      <w:commentRangeEnd w:id="38"/>
      <w:r w:rsidR="00AC132E">
        <w:rPr>
          <w:rStyle w:val="CommentReference"/>
          <w:sz w:val="22"/>
          <w:szCs w:val="22"/>
        </w:rPr>
        <w:commentReference w:id="38"/>
      </w:r>
      <w:commentRangeEnd w:id="39"/>
      <w:r w:rsidR="00F26029">
        <w:rPr>
          <w:rStyle w:val="CommentReference"/>
          <w:sz w:val="22"/>
          <w:szCs w:val="22"/>
        </w:rPr>
        <w:commentReference w:id="39"/>
      </w:r>
    </w:p>
    <w:p w14:paraId="6207FB09" w14:textId="77777777" w:rsidR="004E56F2" w:rsidRDefault="00000000">
      <w:pPr>
        <w:pStyle w:val="Heading3"/>
      </w:pPr>
      <w:r>
        <w:t>Module E3 - RV-PA coupling and pulmonary load, in depth</w:t>
      </w:r>
    </w:p>
    <w:p w14:paraId="67367118" w14:textId="77777777" w:rsidR="004E56F2" w:rsidRDefault="00000000">
      <w:pPr>
        <w:pStyle w:val="ListBullet"/>
        <w:spacing w:after="40"/>
      </w:pPr>
      <w:r>
        <w:t>RV-specific function: distinct anatomy and contraction mechanics; the effects of afterload and preload on the thin-walled, afterload-sensitive RV. [Notion: Right Ventricular Function]</w:t>
      </w:r>
    </w:p>
    <w:p w14:paraId="2E9D83FB" w14:textId="77777777" w:rsidR="004E56F2" w:rsidRDefault="00000000">
      <w:pPr>
        <w:pStyle w:val="ListBullet"/>
        <w:spacing w:after="40"/>
      </w:pPr>
      <w:r>
        <w:t>RV-PA coupling expressed as Ees/Ea; the RV matched to a low-elastance pulmonary bed. Steady (resistive, ~77% of hydraulic power) vs pulsatile (~23%) load; pulmonary vascular input impedance; effective arterial elastance as the lumped approximation; myocardial vs vascular afterload. [Notion: Physiologic Correlation - Pulmonary Circulation; On afterload]</w:t>
      </w:r>
    </w:p>
    <w:p w14:paraId="6BDCFAFD" w14:textId="77777777" w:rsidR="004E56F2" w:rsidRDefault="00000000">
      <w:pPr>
        <w:pStyle w:val="ListBullet"/>
        <w:spacing w:after="40"/>
      </w:pPr>
      <w:r>
        <w:t>Why pulmonary vascular resistance can mislead, and how left-heart pressures and lung mechanics shift RV load. [Notion: Pulmonary Circulation; Determinants of Pulmonary Afterload]</w:t>
      </w:r>
    </w:p>
    <w:p w14:paraId="1795AEB4" w14:textId="77777777" w:rsidR="004E56F2" w:rsidRDefault="00000000">
      <w:pPr>
        <w:pStyle w:val="Heading3"/>
      </w:pPr>
      <w:r>
        <w:t>Module E4 - Interface IV at the bedside and venous congestion</w:t>
      </w:r>
    </w:p>
    <w:p w14:paraId="645BED5B" w14:textId="77777777" w:rsidR="004E56F2" w:rsidRDefault="00000000">
      <w:pPr>
        <w:spacing w:after="40"/>
      </w:pPr>
      <w:r>
        <w:rPr>
          <w:i/>
        </w:rPr>
        <w:t>A substantial Notion sub-tree, almost entirely new to this version.</w:t>
      </w:r>
    </w:p>
    <w:p w14:paraId="35AD9E37" w14:textId="77777777" w:rsidR="004E56F2" w:rsidRDefault="00000000">
      <w:pPr>
        <w:pStyle w:val="ListBullet"/>
        <w:spacing w:after="40"/>
      </w:pPr>
      <w:r>
        <w:t>Bedside RV and coupling assessment: TAPSE, tricuspid S', fractional area change, RVOT Doppler morphology, pulmonic/tricuspid continuous-wave signals, and the TAPSE/PASP coupling surrogate. [Notion: Clinical Tools for Assessing Interface IV]</w:t>
      </w:r>
    </w:p>
    <w:p w14:paraId="609B7BDF" w14:textId="77777777" w:rsidR="004E56F2" w:rsidRDefault="00000000">
      <w:pPr>
        <w:pStyle w:val="ListBullet"/>
        <w:spacing w:after="40"/>
      </w:pPr>
      <w:r>
        <w:t>The 60/60 sign (short pulmonary acceleration time with a TR gradient &lt; 60 mmHg) as a marker of acute RV-PA uncoupling, classically acute pulmonary embolism or ARDS cor pulmonale. [Notion: Understanding the 60/60 sign]</w:t>
      </w:r>
    </w:p>
    <w:p w14:paraId="47EBF653" w14:textId="77777777" w:rsidR="004E56F2" w:rsidRDefault="00000000">
      <w:pPr>
        <w:pStyle w:val="ListBullet"/>
        <w:spacing w:after="40"/>
      </w:pPr>
      <w:r>
        <w:t>Venous congestion as tissue afterload: how congestion impairs perfusion (convective failure, loss of capillary density, diffusive limitation), organ-specific vulnerability, and the concept of fluid tolerance; VExUS for grading congestion. [Notion: How Congestion Impairs Tissue Perfusion]</w:t>
      </w:r>
    </w:p>
    <w:p w14:paraId="42559F99" w14:textId="77777777" w:rsidR="004E56F2" w:rsidRDefault="00000000">
      <w:pPr>
        <w:pStyle w:val="ListBullet"/>
        <w:spacing w:after="40"/>
      </w:pPr>
      <w:r>
        <w:t>Castro's venous vascular waterfall and regional buffering: venous beds as Starling resistors with a local critical closing pressure. [Notion: The venous vascular waterfall and regional buffering]</w:t>
      </w:r>
    </w:p>
    <w:p w14:paraId="69D89B6D" w14:textId="77777777" w:rsidR="004E56F2" w:rsidRDefault="00000000">
      <w:pPr>
        <w:pStyle w:val="ListBullet"/>
        <w:spacing w:after="40"/>
      </w:pPr>
      <w:r>
        <w:lastRenderedPageBreak/>
        <w:t>CVP waveform alterations at the bedside. [Notion: CVP Waveform Alterations]</w:t>
      </w:r>
    </w:p>
    <w:p w14:paraId="35CFA58D" w14:textId="77777777" w:rsidR="004E56F2" w:rsidRDefault="00000000">
      <w:pPr>
        <w:pStyle w:val="Heading3"/>
      </w:pPr>
      <w:r>
        <w:t>Module E5 - Unifying and advanced shock models</w:t>
      </w:r>
    </w:p>
    <w:p w14:paraId="7A0EDCD9" w14:textId="77777777" w:rsidR="004E56F2" w:rsidRDefault="00000000">
      <w:pPr>
        <w:pStyle w:val="ListBullet"/>
        <w:spacing w:after="40"/>
      </w:pPr>
      <w:r>
        <w:t>Principle 3 revisited - a review and progression beyond the Novice basics: the full Hagen-Poiseuille derivation across all four interfaces, the assumptions, and where the simple model breaks down. (Principle 3 is first introduced in the Novice pathway, Module N6.) [Notion: Principle 3; Deck: Assessing Shock; Proposal]</w:t>
      </w:r>
    </w:p>
    <w:p w14:paraId="273B6DBD" w14:textId="77777777" w:rsidR="004E56F2" w:rsidRDefault="00000000">
      <w:pPr>
        <w:pStyle w:val="ListBullet"/>
        <w:spacing w:after="40"/>
      </w:pPr>
      <w:r>
        <w:t>The Forrester-Kenney model: a four-quadrant tool (warm/cold x wet/dry) to phenotype the patient, then assess the four interfaces and track progress over time. [Notion: Assessing Shock (Forrester-Kenney Model)]</w:t>
      </w:r>
    </w:p>
    <w:p w14:paraId="2DEDBDB5" w14:textId="77777777" w:rsidR="004E56F2" w:rsidRDefault="00000000">
      <w:pPr>
        <w:pStyle w:val="Heading3"/>
      </w:pPr>
      <w:r>
        <w:t>Module E6 - Advanced cardiac-output and minimally invasive monitoring</w:t>
      </w:r>
    </w:p>
    <w:p w14:paraId="14939EA0" w14:textId="77777777" w:rsidR="004E56F2" w:rsidRDefault="00000000">
      <w:pPr>
        <w:pStyle w:val="ListBullet"/>
        <w:spacing w:after="40"/>
      </w:pPr>
      <w:r>
        <w:t>Thermodilution error sources (volume, time constant, anatomy/TR, injection speed); direct and indirect Fick; continuous mixed-venous oximetry. [Deck: v2022, measuring-CO module; Proposal Station 1]</w:t>
      </w:r>
    </w:p>
    <w:p w14:paraId="7E3919BE" w14:textId="77777777" w:rsidR="004E56F2" w:rsidRDefault="00000000">
      <w:pPr>
        <w:pStyle w:val="ListBullet"/>
        <w:spacing w:after="40"/>
      </w:pPr>
      <w:r>
        <w:t>Minimally invasive monitors: arterial pressure-based CO (FloTrac, LiDCO, CNAP), bioimpedance/bioreactance, and partial-rebreathing indirect Fick (NICO/NM3). [Deck: v2022, minimally invasive module]</w:t>
      </w:r>
    </w:p>
    <w:p w14:paraId="6F9D8203" w14:textId="77777777" w:rsidR="004E56F2" w:rsidRDefault="00000000">
      <w:pPr>
        <w:pStyle w:val="ListBullet"/>
        <w:spacing w:after="40"/>
      </w:pPr>
      <w:r>
        <w:t>Advanced PAC interpretation: large v waves and mitral regurgitation; PAOP vs LVEDP discrepancies; overwedging. [Deck: v2022 PAC]</w:t>
      </w:r>
    </w:p>
    <w:p w14:paraId="08918DD3" w14:textId="77777777" w:rsidR="004E56F2" w:rsidRDefault="00000000">
      <w:pPr>
        <w:pStyle w:val="Heading3"/>
      </w:pPr>
      <w:r>
        <w:t>Module E7 - Advanced echo-based cardiac output</w:t>
      </w:r>
    </w:p>
    <w:p w14:paraId="52FA9E4F" w14:textId="77777777" w:rsidR="004E56F2" w:rsidRDefault="00000000">
      <w:pPr>
        <w:pStyle w:val="ListBullet"/>
        <w:spacing w:after="40"/>
      </w:pPr>
      <w:r>
        <w:t>Biplane Simpson method; Doppler-derived CO via LVOT VTI and cross-sectional area; common sources of error (CSA is squared). [Deck: v2022, echo module]</w:t>
      </w:r>
    </w:p>
    <w:p w14:paraId="7398218D" w14:textId="77777777" w:rsidR="004E56F2" w:rsidRDefault="00000000">
      <w:pPr>
        <w:pStyle w:val="Heading3"/>
      </w:pPr>
      <w:r>
        <w:t>Module E8 - Frontier topics (developing content)</w:t>
      </w:r>
    </w:p>
    <w:p w14:paraId="2E4C0ACC" w14:textId="77777777" w:rsidR="004E56F2" w:rsidRDefault="00000000">
      <w:pPr>
        <w:spacing w:after="80"/>
      </w:pPr>
      <w:r>
        <w:t>Per your note, this section is built out as far as the current sources allow. These are advanced or emerging topics for Expert learners; each will need its own page with figures and references at web-build. The table summarizes the planned scope.</w:t>
      </w:r>
    </w:p>
    <w:tbl>
      <w:tblPr>
        <w:tblStyle w:val="LightGrid-Accent1"/>
        <w:tblW w:w="0" w:type="auto"/>
        <w:jc w:val="center"/>
        <w:tblLook w:val="04A0" w:firstRow="1" w:lastRow="0" w:firstColumn="1" w:lastColumn="0" w:noHBand="0" w:noVBand="1"/>
      </w:tblPr>
      <w:tblGrid>
        <w:gridCol w:w="2175"/>
        <w:gridCol w:w="2389"/>
        <w:gridCol w:w="2995"/>
        <w:gridCol w:w="1061"/>
      </w:tblGrid>
      <w:tr w:rsidR="004E56F2" w14:paraId="693A89F2" w14:textId="77777777" w:rsidTr="004E56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shd w:val="clear" w:color="auto" w:fill="1F4E79"/>
          </w:tcPr>
          <w:p w14:paraId="3646EF3B" w14:textId="77777777" w:rsidR="004E56F2" w:rsidRDefault="00000000">
            <w:r>
              <w:rPr>
                <w:color w:val="FFFFFF"/>
                <w:sz w:val="17"/>
              </w:rPr>
              <w:t>Topic</w:t>
            </w:r>
          </w:p>
        </w:tc>
        <w:tc>
          <w:tcPr>
            <w:tcW w:w="3600" w:type="dxa"/>
            <w:shd w:val="clear" w:color="auto" w:fill="1F4E79"/>
          </w:tcPr>
          <w:p w14:paraId="5A5469F9" w14:textId="77777777" w:rsidR="004E56F2" w:rsidRDefault="00000000">
            <w:pPr>
              <w:cnfStyle w:val="100000000000" w:firstRow="1" w:lastRow="0" w:firstColumn="0" w:lastColumn="0" w:oddVBand="0" w:evenVBand="0" w:oddHBand="0" w:evenHBand="0" w:firstRowFirstColumn="0" w:firstRowLastColumn="0" w:lastRowFirstColumn="0" w:lastRowLastColumn="0"/>
            </w:pPr>
            <w:r>
              <w:rPr>
                <w:color w:val="FFFFFF"/>
                <w:sz w:val="17"/>
              </w:rPr>
              <w:t>What it is</w:t>
            </w:r>
          </w:p>
        </w:tc>
        <w:tc>
          <w:tcPr>
            <w:tcW w:w="5040" w:type="dxa"/>
            <w:shd w:val="clear" w:color="auto" w:fill="1F4E79"/>
          </w:tcPr>
          <w:p w14:paraId="7372507E" w14:textId="77777777" w:rsidR="004E56F2" w:rsidRDefault="00000000">
            <w:pPr>
              <w:cnfStyle w:val="100000000000" w:firstRow="1" w:lastRow="0" w:firstColumn="0" w:lastColumn="0" w:oddVBand="0" w:evenVBand="0" w:oddHBand="0" w:evenHBand="0" w:firstRowFirstColumn="0" w:firstRowLastColumn="0" w:lastRowFirstColumn="0" w:lastRowLastColumn="0"/>
            </w:pPr>
            <w:r>
              <w:rPr>
                <w:color w:val="FFFFFF"/>
                <w:sz w:val="17"/>
              </w:rPr>
              <w:t>HemoSim relevance / teaching angle</w:t>
            </w:r>
          </w:p>
        </w:tc>
        <w:tc>
          <w:tcPr>
            <w:tcW w:w="1440" w:type="dxa"/>
            <w:shd w:val="clear" w:color="auto" w:fill="1F4E79"/>
          </w:tcPr>
          <w:p w14:paraId="0386E637" w14:textId="77777777" w:rsidR="004E56F2" w:rsidRDefault="00000000">
            <w:pPr>
              <w:cnfStyle w:val="100000000000" w:firstRow="1" w:lastRow="0" w:firstColumn="0" w:lastColumn="0" w:oddVBand="0" w:evenVBand="0" w:oddHBand="0" w:evenHBand="0" w:firstRowFirstColumn="0" w:firstRowLastColumn="0" w:lastRowFirstColumn="0" w:lastRowLastColumn="0"/>
            </w:pPr>
            <w:r>
              <w:rPr>
                <w:color w:val="FFFFFF"/>
                <w:sz w:val="17"/>
              </w:rPr>
              <w:t>Status</w:t>
            </w:r>
          </w:p>
        </w:tc>
      </w:tr>
      <w:tr w:rsidR="004E56F2" w14:paraId="2C90774D" w14:textId="77777777" w:rsidTr="004E5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5CAEB13" w14:textId="77777777" w:rsidR="004E56F2" w:rsidRDefault="00000000">
            <w:r>
              <w:rPr>
                <w:sz w:val="17"/>
              </w:rPr>
              <w:t>iCPET (invasive cardiopulmonary exercise testing)</w:t>
            </w:r>
          </w:p>
        </w:tc>
        <w:tc>
          <w:tcPr>
            <w:tcW w:w="3600" w:type="dxa"/>
          </w:tcPr>
          <w:p w14:paraId="54A8E96E"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Simultaneous invasive hemodynamics during graded exercise</w:t>
            </w:r>
          </w:p>
        </w:tc>
        <w:tc>
          <w:tcPr>
            <w:tcW w:w="5040" w:type="dxa"/>
          </w:tcPr>
          <w:p w14:paraId="6F0FFD45"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Unmasks exertional dyspnea: preload-dependence, HFpEF physiology, and exercise-induced pulmonary hypertension</w:t>
            </w:r>
          </w:p>
        </w:tc>
        <w:tc>
          <w:tcPr>
            <w:tcW w:w="1440" w:type="dxa"/>
          </w:tcPr>
          <w:p w14:paraId="537437E0"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Outline</w:t>
            </w:r>
          </w:p>
        </w:tc>
      </w:tr>
      <w:tr w:rsidR="004E56F2" w14:paraId="15909098" w14:textId="77777777" w:rsidTr="004E5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D3D802B" w14:textId="77777777" w:rsidR="004E56F2" w:rsidRDefault="00000000">
            <w:r>
              <w:rPr>
                <w:sz w:val="17"/>
              </w:rPr>
              <w:t>Esophageal / pleural manometry</w:t>
            </w:r>
          </w:p>
        </w:tc>
        <w:tc>
          <w:tcPr>
            <w:tcW w:w="3600" w:type="dxa"/>
          </w:tcPr>
          <w:p w14:paraId="7B6AB820"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Estimation of pleural and transpulmonary pressure</w:t>
            </w:r>
          </w:p>
        </w:tc>
        <w:tc>
          <w:tcPr>
            <w:tcW w:w="5040" w:type="dxa"/>
          </w:tcPr>
          <w:p w14:paraId="4826A0E8"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Quantifies the transmural-pressure concept behind heart-lung interactions and RAP interpretation</w:t>
            </w:r>
          </w:p>
        </w:tc>
        <w:tc>
          <w:tcPr>
            <w:tcW w:w="1440" w:type="dxa"/>
          </w:tcPr>
          <w:p w14:paraId="0CF7B2BC"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Outline</w:t>
            </w:r>
          </w:p>
        </w:tc>
      </w:tr>
      <w:tr w:rsidR="004E56F2" w14:paraId="2046B1CC" w14:textId="77777777" w:rsidTr="004E5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607D6D5" w14:textId="77777777" w:rsidR="004E56F2" w:rsidRDefault="00000000">
            <w:r>
              <w:rPr>
                <w:sz w:val="17"/>
              </w:rPr>
              <w:t>Inhaled nitric oxide (iNO)</w:t>
            </w:r>
          </w:p>
        </w:tc>
        <w:tc>
          <w:tcPr>
            <w:tcW w:w="3600" w:type="dxa"/>
          </w:tcPr>
          <w:p w14:paraId="55C98B62"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Selective pulmonary vasodilator</w:t>
            </w:r>
          </w:p>
        </w:tc>
        <w:tc>
          <w:tcPr>
            <w:tcW w:w="5040" w:type="dxa"/>
          </w:tcPr>
          <w:p w14:paraId="2FF51EEC"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RV afterload reduction at Interface IV; testing pulmonary vascular reversibility</w:t>
            </w:r>
          </w:p>
        </w:tc>
        <w:tc>
          <w:tcPr>
            <w:tcW w:w="1440" w:type="dxa"/>
          </w:tcPr>
          <w:p w14:paraId="69B001EC"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Outline</w:t>
            </w:r>
          </w:p>
        </w:tc>
      </w:tr>
      <w:tr w:rsidR="004E56F2" w14:paraId="2E836E39" w14:textId="77777777" w:rsidTr="004E5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531FAAA3" w14:textId="77777777" w:rsidR="004E56F2" w:rsidRDefault="00000000">
            <w:r>
              <w:rPr>
                <w:sz w:val="17"/>
              </w:rPr>
              <w:t>Occult pulmonary hypertension</w:t>
            </w:r>
          </w:p>
        </w:tc>
        <w:tc>
          <w:tcPr>
            <w:tcW w:w="3600" w:type="dxa"/>
          </w:tcPr>
          <w:p w14:paraId="00E20CA8"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Latent PH unmasked by exercise or fluid challenge</w:t>
            </w:r>
          </w:p>
        </w:tc>
        <w:tc>
          <w:tcPr>
            <w:tcW w:w="5040" w:type="dxa"/>
          </w:tcPr>
          <w:p w14:paraId="7B0C298C"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Extends Interface IV; links to RV-PA coupling and the 60/60 sign</w:t>
            </w:r>
          </w:p>
        </w:tc>
        <w:tc>
          <w:tcPr>
            <w:tcW w:w="1440" w:type="dxa"/>
          </w:tcPr>
          <w:p w14:paraId="1CA2D99F"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Outline</w:t>
            </w:r>
          </w:p>
        </w:tc>
      </w:tr>
      <w:tr w:rsidR="004E56F2" w14:paraId="767C5751" w14:textId="77777777" w:rsidTr="004E5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32842CC" w14:textId="77777777" w:rsidR="004E56F2" w:rsidRDefault="00000000">
            <w:r>
              <w:rPr>
                <w:sz w:val="17"/>
              </w:rPr>
              <w:t>Dysautonomia</w:t>
            </w:r>
          </w:p>
        </w:tc>
        <w:tc>
          <w:tcPr>
            <w:tcW w:w="3600" w:type="dxa"/>
          </w:tcPr>
          <w:p w14:paraId="3A974787"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Autonomic failure affecting vascular tone and heart rate</w:t>
            </w:r>
          </w:p>
        </w:tc>
        <w:tc>
          <w:tcPr>
            <w:tcW w:w="5040" w:type="dxa"/>
          </w:tcPr>
          <w:p w14:paraId="589FE175"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Affects Pmsf, venous tone, and the SVR term of the unifying equation</w:t>
            </w:r>
          </w:p>
        </w:tc>
        <w:tc>
          <w:tcPr>
            <w:tcW w:w="1440" w:type="dxa"/>
          </w:tcPr>
          <w:p w14:paraId="08992710"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Outline</w:t>
            </w:r>
          </w:p>
        </w:tc>
      </w:tr>
      <w:tr w:rsidR="004E56F2" w14:paraId="5A55A77D" w14:textId="77777777" w:rsidTr="004E5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1B2EBBB5" w14:textId="77777777" w:rsidR="004E56F2" w:rsidRDefault="00000000">
            <w:r>
              <w:rPr>
                <w:sz w:val="17"/>
              </w:rPr>
              <w:t>Bendopnea</w:t>
            </w:r>
          </w:p>
        </w:tc>
        <w:tc>
          <w:tcPr>
            <w:tcW w:w="3600" w:type="dxa"/>
          </w:tcPr>
          <w:p w14:paraId="6AE3DD34"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Dyspnea within ~30 s of bending forward</w:t>
            </w:r>
          </w:p>
        </w:tc>
        <w:tc>
          <w:tcPr>
            <w:tcW w:w="5040" w:type="dxa"/>
          </w:tcPr>
          <w:p w14:paraId="42A9F48C"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Bedside sign of elevated filling pressures; ties to venous congestion and fluid tolerance</w:t>
            </w:r>
          </w:p>
        </w:tc>
        <w:tc>
          <w:tcPr>
            <w:tcW w:w="1440" w:type="dxa"/>
          </w:tcPr>
          <w:p w14:paraId="0D1784FD"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Outline</w:t>
            </w:r>
          </w:p>
        </w:tc>
      </w:tr>
      <w:tr w:rsidR="004E56F2" w14:paraId="37795B0F" w14:textId="77777777" w:rsidTr="004E5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23074E7D" w14:textId="77777777" w:rsidR="004E56F2" w:rsidRDefault="00000000">
            <w:r>
              <w:rPr>
                <w:sz w:val="17"/>
              </w:rPr>
              <w:lastRenderedPageBreak/>
              <w:t>Liver and venous congestion</w:t>
            </w:r>
          </w:p>
        </w:tc>
        <w:tc>
          <w:tcPr>
            <w:tcW w:w="3600" w:type="dxa"/>
          </w:tcPr>
          <w:p w14:paraId="6A5AD059"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Hepatic venous and portal flow assessment</w:t>
            </w:r>
          </w:p>
        </w:tc>
        <w:tc>
          <w:tcPr>
            <w:tcW w:w="5040" w:type="dxa"/>
          </w:tcPr>
          <w:p w14:paraId="38F7D65A"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Organ-specific congestion (VExUS); cardiohepatic interactions at Interface IV</w:t>
            </w:r>
          </w:p>
        </w:tc>
        <w:tc>
          <w:tcPr>
            <w:tcW w:w="1440" w:type="dxa"/>
          </w:tcPr>
          <w:p w14:paraId="16E70361"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Partial (see I9/E4)</w:t>
            </w:r>
          </w:p>
        </w:tc>
      </w:tr>
    </w:tbl>
    <w:p w14:paraId="45A7187A" w14:textId="77777777" w:rsidR="004E56F2" w:rsidRDefault="00000000">
      <w:pPr>
        <w:spacing w:after="80"/>
      </w:pPr>
      <w:r>
        <w:rPr>
          <w:i/>
        </w:rPr>
        <w:t>Graphics to add at web-build: each topic page should carry at least one figure (e.g., an iCPET pressure-flow plot, a transpulmonary-pressure schematic, a VExUS grading panel). Figures are not embedded in this outline.</w:t>
      </w:r>
    </w:p>
    <w:p w14:paraId="3662EBD8" w14:textId="77777777" w:rsidR="004E56F2" w:rsidRDefault="00000000">
      <w:pPr>
        <w:pStyle w:val="ListBullet"/>
        <w:spacing w:after="40"/>
      </w:pPr>
      <w:r>
        <w:t>Primary-literature track: Kenny, Kattan, Magder, Pinsky (and the Rola 2025 four-interface paper). [Overview]</w:t>
      </w:r>
    </w:p>
    <w:p w14:paraId="0BFE8A0D" w14:textId="77777777" w:rsidR="004E56F2" w:rsidRDefault="00000000">
      <w:pPr>
        <w:pStyle w:val="Heading1"/>
      </w:pPr>
      <w:r>
        <w:t>Part 3. Master content inventory and level mapping</w:t>
      </w:r>
    </w:p>
    <w:p w14:paraId="3F02BA43" w14:textId="77777777" w:rsidR="004E56F2" w:rsidRDefault="00000000">
      <w:pPr>
        <w:spacing w:after="160"/>
      </w:pPr>
      <w:r>
        <w:t>Substantive topics across all sources, with source and recommended level (N=Novice, I=Informed, E=Expert). Source key: Wix, Notion (N:), Deck (Assessing Shock = AS; v2022 = v22), Proposal (Prop).</w:t>
      </w:r>
    </w:p>
    <w:tbl>
      <w:tblPr>
        <w:tblStyle w:val="LightGrid-Accent1"/>
        <w:tblW w:w="0" w:type="auto"/>
        <w:jc w:val="center"/>
        <w:tblLook w:val="04A0" w:firstRow="1" w:lastRow="0" w:firstColumn="1" w:lastColumn="0" w:noHBand="0" w:noVBand="1"/>
      </w:tblPr>
      <w:tblGrid>
        <w:gridCol w:w="1439"/>
        <w:gridCol w:w="3282"/>
        <w:gridCol w:w="2366"/>
        <w:gridCol w:w="1533"/>
      </w:tblGrid>
      <w:tr w:rsidR="004E56F2" w14:paraId="295223A0" w14:textId="77777777" w:rsidTr="004E56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shd w:val="clear" w:color="auto" w:fill="1F4E79"/>
          </w:tcPr>
          <w:p w14:paraId="66B07640" w14:textId="77777777" w:rsidR="004E56F2" w:rsidRDefault="00000000">
            <w:r>
              <w:rPr>
                <w:color w:val="FFFFFF"/>
                <w:sz w:val="17"/>
              </w:rPr>
              <w:t>Module</w:t>
            </w:r>
          </w:p>
        </w:tc>
        <w:tc>
          <w:tcPr>
            <w:tcW w:w="4608" w:type="dxa"/>
            <w:shd w:val="clear" w:color="auto" w:fill="1F4E79"/>
          </w:tcPr>
          <w:p w14:paraId="1AB57442" w14:textId="77777777" w:rsidR="004E56F2" w:rsidRDefault="00000000">
            <w:pPr>
              <w:cnfStyle w:val="100000000000" w:firstRow="1" w:lastRow="0" w:firstColumn="0" w:lastColumn="0" w:oddVBand="0" w:evenVBand="0" w:oddHBand="0" w:evenHBand="0" w:firstRowFirstColumn="0" w:firstRowLastColumn="0" w:lastRowFirstColumn="0" w:lastRowLastColumn="0"/>
            </w:pPr>
            <w:r>
              <w:rPr>
                <w:color w:val="FFFFFF"/>
                <w:sz w:val="17"/>
              </w:rPr>
              <w:t>Topic</w:t>
            </w:r>
          </w:p>
        </w:tc>
        <w:tc>
          <w:tcPr>
            <w:tcW w:w="3384" w:type="dxa"/>
            <w:shd w:val="clear" w:color="auto" w:fill="1F4E79"/>
          </w:tcPr>
          <w:p w14:paraId="3E39B6E2" w14:textId="77777777" w:rsidR="004E56F2" w:rsidRDefault="00000000">
            <w:pPr>
              <w:cnfStyle w:val="100000000000" w:firstRow="1" w:lastRow="0" w:firstColumn="0" w:lastColumn="0" w:oddVBand="0" w:evenVBand="0" w:oddHBand="0" w:evenHBand="0" w:firstRowFirstColumn="0" w:firstRowLastColumn="0" w:lastRowFirstColumn="0" w:lastRowLastColumn="0"/>
            </w:pPr>
            <w:r>
              <w:rPr>
                <w:color w:val="FFFFFF"/>
                <w:sz w:val="17"/>
              </w:rPr>
              <w:t>Source</w:t>
            </w:r>
          </w:p>
        </w:tc>
        <w:tc>
          <w:tcPr>
            <w:tcW w:w="1296" w:type="dxa"/>
            <w:shd w:val="clear" w:color="auto" w:fill="1F4E79"/>
          </w:tcPr>
          <w:p w14:paraId="4729CAB4" w14:textId="77777777" w:rsidR="004E56F2" w:rsidRDefault="00000000">
            <w:pPr>
              <w:cnfStyle w:val="100000000000" w:firstRow="1" w:lastRow="0" w:firstColumn="0" w:lastColumn="0" w:oddVBand="0" w:evenVBand="0" w:oddHBand="0" w:evenHBand="0" w:firstRowFirstColumn="0" w:firstRowLastColumn="0" w:lastRowFirstColumn="0" w:lastRowLastColumn="0"/>
            </w:pPr>
            <w:r>
              <w:rPr>
                <w:color w:val="FFFFFF"/>
                <w:sz w:val="17"/>
              </w:rPr>
              <w:t>Level</w:t>
            </w:r>
          </w:p>
        </w:tc>
      </w:tr>
      <w:tr w:rsidR="004E56F2" w14:paraId="30C9259D" w14:textId="77777777" w:rsidTr="004E5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4F2D687F" w14:textId="77777777" w:rsidR="004E56F2" w:rsidRDefault="00000000">
            <w:r>
              <w:rPr>
                <w:sz w:val="17"/>
              </w:rPr>
              <w:t>Foundations</w:t>
            </w:r>
          </w:p>
        </w:tc>
        <w:tc>
          <w:tcPr>
            <w:tcW w:w="4608" w:type="dxa"/>
          </w:tcPr>
          <w:p w14:paraId="1C0EB2E5"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Define shock (oVO2/nVO2); DO2/VO2; ERO2</w:t>
            </w:r>
          </w:p>
        </w:tc>
        <w:tc>
          <w:tcPr>
            <w:tcW w:w="3384" w:type="dxa"/>
          </w:tcPr>
          <w:p w14:paraId="7AF1BE19"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N: Shock Physiology; AS</w:t>
            </w:r>
          </w:p>
        </w:tc>
        <w:tc>
          <w:tcPr>
            <w:tcW w:w="1296" w:type="dxa"/>
          </w:tcPr>
          <w:p w14:paraId="2716CD27"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N</w:t>
            </w:r>
          </w:p>
        </w:tc>
      </w:tr>
      <w:tr w:rsidR="004E56F2" w14:paraId="23C76C98" w14:textId="77777777" w:rsidTr="004E5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2FB4C6B6" w14:textId="77777777" w:rsidR="004E56F2" w:rsidRDefault="00000000">
            <w:r>
              <w:rPr>
                <w:sz w:val="17"/>
              </w:rPr>
              <w:t>Foundations</w:t>
            </w:r>
          </w:p>
        </w:tc>
        <w:tc>
          <w:tcPr>
            <w:tcW w:w="4608" w:type="dxa"/>
          </w:tcPr>
          <w:p w14:paraId="45380351"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Intro to hemodynamics</w:t>
            </w:r>
          </w:p>
        </w:tc>
        <w:tc>
          <w:tcPr>
            <w:tcW w:w="3384" w:type="dxa"/>
          </w:tcPr>
          <w:p w14:paraId="10E4140B"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Wix; N: Intro</w:t>
            </w:r>
          </w:p>
        </w:tc>
        <w:tc>
          <w:tcPr>
            <w:tcW w:w="1296" w:type="dxa"/>
          </w:tcPr>
          <w:p w14:paraId="18E1A6C4"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N</w:t>
            </w:r>
          </w:p>
        </w:tc>
      </w:tr>
      <w:tr w:rsidR="004E56F2" w14:paraId="43B7CC37" w14:textId="77777777" w:rsidTr="004E5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349DD052" w14:textId="77777777" w:rsidR="004E56F2" w:rsidRDefault="00000000">
            <w:r>
              <w:rPr>
                <w:sz w:val="17"/>
              </w:rPr>
              <w:t>Basic</w:t>
            </w:r>
          </w:p>
        </w:tc>
        <w:tc>
          <w:tcPr>
            <w:tcW w:w="4608" w:type="dxa"/>
          </w:tcPr>
          <w:p w14:paraId="254DB01C"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B.U.S. exam; problem with MAP</w:t>
            </w:r>
          </w:p>
        </w:tc>
        <w:tc>
          <w:tcPr>
            <w:tcW w:w="3384" w:type="dxa"/>
          </w:tcPr>
          <w:p w14:paraId="3069DF3D"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AS; N: Clinical Markers</w:t>
            </w:r>
          </w:p>
        </w:tc>
        <w:tc>
          <w:tcPr>
            <w:tcW w:w="1296" w:type="dxa"/>
          </w:tcPr>
          <w:p w14:paraId="68A6026C"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N</w:t>
            </w:r>
          </w:p>
        </w:tc>
      </w:tr>
      <w:tr w:rsidR="004E56F2" w14:paraId="5AA9CE38" w14:textId="77777777" w:rsidTr="004E5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7D2231CB" w14:textId="77777777" w:rsidR="004E56F2" w:rsidRDefault="00000000">
            <w:r>
              <w:rPr>
                <w:sz w:val="17"/>
              </w:rPr>
              <w:t>Basic</w:t>
            </w:r>
          </w:p>
        </w:tc>
        <w:tc>
          <w:tcPr>
            <w:tcW w:w="4608" w:type="dxa"/>
          </w:tcPr>
          <w:p w14:paraId="23DD3474"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ACT method (assess/hypothesis/test)</w:t>
            </w:r>
          </w:p>
        </w:tc>
        <w:tc>
          <w:tcPr>
            <w:tcW w:w="3384" w:type="dxa"/>
          </w:tcPr>
          <w:p w14:paraId="78321BC8"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AS; Prop; N: Algorithm</w:t>
            </w:r>
          </w:p>
        </w:tc>
        <w:tc>
          <w:tcPr>
            <w:tcW w:w="1296" w:type="dxa"/>
          </w:tcPr>
          <w:p w14:paraId="3560B919"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N</w:t>
            </w:r>
          </w:p>
        </w:tc>
      </w:tr>
      <w:tr w:rsidR="004E56F2" w14:paraId="03C9F41E" w14:textId="77777777" w:rsidTr="004E5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3F5927E4" w14:textId="77777777" w:rsidR="004E56F2" w:rsidRDefault="00000000">
            <w:r>
              <w:rPr>
                <w:sz w:val="17"/>
              </w:rPr>
              <w:t>Basic</w:t>
            </w:r>
          </w:p>
        </w:tc>
        <w:tc>
          <w:tcPr>
            <w:tcW w:w="4608" w:type="dxa"/>
          </w:tcPr>
          <w:p w14:paraId="5A5C1EBB"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Shock-type diagnostic grid</w:t>
            </w:r>
          </w:p>
        </w:tc>
        <w:tc>
          <w:tcPr>
            <w:tcW w:w="3384" w:type="dxa"/>
          </w:tcPr>
          <w:p w14:paraId="1B13E206"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AS</w:t>
            </w:r>
          </w:p>
        </w:tc>
        <w:tc>
          <w:tcPr>
            <w:tcW w:w="1296" w:type="dxa"/>
          </w:tcPr>
          <w:p w14:paraId="64D2BDD8"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N</w:t>
            </w:r>
          </w:p>
        </w:tc>
      </w:tr>
      <w:tr w:rsidR="004E56F2" w14:paraId="4FAD28A8" w14:textId="77777777" w:rsidTr="004E5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75A6E4E8" w14:textId="77777777" w:rsidR="004E56F2" w:rsidRDefault="00000000">
            <w:r>
              <w:rPr>
                <w:sz w:val="17"/>
              </w:rPr>
              <w:t>Basic</w:t>
            </w:r>
          </w:p>
        </w:tc>
        <w:tc>
          <w:tcPr>
            <w:tcW w:w="4608" w:type="dxa"/>
          </w:tcPr>
          <w:p w14:paraId="1EA89976"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Unifying equation (P=R x CO)</w:t>
            </w:r>
          </w:p>
        </w:tc>
        <w:tc>
          <w:tcPr>
            <w:tcW w:w="3384" w:type="dxa"/>
          </w:tcPr>
          <w:p w14:paraId="4513FD0A"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AS; N: Principle 3</w:t>
            </w:r>
          </w:p>
        </w:tc>
        <w:tc>
          <w:tcPr>
            <w:tcW w:w="1296" w:type="dxa"/>
          </w:tcPr>
          <w:p w14:paraId="2ADF32D0"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N</w:t>
            </w:r>
          </w:p>
        </w:tc>
      </w:tr>
      <w:tr w:rsidR="004E56F2" w14:paraId="3A8EF5DB" w14:textId="77777777" w:rsidTr="004E5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40FD9FBB" w14:textId="77777777" w:rsidR="004E56F2" w:rsidRDefault="00000000">
            <w:r>
              <w:rPr>
                <w:sz w:val="17"/>
              </w:rPr>
              <w:t>Basic</w:t>
            </w:r>
          </w:p>
        </w:tc>
        <w:tc>
          <w:tcPr>
            <w:tcW w:w="4608" w:type="dxa"/>
          </w:tcPr>
          <w:p w14:paraId="5CE59595"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AHE: Tone/Filling/Flow + hemodynamics card</w:t>
            </w:r>
          </w:p>
        </w:tc>
        <w:tc>
          <w:tcPr>
            <w:tcW w:w="3384" w:type="dxa"/>
          </w:tcPr>
          <w:p w14:paraId="6EA86E5C"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AS; Prop</w:t>
            </w:r>
          </w:p>
        </w:tc>
        <w:tc>
          <w:tcPr>
            <w:tcW w:w="1296" w:type="dxa"/>
          </w:tcPr>
          <w:p w14:paraId="4E9EBB94"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N</w:t>
            </w:r>
          </w:p>
        </w:tc>
      </w:tr>
      <w:tr w:rsidR="004E56F2" w14:paraId="352B7970" w14:textId="77777777" w:rsidTr="004E5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197AAB47" w14:textId="77777777" w:rsidR="004E56F2" w:rsidRDefault="00000000">
            <w:r>
              <w:rPr>
                <w:sz w:val="17"/>
              </w:rPr>
              <w:t>Basic</w:t>
            </w:r>
          </w:p>
        </w:tc>
        <w:tc>
          <w:tcPr>
            <w:tcW w:w="4608" w:type="dxa"/>
          </w:tcPr>
          <w:p w14:paraId="120978AB"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RAP interpretation + volume-responsiveness rules</w:t>
            </w:r>
          </w:p>
        </w:tc>
        <w:tc>
          <w:tcPr>
            <w:tcW w:w="3384" w:type="dxa"/>
          </w:tcPr>
          <w:p w14:paraId="1067029A"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AS</w:t>
            </w:r>
          </w:p>
        </w:tc>
        <w:tc>
          <w:tcPr>
            <w:tcW w:w="1296" w:type="dxa"/>
          </w:tcPr>
          <w:p w14:paraId="5ADB968D"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N</w:t>
            </w:r>
          </w:p>
        </w:tc>
      </w:tr>
      <w:tr w:rsidR="004E56F2" w14:paraId="4664F74B" w14:textId="77777777" w:rsidTr="004E5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5FDE8BD6" w14:textId="77777777" w:rsidR="004E56F2" w:rsidRDefault="00000000">
            <w:r>
              <w:rPr>
                <w:sz w:val="17"/>
              </w:rPr>
              <w:t>Principles</w:t>
            </w:r>
          </w:p>
        </w:tc>
        <w:tc>
          <w:tcPr>
            <w:tcW w:w="4608" w:type="dxa"/>
          </w:tcPr>
          <w:p w14:paraId="77A77BE3"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Principle 1: four interfaces</w:t>
            </w:r>
          </w:p>
        </w:tc>
        <w:tc>
          <w:tcPr>
            <w:tcW w:w="3384" w:type="dxa"/>
          </w:tcPr>
          <w:p w14:paraId="6F48A9ED"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Wix; N: Principle 1</w:t>
            </w:r>
          </w:p>
        </w:tc>
        <w:tc>
          <w:tcPr>
            <w:tcW w:w="1296" w:type="dxa"/>
          </w:tcPr>
          <w:p w14:paraId="51ABC9AE"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N/I</w:t>
            </w:r>
          </w:p>
        </w:tc>
      </w:tr>
      <w:tr w:rsidR="004E56F2" w14:paraId="485DE27E" w14:textId="77777777" w:rsidTr="004E5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2A6FE558" w14:textId="77777777" w:rsidR="004E56F2" w:rsidRDefault="00000000">
            <w:r>
              <w:rPr>
                <w:sz w:val="17"/>
              </w:rPr>
              <w:t>Principles</w:t>
            </w:r>
          </w:p>
        </w:tc>
        <w:tc>
          <w:tcPr>
            <w:tcW w:w="4608" w:type="dxa"/>
          </w:tcPr>
          <w:p w14:paraId="21BE266E"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Principle 2: closed loop (Guyton+Starling)</w:t>
            </w:r>
          </w:p>
        </w:tc>
        <w:tc>
          <w:tcPr>
            <w:tcW w:w="3384" w:type="dxa"/>
          </w:tcPr>
          <w:p w14:paraId="16D50C0D"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Wix; N: Principle 2</w:t>
            </w:r>
          </w:p>
        </w:tc>
        <w:tc>
          <w:tcPr>
            <w:tcW w:w="1296" w:type="dxa"/>
          </w:tcPr>
          <w:p w14:paraId="063C0A25"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N/I</w:t>
            </w:r>
          </w:p>
        </w:tc>
      </w:tr>
      <w:tr w:rsidR="004E56F2" w14:paraId="488F3F99" w14:textId="77777777" w:rsidTr="004E5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54C6C653" w14:textId="77777777" w:rsidR="004E56F2" w:rsidRDefault="00000000">
            <w:r>
              <w:rPr>
                <w:sz w:val="17"/>
              </w:rPr>
              <w:t>Principles</w:t>
            </w:r>
          </w:p>
        </w:tc>
        <w:tc>
          <w:tcPr>
            <w:tcW w:w="4608" w:type="dxa"/>
          </w:tcPr>
          <w:p w14:paraId="68B35416"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Principle 3: Hagen-Poiseuille unifying model</w:t>
            </w:r>
          </w:p>
        </w:tc>
        <w:tc>
          <w:tcPr>
            <w:tcW w:w="3384" w:type="dxa"/>
          </w:tcPr>
          <w:p w14:paraId="42ADCC73"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Wix(stub); N: Principle 3</w:t>
            </w:r>
          </w:p>
        </w:tc>
        <w:tc>
          <w:tcPr>
            <w:tcW w:w="1296" w:type="dxa"/>
          </w:tcPr>
          <w:p w14:paraId="2089264E"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N(overview)/E(full)</w:t>
            </w:r>
          </w:p>
        </w:tc>
      </w:tr>
      <w:tr w:rsidR="004E56F2" w14:paraId="6762005A" w14:textId="77777777" w:rsidTr="004E5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3A87B270" w14:textId="77777777" w:rsidR="004E56F2" w:rsidRDefault="00000000">
            <w:r>
              <w:rPr>
                <w:sz w:val="17"/>
              </w:rPr>
              <w:t>Measurement</w:t>
            </w:r>
          </w:p>
        </w:tc>
        <w:tc>
          <w:tcPr>
            <w:tcW w:w="4608" w:type="dxa"/>
          </w:tcPr>
          <w:p w14:paraId="02D55513"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Waveform generation, harmonics, resonance</w:t>
            </w:r>
          </w:p>
        </w:tc>
        <w:tc>
          <w:tcPr>
            <w:tcW w:w="3384" w:type="dxa"/>
          </w:tcPr>
          <w:p w14:paraId="4D2D59F9"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v22</w:t>
            </w:r>
          </w:p>
        </w:tc>
        <w:tc>
          <w:tcPr>
            <w:tcW w:w="1296" w:type="dxa"/>
          </w:tcPr>
          <w:p w14:paraId="5FE17568"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I</w:t>
            </w:r>
          </w:p>
        </w:tc>
      </w:tr>
      <w:tr w:rsidR="004E56F2" w14:paraId="4EB15E8E" w14:textId="77777777" w:rsidTr="004E5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35B47A47" w14:textId="77777777" w:rsidR="004E56F2" w:rsidRDefault="00000000">
            <w:r>
              <w:rPr>
                <w:sz w:val="17"/>
              </w:rPr>
              <w:t>Measurement</w:t>
            </w:r>
          </w:p>
        </w:tc>
        <w:tc>
          <w:tcPr>
            <w:tcW w:w="4608" w:type="dxa"/>
          </w:tcPr>
          <w:p w14:paraId="67C3B9C0"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Damping (under/over), square-wave test</w:t>
            </w:r>
          </w:p>
        </w:tc>
        <w:tc>
          <w:tcPr>
            <w:tcW w:w="3384" w:type="dxa"/>
          </w:tcPr>
          <w:p w14:paraId="5AB9F149"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v22; Prop</w:t>
            </w:r>
          </w:p>
        </w:tc>
        <w:tc>
          <w:tcPr>
            <w:tcW w:w="1296" w:type="dxa"/>
          </w:tcPr>
          <w:p w14:paraId="2A6A64FF"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4E56F2" w14:paraId="6ABCEC57" w14:textId="77777777" w:rsidTr="004E5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05855836" w14:textId="77777777" w:rsidR="004E56F2" w:rsidRDefault="00000000">
            <w:r>
              <w:rPr>
                <w:sz w:val="17"/>
              </w:rPr>
              <w:t>Measurement</w:t>
            </w:r>
          </w:p>
        </w:tc>
        <w:tc>
          <w:tcPr>
            <w:tcW w:w="4608" w:type="dxa"/>
          </w:tcPr>
          <w:p w14:paraId="6795D54C"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Zeroing vs leveling; intrathoracic pressure</w:t>
            </w:r>
          </w:p>
        </w:tc>
        <w:tc>
          <w:tcPr>
            <w:tcW w:w="3384" w:type="dxa"/>
          </w:tcPr>
          <w:p w14:paraId="7A24C1F6"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v22; Prop</w:t>
            </w:r>
          </w:p>
        </w:tc>
        <w:tc>
          <w:tcPr>
            <w:tcW w:w="1296" w:type="dxa"/>
          </w:tcPr>
          <w:p w14:paraId="6F31F625"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I</w:t>
            </w:r>
          </w:p>
        </w:tc>
      </w:tr>
      <w:tr w:rsidR="004E56F2" w14:paraId="2E8A828B" w14:textId="77777777" w:rsidTr="004E5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6CC3AC08" w14:textId="77777777" w:rsidR="004E56F2" w:rsidRDefault="00000000">
            <w:r>
              <w:rPr>
                <w:sz w:val="17"/>
              </w:rPr>
              <w:t>Interface I</w:t>
            </w:r>
          </w:p>
        </w:tc>
        <w:tc>
          <w:tcPr>
            <w:tcW w:w="4608" w:type="dxa"/>
          </w:tcPr>
          <w:p w14:paraId="29AB945C"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Cardiac function (Frank-Starling, VAC Ees/Ea)</w:t>
            </w:r>
          </w:p>
        </w:tc>
        <w:tc>
          <w:tcPr>
            <w:tcW w:w="3384" w:type="dxa"/>
          </w:tcPr>
          <w:p w14:paraId="3667652A"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Wix; N: Interface I</w:t>
            </w:r>
          </w:p>
        </w:tc>
        <w:tc>
          <w:tcPr>
            <w:tcW w:w="1296" w:type="dxa"/>
          </w:tcPr>
          <w:p w14:paraId="37A0CAA2"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4E56F2" w14:paraId="60126921" w14:textId="77777777" w:rsidTr="004E5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12BED23C" w14:textId="77777777" w:rsidR="004E56F2" w:rsidRDefault="00000000">
            <w:r>
              <w:rPr>
                <w:sz w:val="17"/>
              </w:rPr>
              <w:t>Interface I</w:t>
            </w:r>
          </w:p>
        </w:tc>
        <w:tc>
          <w:tcPr>
            <w:tcW w:w="4608" w:type="dxa"/>
          </w:tcPr>
          <w:p w14:paraId="3D940311"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Arterial vascular function + waveform components</w:t>
            </w:r>
          </w:p>
        </w:tc>
        <w:tc>
          <w:tcPr>
            <w:tcW w:w="3384" w:type="dxa"/>
          </w:tcPr>
          <w:p w14:paraId="724670A6"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Wix</w:t>
            </w:r>
          </w:p>
        </w:tc>
        <w:tc>
          <w:tcPr>
            <w:tcW w:w="1296" w:type="dxa"/>
          </w:tcPr>
          <w:p w14:paraId="135C8977"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I</w:t>
            </w:r>
          </w:p>
        </w:tc>
      </w:tr>
      <w:tr w:rsidR="004E56F2" w14:paraId="079E3913" w14:textId="77777777" w:rsidTr="004E5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3D57FB18" w14:textId="77777777" w:rsidR="004E56F2" w:rsidRDefault="00000000">
            <w:r>
              <w:rPr>
                <w:sz w:val="17"/>
              </w:rPr>
              <w:t>Interface I</w:t>
            </w:r>
          </w:p>
        </w:tc>
        <w:tc>
          <w:tcPr>
            <w:tcW w:w="4608" w:type="dxa"/>
          </w:tcPr>
          <w:p w14:paraId="734894F8"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Systolic/diastolic BP determinants; time constant</w:t>
            </w:r>
          </w:p>
        </w:tc>
        <w:tc>
          <w:tcPr>
            <w:tcW w:w="3384" w:type="dxa"/>
          </w:tcPr>
          <w:p w14:paraId="4287D259"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Wix general-8-4; v22</w:t>
            </w:r>
          </w:p>
        </w:tc>
        <w:tc>
          <w:tcPr>
            <w:tcW w:w="1296" w:type="dxa"/>
          </w:tcPr>
          <w:p w14:paraId="6F9D7BAB"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E</w:t>
            </w:r>
          </w:p>
        </w:tc>
      </w:tr>
      <w:tr w:rsidR="004E56F2" w14:paraId="3934685F" w14:textId="77777777" w:rsidTr="004E5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5C003B62" w14:textId="77777777" w:rsidR="004E56F2" w:rsidRDefault="00000000">
            <w:r>
              <w:rPr>
                <w:sz w:val="17"/>
              </w:rPr>
              <w:t>Interface I</w:t>
            </w:r>
          </w:p>
        </w:tc>
        <w:tc>
          <w:tcPr>
            <w:tcW w:w="4608" w:type="dxa"/>
          </w:tcPr>
          <w:p w14:paraId="0FF30242"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Arterial Windkessel (full); wave reflection</w:t>
            </w:r>
          </w:p>
        </w:tc>
        <w:tc>
          <w:tcPr>
            <w:tcW w:w="3384" w:type="dxa"/>
          </w:tcPr>
          <w:p w14:paraId="78AA67C7"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Wix general-8/8-1; v22</w:t>
            </w:r>
          </w:p>
        </w:tc>
        <w:tc>
          <w:tcPr>
            <w:tcW w:w="1296" w:type="dxa"/>
          </w:tcPr>
          <w:p w14:paraId="3C5C3A46"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E</w:t>
            </w:r>
          </w:p>
        </w:tc>
      </w:tr>
      <w:tr w:rsidR="004E56F2" w14:paraId="7D4AF301" w14:textId="77777777" w:rsidTr="004E5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2A94CF4B" w14:textId="77777777" w:rsidR="004E56F2" w:rsidRDefault="00000000">
            <w:r>
              <w:rPr>
                <w:sz w:val="17"/>
              </w:rPr>
              <w:t>Interface I</w:t>
            </w:r>
          </w:p>
        </w:tc>
        <w:tc>
          <w:tcPr>
            <w:tcW w:w="4608" w:type="dxa"/>
          </w:tcPr>
          <w:p w14:paraId="29E12E5D"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Assessing vasoplegia (bedside)</w:t>
            </w:r>
          </w:p>
        </w:tc>
        <w:tc>
          <w:tcPr>
            <w:tcW w:w="3384" w:type="dxa"/>
          </w:tcPr>
          <w:p w14:paraId="3EBC6F84"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Wix general-8-2</w:t>
            </w:r>
          </w:p>
        </w:tc>
        <w:tc>
          <w:tcPr>
            <w:tcW w:w="1296" w:type="dxa"/>
          </w:tcPr>
          <w:p w14:paraId="5E0EEA9A"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4E56F2" w14:paraId="13EB1B58" w14:textId="77777777" w:rsidTr="004E5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3F595E21" w14:textId="77777777" w:rsidR="004E56F2" w:rsidRDefault="00000000">
            <w:r>
              <w:rPr>
                <w:sz w:val="17"/>
              </w:rPr>
              <w:t>Interface I</w:t>
            </w:r>
          </w:p>
        </w:tc>
        <w:tc>
          <w:tcPr>
            <w:tcW w:w="4608" w:type="dxa"/>
          </w:tcPr>
          <w:p w14:paraId="627D0010"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Bizarre arterial waveforms (bedside)</w:t>
            </w:r>
          </w:p>
        </w:tc>
        <w:tc>
          <w:tcPr>
            <w:tcW w:w="3384" w:type="dxa"/>
          </w:tcPr>
          <w:p w14:paraId="70784B1D"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Wix general-8-3</w:t>
            </w:r>
          </w:p>
        </w:tc>
        <w:tc>
          <w:tcPr>
            <w:tcW w:w="1296" w:type="dxa"/>
          </w:tcPr>
          <w:p w14:paraId="51E6878D"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E</w:t>
            </w:r>
          </w:p>
        </w:tc>
      </w:tr>
      <w:tr w:rsidR="004E56F2" w14:paraId="66B68B3F" w14:textId="77777777" w:rsidTr="004E5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3D84C0C2" w14:textId="77777777" w:rsidR="004E56F2" w:rsidRDefault="00000000">
            <w:r>
              <w:rPr>
                <w:sz w:val="17"/>
              </w:rPr>
              <w:t>Interface II</w:t>
            </w:r>
          </w:p>
        </w:tc>
        <w:tc>
          <w:tcPr>
            <w:tcW w:w="4608" w:type="dxa"/>
          </w:tcPr>
          <w:p w14:paraId="28E39863"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Macro-micro; Pcc; not all MAPs equal</w:t>
            </w:r>
          </w:p>
        </w:tc>
        <w:tc>
          <w:tcPr>
            <w:tcW w:w="3384" w:type="dxa"/>
          </w:tcPr>
          <w:p w14:paraId="3E59D380"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Wix; N: Interface II</w:t>
            </w:r>
          </w:p>
        </w:tc>
        <w:tc>
          <w:tcPr>
            <w:tcW w:w="1296" w:type="dxa"/>
          </w:tcPr>
          <w:p w14:paraId="17139E8F"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4E56F2" w14:paraId="2540B525" w14:textId="77777777" w:rsidTr="004E5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0408CBAE" w14:textId="77777777" w:rsidR="004E56F2" w:rsidRDefault="00000000">
            <w:r>
              <w:rPr>
                <w:sz w:val="17"/>
              </w:rPr>
              <w:t>Interface II</w:t>
            </w:r>
          </w:p>
        </w:tc>
        <w:tc>
          <w:tcPr>
            <w:tcW w:w="4608" w:type="dxa"/>
          </w:tcPr>
          <w:p w14:paraId="607A72E1"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Vascular waterfall / CrCP; TPP=MAP-CrCP</w:t>
            </w:r>
          </w:p>
        </w:tc>
        <w:tc>
          <w:tcPr>
            <w:tcW w:w="3384" w:type="dxa"/>
          </w:tcPr>
          <w:p w14:paraId="54960312"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N: Interface II</w:t>
            </w:r>
          </w:p>
        </w:tc>
        <w:tc>
          <w:tcPr>
            <w:tcW w:w="1296" w:type="dxa"/>
          </w:tcPr>
          <w:p w14:paraId="1A00A182"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I</w:t>
            </w:r>
          </w:p>
        </w:tc>
      </w:tr>
      <w:tr w:rsidR="004E56F2" w14:paraId="630008DB" w14:textId="77777777" w:rsidTr="004E5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3E7219C5" w14:textId="77777777" w:rsidR="004E56F2" w:rsidRDefault="00000000">
            <w:r>
              <w:rPr>
                <w:sz w:val="17"/>
              </w:rPr>
              <w:t>Interface II</w:t>
            </w:r>
          </w:p>
        </w:tc>
        <w:tc>
          <w:tcPr>
            <w:tcW w:w="4608" w:type="dxa"/>
          </w:tcPr>
          <w:p w14:paraId="3A535F6D"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Two-circuit model (Ra, Rvr); no single SVR</w:t>
            </w:r>
          </w:p>
        </w:tc>
        <w:tc>
          <w:tcPr>
            <w:tcW w:w="3384" w:type="dxa"/>
          </w:tcPr>
          <w:p w14:paraId="2B80AFAA"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N: Interface II</w:t>
            </w:r>
          </w:p>
        </w:tc>
        <w:tc>
          <w:tcPr>
            <w:tcW w:w="1296" w:type="dxa"/>
          </w:tcPr>
          <w:p w14:paraId="02DFE926"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4E56F2" w14:paraId="65CF90C3" w14:textId="77777777" w:rsidTr="004E5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1360A04A" w14:textId="77777777" w:rsidR="004E56F2" w:rsidRDefault="00000000">
            <w:r>
              <w:rPr>
                <w:sz w:val="17"/>
              </w:rPr>
              <w:t>Interface II</w:t>
            </w:r>
          </w:p>
        </w:tc>
        <w:tc>
          <w:tcPr>
            <w:tcW w:w="4608" w:type="dxa"/>
          </w:tcPr>
          <w:p w14:paraId="7CF2027B"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Autoregulation &amp; tissue perfusion</w:t>
            </w:r>
          </w:p>
        </w:tc>
        <w:tc>
          <w:tcPr>
            <w:tcW w:w="3384" w:type="dxa"/>
          </w:tcPr>
          <w:p w14:paraId="6B563373"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Wix; N: Phys Insight</w:t>
            </w:r>
          </w:p>
        </w:tc>
        <w:tc>
          <w:tcPr>
            <w:tcW w:w="1296" w:type="dxa"/>
          </w:tcPr>
          <w:p w14:paraId="6500ABE6"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I</w:t>
            </w:r>
          </w:p>
        </w:tc>
      </w:tr>
      <w:tr w:rsidR="004E56F2" w14:paraId="2B281618" w14:textId="77777777" w:rsidTr="004E5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66F16C7E" w14:textId="77777777" w:rsidR="004E56F2" w:rsidRDefault="00000000">
            <w:r>
              <w:rPr>
                <w:sz w:val="17"/>
              </w:rPr>
              <w:t>Interface II</w:t>
            </w:r>
          </w:p>
        </w:tc>
        <w:tc>
          <w:tcPr>
            <w:tcW w:w="4608" w:type="dxa"/>
          </w:tcPr>
          <w:p w14:paraId="56DC0DF1"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Macro-to-micro coupling (CRT, mottling)</w:t>
            </w:r>
          </w:p>
        </w:tc>
        <w:tc>
          <w:tcPr>
            <w:tcW w:w="3384" w:type="dxa"/>
          </w:tcPr>
          <w:p w14:paraId="530FAD2B"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N: Bringing II to bedside</w:t>
            </w:r>
          </w:p>
        </w:tc>
        <w:tc>
          <w:tcPr>
            <w:tcW w:w="1296" w:type="dxa"/>
          </w:tcPr>
          <w:p w14:paraId="1B732390"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4E56F2" w14:paraId="1C0675EB" w14:textId="77777777" w:rsidTr="004E5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3BE454D6" w14:textId="77777777" w:rsidR="004E56F2" w:rsidRDefault="00000000">
            <w:r>
              <w:rPr>
                <w:sz w:val="17"/>
              </w:rPr>
              <w:t>Interface III</w:t>
            </w:r>
          </w:p>
        </w:tc>
        <w:tc>
          <w:tcPr>
            <w:tcW w:w="4608" w:type="dxa"/>
          </w:tcPr>
          <w:p w14:paraId="41975F79"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Venous return; Guyton; stressed/unstressed; Pmsf</w:t>
            </w:r>
          </w:p>
        </w:tc>
        <w:tc>
          <w:tcPr>
            <w:tcW w:w="3384" w:type="dxa"/>
          </w:tcPr>
          <w:p w14:paraId="6736749B"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Wix; N: Interface III</w:t>
            </w:r>
          </w:p>
        </w:tc>
        <w:tc>
          <w:tcPr>
            <w:tcW w:w="1296" w:type="dxa"/>
          </w:tcPr>
          <w:p w14:paraId="2F243B5F"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I</w:t>
            </w:r>
          </w:p>
        </w:tc>
      </w:tr>
      <w:tr w:rsidR="004E56F2" w14:paraId="5435AAAC" w14:textId="77777777" w:rsidTr="004E5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3EE67A02" w14:textId="77777777" w:rsidR="004E56F2" w:rsidRDefault="00000000">
            <w:r>
              <w:rPr>
                <w:sz w:val="17"/>
              </w:rPr>
              <w:t>Interface III</w:t>
            </w:r>
          </w:p>
        </w:tc>
        <w:tc>
          <w:tcPr>
            <w:tcW w:w="4608" w:type="dxa"/>
          </w:tcPr>
          <w:p w14:paraId="2AE37D10"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CVP as equilibrium point (not a volume number)</w:t>
            </w:r>
          </w:p>
        </w:tc>
        <w:tc>
          <w:tcPr>
            <w:tcW w:w="3384" w:type="dxa"/>
          </w:tcPr>
          <w:p w14:paraId="74419C96"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N: Interface III</w:t>
            </w:r>
          </w:p>
        </w:tc>
        <w:tc>
          <w:tcPr>
            <w:tcW w:w="1296" w:type="dxa"/>
          </w:tcPr>
          <w:p w14:paraId="1421152A"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4E56F2" w14:paraId="4C690E64" w14:textId="77777777" w:rsidTr="004E5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29E16E17" w14:textId="77777777" w:rsidR="004E56F2" w:rsidRDefault="00000000">
            <w:r>
              <w:rPr>
                <w:sz w:val="17"/>
              </w:rPr>
              <w:lastRenderedPageBreak/>
              <w:t>Interface III</w:t>
            </w:r>
          </w:p>
        </w:tc>
        <w:tc>
          <w:tcPr>
            <w:tcW w:w="4608" w:type="dxa"/>
          </w:tcPr>
          <w:p w14:paraId="48492785"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Flow limitation / maximum venous return</w:t>
            </w:r>
          </w:p>
        </w:tc>
        <w:tc>
          <w:tcPr>
            <w:tcW w:w="3384" w:type="dxa"/>
          </w:tcPr>
          <w:p w14:paraId="397DF7E0"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Wix: Interface III VR, general-8-8; N</w:t>
            </w:r>
          </w:p>
        </w:tc>
        <w:tc>
          <w:tcPr>
            <w:tcW w:w="1296" w:type="dxa"/>
          </w:tcPr>
          <w:p w14:paraId="309B2F0F"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I</w:t>
            </w:r>
          </w:p>
        </w:tc>
      </w:tr>
      <w:tr w:rsidR="004E56F2" w14:paraId="40B6D9A0" w14:textId="77777777" w:rsidTr="004E5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7559F827" w14:textId="77777777" w:rsidR="004E56F2" w:rsidRDefault="00000000">
            <w:r>
              <w:rPr>
                <w:sz w:val="17"/>
              </w:rPr>
              <w:t>Interface III</w:t>
            </w:r>
          </w:p>
        </w:tc>
        <w:tc>
          <w:tcPr>
            <w:tcW w:w="4608" w:type="dxa"/>
          </w:tcPr>
          <w:p w14:paraId="1791EA9B"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Resistance to venous return</w:t>
            </w:r>
          </w:p>
        </w:tc>
        <w:tc>
          <w:tcPr>
            <w:tcW w:w="3384" w:type="dxa"/>
          </w:tcPr>
          <w:p w14:paraId="53E1E84A"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Wix: Interface III VR; N: Resistance to VR</w:t>
            </w:r>
          </w:p>
        </w:tc>
        <w:tc>
          <w:tcPr>
            <w:tcW w:w="1296" w:type="dxa"/>
          </w:tcPr>
          <w:p w14:paraId="1C9950A0"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4E56F2" w14:paraId="37D85396" w14:textId="77777777" w:rsidTr="004E5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41C79E40" w14:textId="77777777" w:rsidR="004E56F2" w:rsidRDefault="00000000">
            <w:r>
              <w:rPr>
                <w:sz w:val="17"/>
              </w:rPr>
              <w:t>Interface III</w:t>
            </w:r>
          </w:p>
        </w:tc>
        <w:tc>
          <w:tcPr>
            <w:tcW w:w="4608" w:type="dxa"/>
          </w:tcPr>
          <w:p w14:paraId="220ECFE6"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Manipulating Pmsf (fluid vs venous tone)</w:t>
            </w:r>
          </w:p>
        </w:tc>
        <w:tc>
          <w:tcPr>
            <w:tcW w:w="3384" w:type="dxa"/>
          </w:tcPr>
          <w:p w14:paraId="2D4A6B72"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N: On manipulating Pmsf</w:t>
            </w:r>
          </w:p>
        </w:tc>
        <w:tc>
          <w:tcPr>
            <w:tcW w:w="1296" w:type="dxa"/>
          </w:tcPr>
          <w:p w14:paraId="1B08B36E"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I</w:t>
            </w:r>
          </w:p>
        </w:tc>
      </w:tr>
      <w:tr w:rsidR="004E56F2" w14:paraId="4DBD817C" w14:textId="77777777" w:rsidTr="004E5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010B660E" w14:textId="77777777" w:rsidR="004E56F2" w:rsidRDefault="00000000">
            <w:r>
              <w:rPr>
                <w:sz w:val="17"/>
              </w:rPr>
              <w:t>Interface III</w:t>
            </w:r>
          </w:p>
        </w:tc>
        <w:tc>
          <w:tcPr>
            <w:tcW w:w="4608" w:type="dxa"/>
          </w:tcPr>
          <w:p w14:paraId="2D56E248"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PPV effect on venous return (Fessler; V-Baron)</w:t>
            </w:r>
          </w:p>
        </w:tc>
        <w:tc>
          <w:tcPr>
            <w:tcW w:w="3384" w:type="dxa"/>
          </w:tcPr>
          <w:p w14:paraId="7933AAA9"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Wix general-8-7; N</w:t>
            </w:r>
          </w:p>
        </w:tc>
        <w:tc>
          <w:tcPr>
            <w:tcW w:w="1296" w:type="dxa"/>
          </w:tcPr>
          <w:p w14:paraId="4E271E2D"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4E56F2" w14:paraId="52EEF137" w14:textId="77777777" w:rsidTr="004E5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7A1D436A" w14:textId="77777777" w:rsidR="004E56F2" w:rsidRDefault="00000000">
            <w:r>
              <w:rPr>
                <w:sz w:val="17"/>
              </w:rPr>
              <w:t>Interface III</w:t>
            </w:r>
          </w:p>
        </w:tc>
        <w:tc>
          <w:tcPr>
            <w:tcW w:w="4608" w:type="dxa"/>
          </w:tcPr>
          <w:p w14:paraId="4FB043C0"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RAP: Starling-Guyton-transmural; confounders</w:t>
            </w:r>
          </w:p>
        </w:tc>
        <w:tc>
          <w:tcPr>
            <w:tcW w:w="3384" w:type="dxa"/>
          </w:tcPr>
          <w:p w14:paraId="3823FB89"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Wix: Interface III VR; N: RAP page</w:t>
            </w:r>
          </w:p>
        </w:tc>
        <w:tc>
          <w:tcPr>
            <w:tcW w:w="1296" w:type="dxa"/>
          </w:tcPr>
          <w:p w14:paraId="577587FE"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I</w:t>
            </w:r>
          </w:p>
        </w:tc>
      </w:tr>
      <w:tr w:rsidR="004E56F2" w14:paraId="628695B7" w14:textId="77777777" w:rsidTr="004E5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33A8B1EF" w14:textId="77777777" w:rsidR="004E56F2" w:rsidRDefault="00000000">
            <w:r>
              <w:rPr>
                <w:sz w:val="17"/>
              </w:rPr>
              <w:t>Interface IV</w:t>
            </w:r>
          </w:p>
        </w:tc>
        <w:tc>
          <w:tcPr>
            <w:tcW w:w="4608" w:type="dxa"/>
          </w:tcPr>
          <w:p w14:paraId="69BEE754"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RV physiology; RV-PA coupling (Ees/Ea)</w:t>
            </w:r>
          </w:p>
        </w:tc>
        <w:tc>
          <w:tcPr>
            <w:tcW w:w="3384" w:type="dxa"/>
          </w:tcPr>
          <w:p w14:paraId="5BBD629F"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Wix general-8-10; N: Interface IV</w:t>
            </w:r>
          </w:p>
        </w:tc>
        <w:tc>
          <w:tcPr>
            <w:tcW w:w="1296" w:type="dxa"/>
          </w:tcPr>
          <w:p w14:paraId="0B7D5730"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4E56F2" w14:paraId="011A4691" w14:textId="77777777" w:rsidTr="004E5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602A800B" w14:textId="77777777" w:rsidR="004E56F2" w:rsidRDefault="00000000">
            <w:r>
              <w:rPr>
                <w:sz w:val="17"/>
              </w:rPr>
              <w:t>Interface IV</w:t>
            </w:r>
          </w:p>
        </w:tc>
        <w:tc>
          <w:tcPr>
            <w:tcW w:w="4608" w:type="dxa"/>
          </w:tcPr>
          <w:p w14:paraId="597F1BC8"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Pulmonary arterial load (steady+pulsatile, Ea)</w:t>
            </w:r>
          </w:p>
        </w:tc>
        <w:tc>
          <w:tcPr>
            <w:tcW w:w="3384" w:type="dxa"/>
          </w:tcPr>
          <w:p w14:paraId="7C59B62C"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Wix general-8-11; N</w:t>
            </w:r>
          </w:p>
        </w:tc>
        <w:tc>
          <w:tcPr>
            <w:tcW w:w="1296" w:type="dxa"/>
          </w:tcPr>
          <w:p w14:paraId="18AEB31E"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I/E</w:t>
            </w:r>
          </w:p>
        </w:tc>
      </w:tr>
      <w:tr w:rsidR="004E56F2" w14:paraId="3268DBB0" w14:textId="77777777" w:rsidTr="004E5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6811D2C9" w14:textId="77777777" w:rsidR="004E56F2" w:rsidRDefault="00000000">
            <w:r>
              <w:rPr>
                <w:sz w:val="17"/>
              </w:rPr>
              <w:t>Interface IV</w:t>
            </w:r>
          </w:p>
        </w:tc>
        <w:tc>
          <w:tcPr>
            <w:tcW w:w="4608" w:type="dxa"/>
          </w:tcPr>
          <w:p w14:paraId="0ED04603"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On afterload (myocardial vs vascular)</w:t>
            </w:r>
          </w:p>
        </w:tc>
        <w:tc>
          <w:tcPr>
            <w:tcW w:w="3384" w:type="dxa"/>
          </w:tcPr>
          <w:p w14:paraId="671A89A0"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N: On afterload</w:t>
            </w:r>
          </w:p>
        </w:tc>
        <w:tc>
          <w:tcPr>
            <w:tcW w:w="1296" w:type="dxa"/>
          </w:tcPr>
          <w:p w14:paraId="001EA33C"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E</w:t>
            </w:r>
          </w:p>
        </w:tc>
      </w:tr>
      <w:tr w:rsidR="004E56F2" w14:paraId="1D090E5A" w14:textId="77777777" w:rsidTr="004E5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7BC0ACD4" w14:textId="77777777" w:rsidR="004E56F2" w:rsidRDefault="00000000">
            <w:r>
              <w:rPr>
                <w:sz w:val="17"/>
              </w:rPr>
              <w:t>Heart-Lung</w:t>
            </w:r>
          </w:p>
        </w:tc>
        <w:tc>
          <w:tcPr>
            <w:tcW w:w="4608" w:type="dxa"/>
          </w:tcPr>
          <w:p w14:paraId="29B32A97"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Integration: transmural pressure + waterfalls</w:t>
            </w:r>
          </w:p>
        </w:tc>
        <w:tc>
          <w:tcPr>
            <w:tcW w:w="3384" w:type="dxa"/>
          </w:tcPr>
          <w:p w14:paraId="5975BA25"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N: Heart-Lung hub</w:t>
            </w:r>
          </w:p>
        </w:tc>
        <w:tc>
          <w:tcPr>
            <w:tcW w:w="1296" w:type="dxa"/>
          </w:tcPr>
          <w:p w14:paraId="14730EBC"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E</w:t>
            </w:r>
          </w:p>
        </w:tc>
      </w:tr>
      <w:tr w:rsidR="004E56F2" w14:paraId="57050883" w14:textId="77777777" w:rsidTr="004E5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7F78542E" w14:textId="77777777" w:rsidR="004E56F2" w:rsidRDefault="00000000">
            <w:r>
              <w:rPr>
                <w:sz w:val="17"/>
              </w:rPr>
              <w:t>Heart-Lung</w:t>
            </w:r>
          </w:p>
        </w:tc>
        <w:tc>
          <w:tcPr>
            <w:tcW w:w="4608" w:type="dxa"/>
          </w:tcPr>
          <w:p w14:paraId="46425F79"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Spontaneous vs mechanical ventilation effects</w:t>
            </w:r>
          </w:p>
        </w:tc>
        <w:tc>
          <w:tcPr>
            <w:tcW w:w="3384" w:type="dxa"/>
          </w:tcPr>
          <w:p w14:paraId="7B557B0C"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N: Heart-Lung pages</w:t>
            </w:r>
          </w:p>
        </w:tc>
        <w:tc>
          <w:tcPr>
            <w:tcW w:w="1296" w:type="dxa"/>
          </w:tcPr>
          <w:p w14:paraId="195E7040"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E</w:t>
            </w:r>
          </w:p>
        </w:tc>
      </w:tr>
      <w:tr w:rsidR="004E56F2" w14:paraId="314B2BE0" w14:textId="77777777" w:rsidTr="004E5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77246B71" w14:textId="77777777" w:rsidR="004E56F2" w:rsidRDefault="00000000">
            <w:r>
              <w:rPr>
                <w:sz w:val="17"/>
              </w:rPr>
              <w:t>Heart-Lung</w:t>
            </w:r>
          </w:p>
        </w:tc>
        <w:tc>
          <w:tcPr>
            <w:tcW w:w="4608" w:type="dxa"/>
          </w:tcPr>
          <w:p w14:paraId="4B3AD6CB"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PPV on pulmonary circulation; West zones</w:t>
            </w:r>
          </w:p>
        </w:tc>
        <w:tc>
          <w:tcPr>
            <w:tcW w:w="3384" w:type="dxa"/>
          </w:tcPr>
          <w:p w14:paraId="2B4F169E"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N: Phys Correlation</w:t>
            </w:r>
          </w:p>
        </w:tc>
        <w:tc>
          <w:tcPr>
            <w:tcW w:w="1296" w:type="dxa"/>
          </w:tcPr>
          <w:p w14:paraId="14238251"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E</w:t>
            </w:r>
          </w:p>
        </w:tc>
      </w:tr>
      <w:tr w:rsidR="004E56F2" w14:paraId="1414552F" w14:textId="77777777" w:rsidTr="004E5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2BDF1109" w14:textId="77777777" w:rsidR="004E56F2" w:rsidRDefault="00000000">
            <w:r>
              <w:rPr>
                <w:sz w:val="17"/>
              </w:rPr>
              <w:t>Heart-Lung</w:t>
            </w:r>
          </w:p>
        </w:tc>
        <w:tc>
          <w:tcPr>
            <w:tcW w:w="4608" w:type="dxa"/>
          </w:tcPr>
          <w:p w14:paraId="279D45E3"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Determinants of pulmonary afterload (bedside)</w:t>
            </w:r>
          </w:p>
        </w:tc>
        <w:tc>
          <w:tcPr>
            <w:tcW w:w="3384" w:type="dxa"/>
          </w:tcPr>
          <w:p w14:paraId="578ED11B"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N: At the bedside</w:t>
            </w:r>
          </w:p>
        </w:tc>
        <w:tc>
          <w:tcPr>
            <w:tcW w:w="1296" w:type="dxa"/>
          </w:tcPr>
          <w:p w14:paraId="1CF8E921"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E</w:t>
            </w:r>
          </w:p>
        </w:tc>
      </w:tr>
      <w:tr w:rsidR="004E56F2" w14:paraId="1FD5A8CC" w14:textId="77777777" w:rsidTr="004E5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6B149668" w14:textId="77777777" w:rsidR="004E56F2" w:rsidRDefault="00000000">
            <w:r>
              <w:rPr>
                <w:sz w:val="17"/>
              </w:rPr>
              <w:t>Heart-Lung</w:t>
            </w:r>
          </w:p>
        </w:tc>
        <w:tc>
          <w:tcPr>
            <w:tcW w:w="4608" w:type="dxa"/>
          </w:tcPr>
          <w:p w14:paraId="0FDB05AD"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Fluid responsiveness as heart-lung phenomenon</w:t>
            </w:r>
          </w:p>
        </w:tc>
        <w:tc>
          <w:tcPr>
            <w:tcW w:w="3384" w:type="dxa"/>
          </w:tcPr>
          <w:p w14:paraId="607574EB"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N: Fluid Responsiveness</w:t>
            </w:r>
          </w:p>
        </w:tc>
        <w:tc>
          <w:tcPr>
            <w:tcW w:w="1296" w:type="dxa"/>
          </w:tcPr>
          <w:p w14:paraId="1513489F"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E</w:t>
            </w:r>
          </w:p>
        </w:tc>
      </w:tr>
      <w:tr w:rsidR="004E56F2" w14:paraId="09014245" w14:textId="77777777" w:rsidTr="004E5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62B953F4" w14:textId="77777777" w:rsidR="004E56F2" w:rsidRDefault="00000000">
            <w:r>
              <w:rPr>
                <w:sz w:val="17"/>
              </w:rPr>
              <w:t>Tools</w:t>
            </w:r>
          </w:p>
        </w:tc>
        <w:tc>
          <w:tcPr>
            <w:tcW w:w="4608" w:type="dxa"/>
          </w:tcPr>
          <w:p w14:paraId="7AD69A2B"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PLR, PPV/SPV, occlusion tests, fluid challenge</w:t>
            </w:r>
          </w:p>
        </w:tc>
        <w:tc>
          <w:tcPr>
            <w:tcW w:w="3384" w:type="dxa"/>
          </w:tcPr>
          <w:p w14:paraId="15E55E5B"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v22; Prop</w:t>
            </w:r>
          </w:p>
        </w:tc>
        <w:tc>
          <w:tcPr>
            <w:tcW w:w="1296" w:type="dxa"/>
          </w:tcPr>
          <w:p w14:paraId="1B6190EB"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4E56F2" w14:paraId="32C0ABCA" w14:textId="77777777" w:rsidTr="004E5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1057FBB4" w14:textId="77777777" w:rsidR="004E56F2" w:rsidRDefault="00000000">
            <w:r>
              <w:rPr>
                <w:sz w:val="17"/>
              </w:rPr>
              <w:t>Tools</w:t>
            </w:r>
          </w:p>
        </w:tc>
        <w:tc>
          <w:tcPr>
            <w:tcW w:w="4608" w:type="dxa"/>
          </w:tcPr>
          <w:p w14:paraId="1A5FE96E"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ScvO2, Pv-aCO2 gap, CRT, mottling, lactate</w:t>
            </w:r>
          </w:p>
        </w:tc>
        <w:tc>
          <w:tcPr>
            <w:tcW w:w="3384" w:type="dxa"/>
          </w:tcPr>
          <w:p w14:paraId="6C8AEDE9"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 xml:space="preserve">v22; </w:t>
            </w:r>
            <w:commentRangeStart w:id="42"/>
            <w:r>
              <w:rPr>
                <w:sz w:val="17"/>
              </w:rPr>
              <w:t>Prop</w:t>
            </w:r>
            <w:commentRangeEnd w:id="42"/>
            <w:r w:rsidR="00BC6E58">
              <w:rPr>
                <w:rStyle w:val="CommentReference"/>
                <w:sz w:val="22"/>
                <w:szCs w:val="22"/>
              </w:rPr>
              <w:commentReference w:id="42"/>
            </w:r>
          </w:p>
        </w:tc>
        <w:tc>
          <w:tcPr>
            <w:tcW w:w="1296" w:type="dxa"/>
          </w:tcPr>
          <w:p w14:paraId="28D5F264"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I</w:t>
            </w:r>
          </w:p>
        </w:tc>
      </w:tr>
      <w:tr w:rsidR="004E56F2" w14:paraId="02805A44" w14:textId="77777777" w:rsidTr="004E5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248B2679" w14:textId="77777777" w:rsidR="004E56F2" w:rsidRDefault="00000000">
            <w:r>
              <w:rPr>
                <w:sz w:val="17"/>
              </w:rPr>
              <w:t>Waveforms</w:t>
            </w:r>
          </w:p>
        </w:tc>
        <w:tc>
          <w:tcPr>
            <w:tcW w:w="4608" w:type="dxa"/>
          </w:tcPr>
          <w:p w14:paraId="094FAB61"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RA/CVP waveform (a/c/v, x/y, Z point)</w:t>
            </w:r>
          </w:p>
        </w:tc>
        <w:tc>
          <w:tcPr>
            <w:tcW w:w="3384" w:type="dxa"/>
          </w:tcPr>
          <w:p w14:paraId="506E5D49"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v22</w:t>
            </w:r>
          </w:p>
        </w:tc>
        <w:tc>
          <w:tcPr>
            <w:tcW w:w="1296" w:type="dxa"/>
          </w:tcPr>
          <w:p w14:paraId="34FDAA70"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4E56F2" w14:paraId="1285583D" w14:textId="77777777" w:rsidTr="004E5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11139270" w14:textId="77777777" w:rsidR="004E56F2" w:rsidRDefault="00000000">
            <w:r>
              <w:rPr>
                <w:sz w:val="17"/>
              </w:rPr>
              <w:t>Waveforms</w:t>
            </w:r>
          </w:p>
        </w:tc>
        <w:tc>
          <w:tcPr>
            <w:tcW w:w="4608" w:type="dxa"/>
          </w:tcPr>
          <w:p w14:paraId="36E57ADA"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Abnormal CVP; IVC variation; volume resp.</w:t>
            </w:r>
          </w:p>
        </w:tc>
        <w:tc>
          <w:tcPr>
            <w:tcW w:w="3384" w:type="dxa"/>
          </w:tcPr>
          <w:p w14:paraId="1CA6D577"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v22</w:t>
            </w:r>
          </w:p>
        </w:tc>
        <w:tc>
          <w:tcPr>
            <w:tcW w:w="1296" w:type="dxa"/>
          </w:tcPr>
          <w:p w14:paraId="4757E8A8"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I/E</w:t>
            </w:r>
          </w:p>
        </w:tc>
      </w:tr>
      <w:tr w:rsidR="004E56F2" w14:paraId="7D3268C1" w14:textId="77777777" w:rsidTr="004E5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2096E285" w14:textId="77777777" w:rsidR="004E56F2" w:rsidRDefault="00000000">
            <w:r>
              <w:rPr>
                <w:sz w:val="17"/>
              </w:rPr>
              <w:t>PA cath</w:t>
            </w:r>
          </w:p>
        </w:tc>
        <w:tc>
          <w:tcPr>
            <w:tcW w:w="4608" w:type="dxa"/>
          </w:tcPr>
          <w:p w14:paraId="577CD14C"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PAC M1-M8 (indications to interpretation)</w:t>
            </w:r>
          </w:p>
        </w:tc>
        <w:tc>
          <w:tcPr>
            <w:tcW w:w="3384" w:type="dxa"/>
          </w:tcPr>
          <w:p w14:paraId="6A76274D"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Wix; v22; Prop</w:t>
            </w:r>
          </w:p>
        </w:tc>
        <w:tc>
          <w:tcPr>
            <w:tcW w:w="1296" w:type="dxa"/>
          </w:tcPr>
          <w:p w14:paraId="51CE94E1"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N (per your note)</w:t>
            </w:r>
          </w:p>
        </w:tc>
      </w:tr>
      <w:tr w:rsidR="004E56F2" w14:paraId="67416779" w14:textId="77777777" w:rsidTr="004E5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11E9BF55" w14:textId="77777777" w:rsidR="004E56F2" w:rsidRDefault="00000000">
            <w:r>
              <w:rPr>
                <w:sz w:val="17"/>
              </w:rPr>
              <w:t>PA cath</w:t>
            </w:r>
          </w:p>
        </w:tc>
        <w:tc>
          <w:tcPr>
            <w:tcW w:w="4608" w:type="dxa"/>
          </w:tcPr>
          <w:p w14:paraId="4F5DE63C"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PAOP vs LAP/LVEDP; wedging zones; v waves/MR</w:t>
            </w:r>
          </w:p>
        </w:tc>
        <w:tc>
          <w:tcPr>
            <w:tcW w:w="3384" w:type="dxa"/>
          </w:tcPr>
          <w:p w14:paraId="60567B23"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v22</w:t>
            </w:r>
          </w:p>
        </w:tc>
        <w:tc>
          <w:tcPr>
            <w:tcW w:w="1296" w:type="dxa"/>
          </w:tcPr>
          <w:p w14:paraId="70BEEAC4"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I/E</w:t>
            </w:r>
          </w:p>
        </w:tc>
      </w:tr>
      <w:tr w:rsidR="004E56F2" w14:paraId="7D76ADB4" w14:textId="77777777" w:rsidTr="004E5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532B79FA" w14:textId="77777777" w:rsidR="004E56F2" w:rsidRDefault="00000000">
            <w:r>
              <w:rPr>
                <w:sz w:val="17"/>
              </w:rPr>
              <w:t>CO measure</w:t>
            </w:r>
          </w:p>
        </w:tc>
        <w:tc>
          <w:tcPr>
            <w:tcW w:w="4608" w:type="dxa"/>
          </w:tcPr>
          <w:p w14:paraId="45F350AC"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Thermodilution; Fick (direct/indirect)</w:t>
            </w:r>
          </w:p>
        </w:tc>
        <w:tc>
          <w:tcPr>
            <w:tcW w:w="3384" w:type="dxa"/>
          </w:tcPr>
          <w:p w14:paraId="226AC30F"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v22; Prop</w:t>
            </w:r>
          </w:p>
        </w:tc>
        <w:tc>
          <w:tcPr>
            <w:tcW w:w="1296" w:type="dxa"/>
          </w:tcPr>
          <w:p w14:paraId="74C9D17D"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I/E</w:t>
            </w:r>
          </w:p>
        </w:tc>
      </w:tr>
      <w:tr w:rsidR="004E56F2" w14:paraId="64D6478F" w14:textId="77777777" w:rsidTr="004E5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4CF2D7FD" w14:textId="77777777" w:rsidR="004E56F2" w:rsidRDefault="00000000">
            <w:r>
              <w:rPr>
                <w:sz w:val="17"/>
              </w:rPr>
              <w:t>CO measure</w:t>
            </w:r>
          </w:p>
        </w:tc>
        <w:tc>
          <w:tcPr>
            <w:tcW w:w="4608" w:type="dxa"/>
          </w:tcPr>
          <w:p w14:paraId="1B54D9A8"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Minimally invasive monitors (APCO, NICO, etc.)</w:t>
            </w:r>
          </w:p>
        </w:tc>
        <w:tc>
          <w:tcPr>
            <w:tcW w:w="3384" w:type="dxa"/>
          </w:tcPr>
          <w:p w14:paraId="212EC638"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v22</w:t>
            </w:r>
          </w:p>
        </w:tc>
        <w:tc>
          <w:tcPr>
            <w:tcW w:w="1296" w:type="dxa"/>
          </w:tcPr>
          <w:p w14:paraId="1A771110"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E</w:t>
            </w:r>
          </w:p>
        </w:tc>
      </w:tr>
      <w:tr w:rsidR="004E56F2" w14:paraId="726FD0EB" w14:textId="77777777" w:rsidTr="004E5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0B84345C" w14:textId="77777777" w:rsidR="004E56F2" w:rsidRDefault="00000000">
            <w:r>
              <w:rPr>
                <w:sz w:val="17"/>
              </w:rPr>
              <w:t>CO measure</w:t>
            </w:r>
          </w:p>
        </w:tc>
        <w:tc>
          <w:tcPr>
            <w:tcW w:w="4608" w:type="dxa"/>
          </w:tcPr>
          <w:p w14:paraId="69D9671D"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Echo CO (Simpson; LVOT VTI)</w:t>
            </w:r>
          </w:p>
        </w:tc>
        <w:tc>
          <w:tcPr>
            <w:tcW w:w="3384" w:type="dxa"/>
          </w:tcPr>
          <w:p w14:paraId="5455BE7E"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v22</w:t>
            </w:r>
          </w:p>
        </w:tc>
        <w:tc>
          <w:tcPr>
            <w:tcW w:w="1296" w:type="dxa"/>
          </w:tcPr>
          <w:p w14:paraId="7879C462"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I/E</w:t>
            </w:r>
          </w:p>
        </w:tc>
      </w:tr>
      <w:tr w:rsidR="004E56F2" w14:paraId="63846DDD" w14:textId="77777777" w:rsidTr="004E5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46AEC82C" w14:textId="77777777" w:rsidR="004E56F2" w:rsidRDefault="00000000">
            <w:r>
              <w:rPr>
                <w:sz w:val="17"/>
              </w:rPr>
              <w:t>Shock models</w:t>
            </w:r>
          </w:p>
        </w:tc>
        <w:tc>
          <w:tcPr>
            <w:tcW w:w="4608" w:type="dxa"/>
          </w:tcPr>
          <w:p w14:paraId="3A42231D"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Forrester-Kenney 4-quadrant model</w:t>
            </w:r>
          </w:p>
        </w:tc>
        <w:tc>
          <w:tcPr>
            <w:tcW w:w="3384" w:type="dxa"/>
          </w:tcPr>
          <w:p w14:paraId="1649F54A"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N: Forrester-Kenney</w:t>
            </w:r>
          </w:p>
        </w:tc>
        <w:tc>
          <w:tcPr>
            <w:tcW w:w="1296" w:type="dxa"/>
          </w:tcPr>
          <w:p w14:paraId="2E53E4FC"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E</w:t>
            </w:r>
          </w:p>
        </w:tc>
      </w:tr>
      <w:tr w:rsidR="004E56F2" w14:paraId="2BC1590E" w14:textId="77777777" w:rsidTr="004E5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6A779AB6" w14:textId="77777777" w:rsidR="004E56F2" w:rsidRDefault="00000000">
            <w:r>
              <w:rPr>
                <w:sz w:val="17"/>
              </w:rPr>
              <w:t>Frontier</w:t>
            </w:r>
          </w:p>
        </w:tc>
        <w:tc>
          <w:tcPr>
            <w:tcW w:w="4608" w:type="dxa"/>
          </w:tcPr>
          <w:p w14:paraId="097739BF"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Interface 5; iCPET, manometry, occult PH, etc.</w:t>
            </w:r>
          </w:p>
        </w:tc>
        <w:tc>
          <w:tcPr>
            <w:tcW w:w="3384" w:type="dxa"/>
          </w:tcPr>
          <w:p w14:paraId="3DEF1101"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N: roadmap</w:t>
            </w:r>
          </w:p>
        </w:tc>
        <w:tc>
          <w:tcPr>
            <w:tcW w:w="1296" w:type="dxa"/>
          </w:tcPr>
          <w:p w14:paraId="176C2B2F" w14:textId="77777777" w:rsidR="004E56F2" w:rsidRDefault="00000000">
            <w:pPr>
              <w:cnfStyle w:val="000000100000" w:firstRow="0" w:lastRow="0" w:firstColumn="0" w:lastColumn="0" w:oddVBand="0" w:evenVBand="0" w:oddHBand="1" w:evenHBand="0" w:firstRowFirstColumn="0" w:firstRowLastColumn="0" w:lastRowFirstColumn="0" w:lastRowLastColumn="0"/>
            </w:pPr>
            <w:r>
              <w:rPr>
                <w:sz w:val="17"/>
              </w:rPr>
              <w:t>E</w:t>
            </w:r>
          </w:p>
        </w:tc>
      </w:tr>
      <w:tr w:rsidR="004E56F2" w14:paraId="4AF16E27" w14:textId="77777777" w:rsidTr="004E5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338243A8" w14:textId="77777777" w:rsidR="004E56F2" w:rsidRDefault="00000000">
            <w:r>
              <w:rPr>
                <w:sz w:val="17"/>
              </w:rPr>
              <w:t>Cases</w:t>
            </w:r>
          </w:p>
        </w:tc>
        <w:tc>
          <w:tcPr>
            <w:tcW w:w="4608" w:type="dxa"/>
          </w:tcPr>
          <w:p w14:paraId="276A4825"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Interactive case library + knowledge checks</w:t>
            </w:r>
          </w:p>
        </w:tc>
        <w:tc>
          <w:tcPr>
            <w:tcW w:w="3384" w:type="dxa"/>
          </w:tcPr>
          <w:p w14:paraId="335E6B30"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N; Prop scenarios</w:t>
            </w:r>
          </w:p>
        </w:tc>
        <w:tc>
          <w:tcPr>
            <w:tcW w:w="1296" w:type="dxa"/>
          </w:tcPr>
          <w:p w14:paraId="4842EFAC" w14:textId="77777777" w:rsidR="004E56F2" w:rsidRDefault="00000000">
            <w:pPr>
              <w:cnfStyle w:val="000000010000" w:firstRow="0" w:lastRow="0" w:firstColumn="0" w:lastColumn="0" w:oddVBand="0" w:evenVBand="0" w:oddHBand="0" w:evenHBand="1" w:firstRowFirstColumn="0" w:firstRowLastColumn="0" w:lastRowFirstColumn="0" w:lastRowLastColumn="0"/>
            </w:pPr>
            <w:r>
              <w:rPr>
                <w:sz w:val="17"/>
              </w:rPr>
              <w:t>N/I/E</w:t>
            </w:r>
          </w:p>
        </w:tc>
      </w:tr>
    </w:tbl>
    <w:p w14:paraId="2B1BB1C0" w14:textId="77777777" w:rsidR="004E56F2" w:rsidRDefault="00000000">
      <w:pPr>
        <w:pStyle w:val="Heading1"/>
      </w:pPr>
      <w:r>
        <w:t>Part 4. The simulation day (course Part 2) and how the web levels feed it</w:t>
      </w:r>
    </w:p>
    <w:p w14:paraId="607ED596" w14:textId="77777777" w:rsidR="004E56F2" w:rsidRDefault="00000000">
      <w:pPr>
        <w:spacing w:after="120"/>
      </w:pPr>
      <w:r>
        <w:t>From the Hemodynamics Proposal 2026. The web curriculum (Part 1) should prepare fellows for the in-person sim day (Part 2).</w:t>
      </w:r>
    </w:p>
    <w:p w14:paraId="7CD4B63A" w14:textId="77777777" w:rsidR="004E56F2" w:rsidRDefault="00000000">
      <w:pPr>
        <w:pStyle w:val="Heading2"/>
      </w:pPr>
      <w:r>
        <w:t>Station 1 - PA catheter (assembly to interpretation)</w:t>
      </w:r>
    </w:p>
    <w:p w14:paraId="075FCE01" w14:textId="77777777" w:rsidR="004E56F2" w:rsidRDefault="00000000">
      <w:pPr>
        <w:pStyle w:val="ListBullet"/>
        <w:spacing w:after="40"/>
      </w:pPr>
      <w:commentRangeStart w:id="43"/>
      <w:r>
        <w:t>Indications/contraindications; ICU monitor setup; catheter components; assembly, zeroing, and leveling; damping (under/over and causes). Prepared by Novice Module N8 and Informed Module I3.</w:t>
      </w:r>
    </w:p>
    <w:p w14:paraId="016EA474" w14:textId="77777777" w:rsidR="004E56F2" w:rsidRDefault="00000000">
      <w:pPr>
        <w:pStyle w:val="ListBullet"/>
        <w:spacing w:after="40"/>
      </w:pPr>
      <w:r>
        <w:t>Insertion by rules of thumb and waveforms (RA ~20-25 cm, PA ~50-60 cm from the right IJ); wedging concept, overwedging, and lung zones; when fluoroscopy helps. Prepared by N8 / I13.</w:t>
      </w:r>
    </w:p>
    <w:p w14:paraId="0CA7B070" w14:textId="77777777" w:rsidR="004E56F2" w:rsidRDefault="00000000">
      <w:pPr>
        <w:pStyle w:val="ListBullet"/>
        <w:spacing w:after="40"/>
      </w:pPr>
      <w:r>
        <w:lastRenderedPageBreak/>
        <w:t>Cardiac output by thermodilution (error sources: volume, time constant, TR, injection speed) and Fick; continuous oximetry; when Fick is preferable (severe TR). Prepared by N8 (thermodilution/Fick how-to) / I14 / E6.</w:t>
      </w:r>
      <w:commentRangeEnd w:id="43"/>
      <w:r w:rsidR="006B4B60">
        <w:rPr>
          <w:rStyle w:val="CommentReference"/>
          <w:sz w:val="22"/>
          <w:szCs w:val="22"/>
        </w:rPr>
        <w:commentReference w:id="43"/>
      </w:r>
    </w:p>
    <w:p w14:paraId="1828784E" w14:textId="77777777" w:rsidR="004E56F2" w:rsidRDefault="00000000">
      <w:pPr>
        <w:pStyle w:val="Heading2"/>
      </w:pPr>
      <w:commentRangeStart w:id="44"/>
      <w:r>
        <w:t>Station 2 - Tools to evaluate hemodynamics and therapeutic response</w:t>
      </w:r>
    </w:p>
    <w:p w14:paraId="639C0F7A" w14:textId="77777777" w:rsidR="004E56F2" w:rsidRDefault="00000000">
      <w:pPr>
        <w:pStyle w:val="ListBullet"/>
        <w:spacing w:after="40"/>
      </w:pPr>
      <w:r>
        <w:t>Continuous monitor knobology; arterial pulse-contour analysis (LiDCO); PPV/SPV setup; end-expiratory/inspiratory occlusion; fluid challenge. Prepared by Informed Module I11.</w:t>
      </w:r>
    </w:p>
    <w:p w14:paraId="750ABA49" w14:textId="77777777" w:rsidR="004E56F2" w:rsidRDefault="00000000">
      <w:pPr>
        <w:pStyle w:val="ListBullet"/>
        <w:spacing w:after="40"/>
      </w:pPr>
      <w:r>
        <w:t>Passive leg raise (concept, technique, auto-volume loading, CO change on finger plethysmography). Prepared by I11.</w:t>
      </w:r>
    </w:p>
    <w:p w14:paraId="37996786" w14:textId="77777777" w:rsidR="004E56F2" w:rsidRDefault="00000000">
      <w:pPr>
        <w:pStyle w:val="ListBullet"/>
        <w:spacing w:after="40"/>
      </w:pPr>
      <w:r>
        <w:t>End-organ perfusion: ScvO2, Pv-aCO2 gap, mottling, capillary refill, lactate. Prepared by I6 / I11 (and the Novice B.U.S. exam).</w:t>
      </w:r>
      <w:commentRangeEnd w:id="44"/>
      <w:r w:rsidR="006B4B60">
        <w:rPr>
          <w:rStyle w:val="CommentReference"/>
          <w:sz w:val="22"/>
          <w:szCs w:val="22"/>
        </w:rPr>
        <w:commentReference w:id="44"/>
      </w:r>
    </w:p>
    <w:p w14:paraId="132553D4" w14:textId="77777777" w:rsidR="004E56F2" w:rsidRDefault="00000000">
      <w:pPr>
        <w:pStyle w:val="Heading2"/>
      </w:pPr>
      <w:r>
        <w:t>Scenarios (four cases) - ACT plus Guyton/Starling reasoning</w:t>
      </w:r>
    </w:p>
    <w:p w14:paraId="1A0D9ED2" w14:textId="77777777" w:rsidR="004E56F2" w:rsidRDefault="00000000">
      <w:pPr>
        <w:pStyle w:val="ListBullet"/>
        <w:spacing w:after="40"/>
      </w:pPr>
      <w:r>
        <w:t>Fellows are assessed on using the ACT algorithm and physiologic reasoning (venous-return / cardiac-function curves), not on procedural skill. Prepared by Novice Modules N4-N7 and N9.</w:t>
      </w:r>
    </w:p>
    <w:p w14:paraId="1792979D" w14:textId="77777777" w:rsidR="004E56F2" w:rsidRDefault="00000000">
      <w:pPr>
        <w:pStyle w:val="ListBullet"/>
        <w:spacing w:after="40"/>
      </w:pPr>
      <w:r>
        <w:t>Example - Scenario 1 (hypovolemic shock): B.U.S.-positive post-op patient; build the physiologic profile with the three equations, choose RAP as the measurable point of divergence, then test (echo IVC). [Proposal scenario]</w:t>
      </w:r>
    </w:p>
    <w:p w14:paraId="6DCF13C9" w14:textId="77777777" w:rsidR="004E56F2" w:rsidRDefault="00000000">
      <w:pPr>
        <w:pStyle w:val="ListBullet"/>
        <w:spacing w:after="40"/>
      </w:pPr>
      <w:r>
        <w:t>Scenarios span the grid (cardiogenic/obstructive/distributive/hypovolemic); the Novice case library (N9) should mirror this structure.</w:t>
      </w:r>
    </w:p>
    <w:p w14:paraId="3C36F73D" w14:textId="77777777" w:rsidR="004E56F2" w:rsidRDefault="00000000">
      <w:pPr>
        <w:pStyle w:val="Heading1"/>
      </w:pPr>
      <w:r>
        <w:t>Part 5. Source documents and how they map</w:t>
      </w:r>
    </w:p>
    <w:p w14:paraId="23B7A452" w14:textId="77777777" w:rsidR="004E56F2" w:rsidRDefault="00000000">
      <w:pPr>
        <w:pStyle w:val="ListBullet"/>
        <w:spacing w:after="40"/>
      </w:pPr>
      <w:r>
        <w:rPr>
          <w:b/>
        </w:rPr>
        <w:t xml:space="preserve">Assessing Shock - 2024 (with voice) deck: </w:t>
      </w:r>
      <w:r>
        <w:t>the primary source for the Novice pathway (B.U.S., ACT, the unifying equation, the shock-type grid, RAP/volume-responsiveness, the guided case).</w:t>
      </w:r>
    </w:p>
    <w:p w14:paraId="5727AA5D" w14:textId="77777777" w:rsidR="004E56F2" w:rsidRDefault="00000000">
      <w:pPr>
        <w:pStyle w:val="ListBullet"/>
        <w:spacing w:after="40"/>
      </w:pPr>
      <w:r>
        <w:rPr>
          <w:b/>
        </w:rPr>
        <w:t xml:space="preserve">Hemodynamics module - v2022 (413 slides): </w:t>
      </w:r>
      <w:r>
        <w:t>the comprehensive backbone for Informed/Expert - pressure-measurement physics, tools, minimally invasive monitors, RA/CVP and arterial waveform interpretation, IVC, CO measurement, and echo.</w:t>
      </w:r>
    </w:p>
    <w:p w14:paraId="27BFA40D" w14:textId="77777777" w:rsidR="004E56F2" w:rsidRDefault="00000000">
      <w:pPr>
        <w:pStyle w:val="ListBullet"/>
        <w:spacing w:after="40"/>
      </w:pPr>
      <w:r>
        <w:rPr>
          <w:b/>
        </w:rPr>
        <w:t xml:space="preserve">Hemodynamics Proposal 2026: </w:t>
      </w:r>
      <w:r>
        <w:t>course goals/objectives, the ABIM blueprint mapping, and the simulation-day design (Part 4).</w:t>
      </w:r>
    </w:p>
    <w:p w14:paraId="7E0560A2" w14:textId="77777777" w:rsidR="004E56F2" w:rsidRDefault="00000000">
      <w:pPr>
        <w:pStyle w:val="ListBullet"/>
        <w:spacing w:after="40"/>
      </w:pPr>
      <w:r>
        <w:rPr>
          <w:b/>
        </w:rPr>
        <w:t xml:space="preserve">Notion workspace: </w:t>
      </w:r>
      <w:r>
        <w:t>the current, evolving source of truth for the conceptual rewrite - especially the four-interface depth, the vascular waterfall/CrCP model, the venous-return depth, and the heart-lung interactions module.</w:t>
      </w:r>
    </w:p>
    <w:p w14:paraId="2F5925DB" w14:textId="77777777" w:rsidR="004E56F2" w:rsidRDefault="00000000">
      <w:pPr>
        <w:pStyle w:val="ListBullet"/>
        <w:spacing w:after="40"/>
      </w:pPr>
      <w:r>
        <w:rPr>
          <w:b/>
        </w:rPr>
        <w:t xml:space="preserve">Wix site (hemosim.org): </w:t>
      </w:r>
      <w:r>
        <w:t>the published, formatted version of the physiology pages; still lags Notion in places (see Part 6).</w:t>
      </w:r>
    </w:p>
    <w:p w14:paraId="0A0E17E8" w14:textId="77777777" w:rsidR="004E56F2" w:rsidRDefault="00000000">
      <w:pPr>
        <w:pStyle w:val="Heading1"/>
      </w:pPr>
      <w:r>
        <w:lastRenderedPageBreak/>
        <w:t>Part 6. Gaps, inconsistencies, and editorial flags</w:t>
      </w:r>
    </w:p>
    <w:p w14:paraId="59B7CE7C" w14:textId="77777777" w:rsidR="004E56F2" w:rsidRDefault="00000000">
      <w:pPr>
        <w:pStyle w:val="Heading2"/>
      </w:pPr>
      <w:r>
        <w:t>6.1 Naming (resolved per your instruction)</w:t>
      </w:r>
    </w:p>
    <w:p w14:paraId="7B795584" w14:textId="77777777" w:rsidR="004E56F2" w:rsidRDefault="00000000">
      <w:pPr>
        <w:pStyle w:val="ListBullet"/>
        <w:spacing w:after="40"/>
      </w:pPr>
      <w:r>
        <w:t>Interface III = "Capillaries to Right Atrium" throughout; Interface IV = "RV to LA" throughout. Note: the Notion "Principle 1" and "Physiological Basis" pages still list Interface III as "Capillaries to Venules" and Interface IV as "RV to Pulmonary Artery" - conform these.</w:t>
      </w:r>
    </w:p>
    <w:p w14:paraId="78D2AD6C" w14:textId="77777777" w:rsidR="004E56F2" w:rsidRDefault="00000000">
      <w:pPr>
        <w:pStyle w:val="Heading2"/>
      </w:pPr>
      <w:r>
        <w:t>6.2 Build and integration gaps</w:t>
      </w:r>
    </w:p>
    <w:p w14:paraId="45540DD5" w14:textId="77777777" w:rsidR="004E56F2" w:rsidRDefault="00000000">
      <w:pPr>
        <w:pStyle w:val="ListBullet"/>
        <w:spacing w:after="40"/>
      </w:pPr>
      <w:r>
        <w:t>The richest conceptual content (vascular waterfall/CrCP, heart-lung interactions module, venous-return depth, RV-PA coupling) lives in Notion and is only partly on the Wix site. Transfer remains.</w:t>
      </w:r>
    </w:p>
    <w:p w14:paraId="44A3791F" w14:textId="4C183DBF" w:rsidR="004E56F2" w:rsidRDefault="00000000">
      <w:pPr>
        <w:pStyle w:val="ListBullet"/>
        <w:spacing w:after="40"/>
      </w:pPr>
      <w:r>
        <w:t>The a-unifying-hemodynamic-equation page is image-only/unbuilt; build it from the Assessing Shock deck and the Hemodynamics Proposal 2026. (Per your note, the older Wix page "designations" are outdated, so HemoSim Basic is not flagged as a gap here.)</w:t>
      </w:r>
    </w:p>
    <w:p w14:paraId="4E6A84CF" w14:textId="77777777" w:rsidR="004E56F2" w:rsidRDefault="00000000">
      <w:pPr>
        <w:pStyle w:val="ListBullet"/>
        <w:spacing w:after="40"/>
      </w:pPr>
      <w:r>
        <w:t>The Notion "Hemodynamic Monitoring Tools" and "Overview of Shock Assessment" pages are empty placeholders; the actual tools content is in the v2022 deck and Proposal Station 2.</w:t>
      </w:r>
    </w:p>
    <w:p w14:paraId="6775DE47" w14:textId="77777777" w:rsidR="004E56F2" w:rsidRDefault="00000000">
      <w:pPr>
        <w:pStyle w:val="Heading2"/>
      </w:pPr>
      <w:r>
        <w:t>6.3 Editorial flags found in Notion (for your review)</w:t>
      </w:r>
    </w:p>
    <w:p w14:paraId="2FDD24E8" w14:textId="77777777" w:rsidR="004E56F2" w:rsidRDefault="00000000">
      <w:pPr>
        <w:pStyle w:val="ListBullet"/>
        <w:spacing w:after="40"/>
      </w:pPr>
      <w:r>
        <w:t>Most V4 editorial flags now have your V5 dispositions - see Appendix B, where each item carries the disposition in bold (resolved, source directive, or build task).</w:t>
      </w:r>
    </w:p>
    <w:p w14:paraId="51DDAD53" w14:textId="77777777" w:rsidR="004E56F2" w:rsidRDefault="00000000">
      <w:pPr>
        <w:pStyle w:val="ListBullet"/>
        <w:spacing w:after="40"/>
      </w:pPr>
      <w:r>
        <w:t>Interface II vascular-waterfall content: leave the Notion text as-is (do not carry the Chaisson/Gallardo side-discussion into the curriculum); for the TPP graphic, use Gallardo’s figure from the Pinsky article and cite it.</w:t>
      </w:r>
    </w:p>
    <w:p w14:paraId="404F2936" w14:textId="77777777" w:rsidR="004E56F2" w:rsidRDefault="00000000">
      <w:pPr>
        <w:pStyle w:val="ListBullet"/>
        <w:spacing w:after="40"/>
      </w:pPr>
      <w:r>
        <w:t>Remaining open items to resolve before web transfer are itemized in Appendix B; this list will grow as we touch each page.</w:t>
      </w:r>
    </w:p>
    <w:p w14:paraId="37ECD136" w14:textId="77777777" w:rsidR="004E56F2" w:rsidRDefault="00000000">
      <w:pPr>
        <w:pStyle w:val="Heading1"/>
      </w:pPr>
      <w:r>
        <w:t>Part 7. Sources of truth (for fact-checking)</w:t>
      </w:r>
    </w:p>
    <w:p w14:paraId="1322E13B" w14:textId="77777777" w:rsidR="004E56F2" w:rsidRDefault="00000000">
      <w:pPr>
        <w:pStyle w:val="ListBullet"/>
        <w:spacing w:after="40"/>
      </w:pPr>
      <w:r>
        <w:t>The Google Drive "Additional Reading" folder (use first when concepts conflict).</w:t>
      </w:r>
    </w:p>
    <w:p w14:paraId="3C275B64" w14:textId="77777777" w:rsidR="004E56F2" w:rsidRDefault="00000000">
      <w:pPr>
        <w:pStyle w:val="ListBullet"/>
        <w:spacing w:after="40"/>
      </w:pPr>
      <w:r>
        <w:t>Per-page reference lists on the Wix pages (hyperlinked to source articles).</w:t>
      </w:r>
    </w:p>
    <w:p w14:paraId="4CE9E5B1" w14:textId="77777777" w:rsidR="004E56F2" w:rsidRDefault="00000000">
      <w:pPr>
        <w:pStyle w:val="ListBullet"/>
        <w:spacing w:after="40"/>
      </w:pPr>
      <w:r>
        <w:t>Authors: Jon-Emile Kenny, Eduardo Kattan, Glenn Hernandez, Gustavo Ospina-Tascon, Sheldon Magder, Michael Pinsky. (Hernandez and Ospina-Tascon added per your V5 edit.)</w:t>
      </w:r>
    </w:p>
    <w:p w14:paraId="441D9363" w14:textId="77777777" w:rsidR="004E56F2" w:rsidRDefault="00000000">
      <w:pPr>
        <w:pStyle w:val="ListBullet"/>
        <w:spacing w:after="40"/>
      </w:pPr>
      <w:commentRangeStart w:id="45"/>
      <w:r>
        <w:t>Anchor citation: Rola P, Kattan E, Siuba M, et al. A Holistic Four-Interface Conceptual Model for Personalizing Shock Resuscitation. J Pers Med. 2025;15(5):207. Also Sylvester JT, Goldberg HS, Permutt S. Clin Chest Med. 1983;4(2):111-26.</w:t>
      </w:r>
      <w:commentRangeEnd w:id="45"/>
      <w:r w:rsidR="006B4B60">
        <w:rPr>
          <w:rStyle w:val="CommentReference"/>
          <w:sz w:val="22"/>
          <w:szCs w:val="22"/>
        </w:rPr>
        <w:commentReference w:id="45"/>
      </w:r>
    </w:p>
    <w:p w14:paraId="3DAC1FDF" w14:textId="77777777" w:rsidR="004E56F2" w:rsidRDefault="00000000">
      <w:pPr>
        <w:pStyle w:val="ListBullet"/>
        <w:spacing w:after="40"/>
      </w:pPr>
      <w:r>
        <w:rPr>
          <w:b/>
        </w:rPr>
        <w:t xml:space="preserve">New references (v6): </w:t>
      </w:r>
      <w:r>
        <w:t>ANDROMEDA-PEGASUS (Kattan et al, multicenter observational, ~2,700 patients; pulse-pressure to stroke-volume relationship, cutoff ~45-50 mmHg); ANDROMEDA-SHOCK 2 (RCT; forthcoming phenotype subanalyses); Hernandez G, Messina A, Kattan E. Intensive Care Med 2022;48:1495-1497 (dicrotic notch / DSI). Exact full citations for ANDROMEDA-PEGASUS/SHOCK-2 and the Pinsky TPP figure to be confirmed on web-build (flagged).</w:t>
      </w:r>
    </w:p>
    <w:p w14:paraId="0F4F7EDD" w14:textId="77777777" w:rsidR="004E56F2" w:rsidRDefault="00000000">
      <w:pPr>
        <w:pStyle w:val="Heading1"/>
      </w:pPr>
      <w:r>
        <w:lastRenderedPageBreak/>
        <w:t>Appendix A. Complete Notion page inventory crawled</w:t>
      </w:r>
    </w:p>
    <w:p w14:paraId="77C29762" w14:textId="77777777" w:rsidR="004E56F2" w:rsidRDefault="00000000">
      <w:pPr>
        <w:spacing w:after="120"/>
      </w:pPr>
      <w:r>
        <w:t>This appendix now reflects the intended Notion page hierarchy that Gustavo mapped in V5 (parent pages with their child pages indented). It doubles as the completeness inventory. Pages marked "(N/A)" or "(old)" are placeholders or superseded duplicates. Two pages are intentionally cross-linked from two interfaces: the RAP page (Interfaces I and III) and "On afterload" (Interfaces I and IV).</w:t>
      </w:r>
    </w:p>
    <w:p w14:paraId="7F368628" w14:textId="77777777" w:rsidR="004E56F2" w:rsidRDefault="00000000">
      <w:pPr>
        <w:pStyle w:val="Heading3"/>
      </w:pPr>
      <w:r>
        <w:t>Foundations &amp; principles</w:t>
      </w:r>
    </w:p>
    <w:p w14:paraId="69C59A99" w14:textId="77777777" w:rsidR="004E56F2" w:rsidRDefault="00000000">
      <w:pPr>
        <w:pStyle w:val="ListBullet"/>
        <w:spacing w:after="40"/>
      </w:pPr>
      <w:r>
        <w:t>HemoSim (root)</w:t>
      </w:r>
    </w:p>
    <w:p w14:paraId="5CC8D957" w14:textId="77777777" w:rsidR="004E56F2" w:rsidRDefault="00000000">
      <w:pPr>
        <w:pStyle w:val="ListBullet"/>
        <w:spacing w:after="40"/>
      </w:pPr>
      <w:r>
        <w:t>Introduction to Hemodynamics</w:t>
      </w:r>
    </w:p>
    <w:p w14:paraId="2046BED1" w14:textId="77777777" w:rsidR="004E56F2" w:rsidRDefault="00000000">
      <w:pPr>
        <w:pStyle w:val="ListBullet"/>
        <w:spacing w:after="40"/>
      </w:pPr>
      <w:r>
        <w:t>Shock Physiology and the Link with Hemodynamics</w:t>
      </w:r>
    </w:p>
    <w:p w14:paraId="55131418" w14:textId="77777777" w:rsidR="004E56F2" w:rsidRDefault="00000000">
      <w:pPr>
        <w:pStyle w:val="ListBullet"/>
        <w:spacing w:after="40"/>
      </w:pPr>
      <w:r>
        <w:t>Clinical Markers of Shock</w:t>
      </w:r>
    </w:p>
    <w:p w14:paraId="57F6B116" w14:textId="77777777" w:rsidR="004E56F2" w:rsidRDefault="00000000">
      <w:pPr>
        <w:pStyle w:val="ListBullet"/>
        <w:spacing w:after="40"/>
      </w:pPr>
      <w:r>
        <w:t>Physiological Basis of the Cardiovascular System (Rev)</w:t>
      </w:r>
    </w:p>
    <w:p w14:paraId="2DF48710" w14:textId="77777777" w:rsidR="004E56F2" w:rsidRDefault="00000000">
      <w:pPr>
        <w:pStyle w:val="ListBullet"/>
        <w:spacing w:after="40"/>
      </w:pPr>
      <w:r>
        <w:t>Principle 1: The Four Interfaces</w:t>
      </w:r>
    </w:p>
    <w:p w14:paraId="18EE4423" w14:textId="77777777" w:rsidR="004E56F2" w:rsidRDefault="00000000">
      <w:pPr>
        <w:pStyle w:val="ListBullet"/>
        <w:spacing w:after="40"/>
      </w:pPr>
      <w:r>
        <w:t>Principle 2: Closed-loop circulation</w:t>
      </w:r>
    </w:p>
    <w:p w14:paraId="07B8A598" w14:textId="77777777" w:rsidR="004E56F2" w:rsidRDefault="00000000">
      <w:pPr>
        <w:pStyle w:val="ListBullet"/>
        <w:spacing w:after="40"/>
      </w:pPr>
      <w:r>
        <w:t>Principle 3: Unifying model (Hagen-Poiseuille)</w:t>
      </w:r>
    </w:p>
    <w:p w14:paraId="51B57882" w14:textId="77777777" w:rsidR="004E56F2" w:rsidRDefault="00000000">
      <w:pPr>
        <w:pStyle w:val="ListBullet"/>
        <w:spacing w:after="40"/>
      </w:pPr>
      <w:r>
        <w:t>An Algorithm for Shock Assessment</w:t>
      </w:r>
    </w:p>
    <w:p w14:paraId="39DCE739" w14:textId="77777777" w:rsidR="004E56F2" w:rsidRDefault="00000000">
      <w:pPr>
        <w:pStyle w:val="ListBullet"/>
        <w:spacing w:after="40"/>
      </w:pPr>
      <w:r>
        <w:t>Hemosim Curriculum Template</w:t>
      </w:r>
    </w:p>
    <w:p w14:paraId="6A9F40EF" w14:textId="77777777" w:rsidR="004E56F2" w:rsidRDefault="00000000">
      <w:pPr>
        <w:pStyle w:val="Heading3"/>
      </w:pPr>
      <w:r>
        <w:t>Interface I (LV to arterial)</w:t>
      </w:r>
    </w:p>
    <w:p w14:paraId="7A8AF8BF" w14:textId="77777777" w:rsidR="004E56F2" w:rsidRDefault="00000000">
      <w:pPr>
        <w:pStyle w:val="ListBullet"/>
        <w:spacing w:after="40"/>
      </w:pPr>
      <w:r>
        <w:t>Interface I: Cardiac Function and Arterial Vascular Function (1)  [full title includes "(1)", per Gustavo]</w:t>
      </w:r>
    </w:p>
    <w:p w14:paraId="4075B51E" w14:textId="77777777" w:rsidR="004E56F2" w:rsidRDefault="00000000">
      <w:pPr>
        <w:pStyle w:val="ListBullet"/>
        <w:spacing w:after="40"/>
      </w:pPr>
      <w:r>
        <w:t xml:space="preserve">   - Frank-Starling Curve</w:t>
      </w:r>
    </w:p>
    <w:p w14:paraId="7EB211F1" w14:textId="77777777" w:rsidR="004E56F2" w:rsidRDefault="00000000">
      <w:pPr>
        <w:pStyle w:val="ListBullet"/>
        <w:spacing w:after="40"/>
      </w:pPr>
      <w:r>
        <w:t xml:space="preserve">   - Right Atrial Pressure (RAP) - From Starling to Guyton to Clinical Practice  [also under Interface III]</w:t>
      </w:r>
    </w:p>
    <w:p w14:paraId="106746C9" w14:textId="77777777" w:rsidR="004E56F2" w:rsidRDefault="00000000">
      <w:pPr>
        <w:pStyle w:val="ListBullet"/>
        <w:spacing w:after="40"/>
      </w:pPr>
      <w:r>
        <w:t xml:space="preserve">   - The Concept of Ventricular to Arterial Coupling</w:t>
      </w:r>
    </w:p>
    <w:p w14:paraId="651346CA" w14:textId="77777777" w:rsidR="004E56F2" w:rsidRDefault="00000000">
      <w:pPr>
        <w:pStyle w:val="ListBullet"/>
        <w:spacing w:after="40"/>
      </w:pPr>
      <w:r>
        <w:t xml:space="preserve">   - What is the difference between Ea and TAC</w:t>
      </w:r>
    </w:p>
    <w:p w14:paraId="2F8F8EF2" w14:textId="77777777" w:rsidR="004E56F2" w:rsidRDefault="00000000">
      <w:pPr>
        <w:pStyle w:val="ListBullet"/>
        <w:spacing w:after="40"/>
      </w:pPr>
      <w:r>
        <w:t xml:space="preserve">   - Pulse Wave Propagation, Velocity, and Reflections</w:t>
      </w:r>
    </w:p>
    <w:p w14:paraId="316BB268" w14:textId="77777777" w:rsidR="004E56F2" w:rsidRDefault="00000000">
      <w:pPr>
        <w:pStyle w:val="ListBullet"/>
        <w:spacing w:after="40"/>
      </w:pPr>
      <w:r>
        <w:t xml:space="preserve">   - The Arterial Windkessel</w:t>
      </w:r>
    </w:p>
    <w:p w14:paraId="0BA8071E" w14:textId="77777777" w:rsidR="004E56F2" w:rsidRDefault="00000000">
      <w:pPr>
        <w:pStyle w:val="ListBullet"/>
        <w:spacing w:after="40"/>
      </w:pPr>
      <w:r>
        <w:t xml:space="preserve">   - On afterload  [also under Interface IV]</w:t>
      </w:r>
    </w:p>
    <w:p w14:paraId="4825BA60" w14:textId="77777777" w:rsidR="004E56F2" w:rsidRDefault="00000000">
      <w:pPr>
        <w:pStyle w:val="ListBullet"/>
        <w:spacing w:after="40"/>
      </w:pPr>
      <w:r>
        <w:t xml:space="preserve">   - Stroke Volume vs Storage Volume</w:t>
      </w:r>
    </w:p>
    <w:p w14:paraId="6A6BE2B8" w14:textId="77777777" w:rsidR="004E56F2" w:rsidRDefault="00000000">
      <w:pPr>
        <w:pStyle w:val="ListBullet"/>
        <w:spacing w:after="40"/>
      </w:pPr>
      <w:r>
        <w:t xml:space="preserve">   - The Meaning of Blood Pressure</w:t>
      </w:r>
    </w:p>
    <w:p w14:paraId="47E5919F" w14:textId="77777777" w:rsidR="004E56F2" w:rsidRDefault="00000000">
      <w:pPr>
        <w:pStyle w:val="ListBullet"/>
        <w:spacing w:after="40"/>
      </w:pPr>
      <w:r>
        <w:t xml:space="preserve">   - Components of an Arterial Pressure Waveform</w:t>
      </w:r>
    </w:p>
    <w:p w14:paraId="4D10665D" w14:textId="77777777" w:rsidR="004E56F2" w:rsidRDefault="00000000">
      <w:pPr>
        <w:pStyle w:val="ListBullet"/>
        <w:spacing w:after="40"/>
      </w:pPr>
      <w:r>
        <w:t xml:space="preserve">      - Alterations of Systolic Upstroke</w:t>
      </w:r>
    </w:p>
    <w:p w14:paraId="0933E351" w14:textId="77777777" w:rsidR="004E56F2" w:rsidRDefault="00000000">
      <w:pPr>
        <w:pStyle w:val="ListBullet"/>
        <w:spacing w:after="40"/>
      </w:pPr>
      <w:r>
        <w:t xml:space="preserve">      - On wave reflection</w:t>
      </w:r>
    </w:p>
    <w:p w14:paraId="26A452A0" w14:textId="77777777" w:rsidR="004E56F2" w:rsidRDefault="00000000">
      <w:pPr>
        <w:pStyle w:val="ListBullet"/>
        <w:spacing w:after="40"/>
      </w:pPr>
      <w:r>
        <w:t xml:space="preserve">      - Characteristic Pressure Wave Patterns</w:t>
      </w:r>
    </w:p>
    <w:p w14:paraId="09028072" w14:textId="77777777" w:rsidR="004E56F2" w:rsidRDefault="00000000">
      <w:pPr>
        <w:pStyle w:val="ListBullet"/>
        <w:spacing w:after="40"/>
      </w:pPr>
      <w:r>
        <w:t xml:space="preserve">      - Systolic and Diastolic Blood Pressure Determinants</w:t>
      </w:r>
    </w:p>
    <w:p w14:paraId="4006515B" w14:textId="77777777" w:rsidR="004E56F2" w:rsidRDefault="00000000">
      <w:pPr>
        <w:pStyle w:val="ListBullet"/>
        <w:spacing w:after="40"/>
      </w:pPr>
      <w:r>
        <w:t xml:space="preserve">      - Assessing Vasoplegia (diastolic pressure / dicrotic notch; now includes the DSI)</w:t>
      </w:r>
    </w:p>
    <w:p w14:paraId="4D6BF5E3" w14:textId="77777777" w:rsidR="004E56F2" w:rsidRDefault="00000000">
      <w:pPr>
        <w:pStyle w:val="Heading3"/>
      </w:pPr>
      <w:r>
        <w:t>Interface II (arterioles to capillaries)</w:t>
      </w:r>
    </w:p>
    <w:p w14:paraId="41C4D989" w14:textId="77777777" w:rsidR="004E56F2" w:rsidRDefault="00000000">
      <w:pPr>
        <w:pStyle w:val="ListBullet"/>
        <w:spacing w:after="40"/>
      </w:pPr>
      <w:r>
        <w:t>Interface II: Arteriolar function, CrCP and the Vascular Waterfall</w:t>
      </w:r>
    </w:p>
    <w:p w14:paraId="37DA2EF7" w14:textId="77777777" w:rsidR="004E56F2" w:rsidRDefault="00000000">
      <w:pPr>
        <w:pStyle w:val="ListBullet"/>
        <w:spacing w:after="40"/>
      </w:pPr>
      <w:r>
        <w:lastRenderedPageBreak/>
        <w:t xml:space="preserve">   - Autoregulation, Tissue Perfusion Pressure and Flow Conductance</w:t>
      </w:r>
    </w:p>
    <w:p w14:paraId="48489D89" w14:textId="77777777" w:rsidR="004E56F2" w:rsidRDefault="00000000">
      <w:pPr>
        <w:pStyle w:val="ListBullet"/>
        <w:spacing w:after="40"/>
      </w:pPr>
      <w:r>
        <w:t xml:space="preserve">   - Bringing Interface II to the bedside</w:t>
      </w:r>
    </w:p>
    <w:p w14:paraId="24D06883" w14:textId="77777777" w:rsidR="004E56F2" w:rsidRDefault="00000000">
      <w:pPr>
        <w:pStyle w:val="ListBullet"/>
        <w:spacing w:after="40"/>
      </w:pPr>
      <w:r>
        <w:t xml:space="preserve">      - Capillary Refill Time</w:t>
      </w:r>
    </w:p>
    <w:p w14:paraId="6A4637F6" w14:textId="77777777" w:rsidR="004E56F2" w:rsidRDefault="00000000">
      <w:pPr>
        <w:pStyle w:val="ListBullet"/>
        <w:spacing w:after="40"/>
      </w:pPr>
      <w:r>
        <w:t xml:space="preserve">      - 6 Clinical Reasons for targeting CRT</w:t>
      </w:r>
    </w:p>
    <w:p w14:paraId="22DDD86C" w14:textId="77777777" w:rsidR="004E56F2" w:rsidRDefault="00000000">
      <w:pPr>
        <w:pStyle w:val="ListBullet"/>
        <w:spacing w:after="40"/>
      </w:pPr>
      <w:r>
        <w:t xml:space="preserve">      - Mottling Score</w:t>
      </w:r>
    </w:p>
    <w:p w14:paraId="33C46AF8" w14:textId="77777777" w:rsidR="004E56F2" w:rsidRDefault="00000000">
      <w:pPr>
        <w:pStyle w:val="ListBullet"/>
        <w:spacing w:after="40"/>
      </w:pPr>
      <w:r>
        <w:t xml:space="preserve">      - Physiological Rationale of Other Tissue Perfusion Markers</w:t>
      </w:r>
    </w:p>
    <w:p w14:paraId="11488DBA" w14:textId="77777777" w:rsidR="004E56F2" w:rsidRDefault="00000000">
      <w:pPr>
        <w:pStyle w:val="ListBullet"/>
        <w:spacing w:after="40"/>
      </w:pPr>
      <w:r>
        <w:t xml:space="preserve">      - Lactate pathophysiology</w:t>
      </w:r>
    </w:p>
    <w:p w14:paraId="2771E60C" w14:textId="77777777" w:rsidR="004E56F2" w:rsidRDefault="00000000">
      <w:pPr>
        <w:pStyle w:val="ListBullet"/>
        <w:spacing w:after="40"/>
      </w:pPr>
      <w:r>
        <w:t xml:space="preserve">      - ScvO2 interpretation (microcirculatory alterations)</w:t>
      </w:r>
    </w:p>
    <w:p w14:paraId="57932D27" w14:textId="77777777" w:rsidR="004E56F2" w:rsidRDefault="00000000">
      <w:pPr>
        <w:pStyle w:val="ListBullet"/>
        <w:spacing w:after="40"/>
      </w:pPr>
      <w:r>
        <w:t xml:space="preserve">      - Other scenarios in ScvO2 monitoring</w:t>
      </w:r>
    </w:p>
    <w:p w14:paraId="4438265B" w14:textId="77777777" w:rsidR="004E56F2" w:rsidRDefault="00000000">
      <w:pPr>
        <w:pStyle w:val="ListBullet"/>
        <w:spacing w:after="40"/>
      </w:pPr>
      <w:r>
        <w:t xml:space="preserve">      - PCO2 gap interpretation</w:t>
      </w:r>
    </w:p>
    <w:p w14:paraId="39244E32" w14:textId="77777777" w:rsidR="004E56F2" w:rsidRDefault="00000000">
      <w:pPr>
        <w:pStyle w:val="Heading3"/>
      </w:pPr>
      <w:r>
        <w:t>Interface III (capillaries to right atrium)</w:t>
      </w:r>
    </w:p>
    <w:p w14:paraId="40D8A589" w14:textId="77777777" w:rsidR="004E56F2" w:rsidRDefault="00000000">
      <w:pPr>
        <w:pStyle w:val="ListBullet"/>
        <w:spacing w:after="40"/>
      </w:pPr>
      <w:r>
        <w:t>Interface III: The Physiology of Venous Return</w:t>
      </w:r>
    </w:p>
    <w:p w14:paraId="52535CA6" w14:textId="77777777" w:rsidR="004E56F2" w:rsidRDefault="00000000">
      <w:pPr>
        <w:pStyle w:val="ListBullet"/>
        <w:spacing w:after="40"/>
      </w:pPr>
      <w:r>
        <w:t xml:space="preserve">   - On manipulating the Pmsf</w:t>
      </w:r>
    </w:p>
    <w:p w14:paraId="63162B03" w14:textId="77777777" w:rsidR="004E56F2" w:rsidRDefault="00000000">
      <w:pPr>
        <w:pStyle w:val="ListBullet"/>
        <w:spacing w:after="40"/>
      </w:pPr>
      <w:r>
        <w:t xml:space="preserve">   - Physiological Perspective: Flow Limitation</w:t>
      </w:r>
    </w:p>
    <w:p w14:paraId="647D02B5" w14:textId="77777777" w:rsidR="004E56F2" w:rsidRDefault="00000000">
      <w:pPr>
        <w:pStyle w:val="ListBullet"/>
        <w:spacing w:after="40"/>
      </w:pPr>
      <w:r>
        <w:t xml:space="preserve">   - Resistance to Venous Return</w:t>
      </w:r>
    </w:p>
    <w:p w14:paraId="2ADDB3D2" w14:textId="77777777" w:rsidR="004E56F2" w:rsidRDefault="00000000">
      <w:pPr>
        <w:pStyle w:val="ListBullet"/>
        <w:spacing w:after="40"/>
      </w:pPr>
      <w:r>
        <w:t xml:space="preserve">   - PPV Effect on Venous Return</w:t>
      </w:r>
    </w:p>
    <w:p w14:paraId="16483F81" w14:textId="77777777" w:rsidR="004E56F2" w:rsidRDefault="00000000">
      <w:pPr>
        <w:pStyle w:val="ListBullet"/>
        <w:spacing w:after="40"/>
      </w:pPr>
      <w:r>
        <w:t xml:space="preserve">   - Right Atrial Pressure (RAP)  [shared with Interface I - link from both]</w:t>
      </w:r>
    </w:p>
    <w:p w14:paraId="6CB904E3" w14:textId="77777777" w:rsidR="004E56F2" w:rsidRDefault="00000000">
      <w:pPr>
        <w:pStyle w:val="Heading3"/>
      </w:pPr>
      <w:r>
        <w:t>Interface IV (RV to LA)</w:t>
      </w:r>
    </w:p>
    <w:p w14:paraId="10FD6E2E" w14:textId="77777777" w:rsidR="004E56F2" w:rsidRDefault="00000000">
      <w:pPr>
        <w:pStyle w:val="ListBullet"/>
        <w:spacing w:after="40"/>
      </w:pPr>
      <w:r>
        <w:t>Interface IV: RV Physiology and Ventricular-Arterial Coupling</w:t>
      </w:r>
    </w:p>
    <w:p w14:paraId="65789BF9" w14:textId="77777777" w:rsidR="004E56F2" w:rsidRDefault="00000000">
      <w:pPr>
        <w:pStyle w:val="ListBullet"/>
        <w:spacing w:after="40"/>
      </w:pPr>
      <w:r>
        <w:t xml:space="preserve">   - Right Ventricular Function</w:t>
      </w:r>
    </w:p>
    <w:p w14:paraId="5F048150" w14:textId="77777777" w:rsidR="004E56F2" w:rsidRDefault="00000000">
      <w:pPr>
        <w:pStyle w:val="ListBullet"/>
        <w:spacing w:after="40"/>
      </w:pPr>
      <w:r>
        <w:t xml:space="preserve">   - On afterload  [shared with Interface I]</w:t>
      </w:r>
    </w:p>
    <w:p w14:paraId="4AE1BC71" w14:textId="77777777" w:rsidR="004E56F2" w:rsidRDefault="00000000">
      <w:pPr>
        <w:pStyle w:val="ListBullet"/>
        <w:spacing w:after="40"/>
      </w:pPr>
      <w:r>
        <w:t xml:space="preserve">   - Physiologic Correlation: Pulmonary Circulation</w:t>
      </w:r>
    </w:p>
    <w:p w14:paraId="510727D9" w14:textId="77777777" w:rsidR="004E56F2" w:rsidRDefault="00000000">
      <w:pPr>
        <w:pStyle w:val="ListBullet"/>
        <w:spacing w:after="40"/>
      </w:pPr>
      <w:r>
        <w:t xml:space="preserve">      - Determinants of Pulmonary Afterload</w:t>
      </w:r>
    </w:p>
    <w:p w14:paraId="1A907FC8" w14:textId="77777777" w:rsidR="004E56F2" w:rsidRDefault="00000000">
      <w:pPr>
        <w:pStyle w:val="ListBullet"/>
        <w:spacing w:after="40"/>
      </w:pPr>
      <w:r>
        <w:t xml:space="preserve">      - Effect of PPV on Pulmonary Circulation</w:t>
      </w:r>
    </w:p>
    <w:p w14:paraId="3482EE3A" w14:textId="77777777" w:rsidR="004E56F2" w:rsidRDefault="00000000">
      <w:pPr>
        <w:pStyle w:val="ListBullet"/>
        <w:spacing w:after="40"/>
      </w:pPr>
      <w:r>
        <w:t xml:space="preserve">      - Understanding the 60/60 sign</w:t>
      </w:r>
    </w:p>
    <w:p w14:paraId="1DFA075B" w14:textId="77777777" w:rsidR="004E56F2" w:rsidRDefault="00000000">
      <w:pPr>
        <w:pStyle w:val="ListBullet"/>
        <w:spacing w:after="40"/>
      </w:pPr>
      <w:r>
        <w:t xml:space="preserve">   - Clinical Tools for Assessing Interface IV (TAPSE/PASP, VExUS)</w:t>
      </w:r>
    </w:p>
    <w:p w14:paraId="1BF8F132" w14:textId="77777777" w:rsidR="004E56F2" w:rsidRDefault="00000000">
      <w:pPr>
        <w:pStyle w:val="ListBullet"/>
        <w:spacing w:after="40"/>
      </w:pPr>
      <w:r>
        <w:t xml:space="preserve">   - CVP Waveform Alterations  [EMPTY - build per Module I12/C130]</w:t>
      </w:r>
    </w:p>
    <w:p w14:paraId="3849DB6A" w14:textId="77777777" w:rsidR="004E56F2" w:rsidRDefault="00000000">
      <w:pPr>
        <w:pStyle w:val="ListBullet"/>
        <w:spacing w:after="40"/>
      </w:pPr>
      <w:r>
        <w:t xml:space="preserve">   - How Congestion Impairs Tissue Perfusion</w:t>
      </w:r>
    </w:p>
    <w:p w14:paraId="04733998" w14:textId="77777777" w:rsidR="004E56F2" w:rsidRDefault="00000000">
      <w:pPr>
        <w:pStyle w:val="ListBullet"/>
        <w:spacing w:after="40"/>
      </w:pPr>
      <w:r>
        <w:t xml:space="preserve">      - The venous vascular waterfall and regional buffering</w:t>
      </w:r>
    </w:p>
    <w:p w14:paraId="537525A7" w14:textId="77777777" w:rsidR="004E56F2" w:rsidRDefault="00000000">
      <w:pPr>
        <w:pStyle w:val="Heading3"/>
      </w:pPr>
      <w:r>
        <w:t>Heart-lung interactions</w:t>
      </w:r>
    </w:p>
    <w:p w14:paraId="503262AA" w14:textId="77777777" w:rsidR="004E56F2" w:rsidRDefault="00000000">
      <w:pPr>
        <w:pStyle w:val="ListBullet"/>
        <w:spacing w:after="40"/>
      </w:pPr>
      <w:r>
        <w:t>Heart-Lung Interactions as an integration of the Interfaces Model</w:t>
      </w:r>
    </w:p>
    <w:p w14:paraId="37FFFC49" w14:textId="77777777" w:rsidR="004E56F2" w:rsidRDefault="00000000">
      <w:pPr>
        <w:pStyle w:val="ListBullet"/>
        <w:spacing w:after="40"/>
      </w:pPr>
      <w:r>
        <w:t xml:space="preserve">   - During Spontaneous Breathing</w:t>
      </w:r>
    </w:p>
    <w:p w14:paraId="727E3EE7" w14:textId="77777777" w:rsidR="004E56F2" w:rsidRDefault="00000000">
      <w:pPr>
        <w:pStyle w:val="ListBullet"/>
        <w:spacing w:after="40"/>
      </w:pPr>
      <w:r>
        <w:t xml:space="preserve">      - At the bedside: ... and LV Dysfunction  (NEW)</w:t>
      </w:r>
    </w:p>
    <w:p w14:paraId="70402192" w14:textId="77777777" w:rsidR="004E56F2" w:rsidRDefault="00000000">
      <w:pPr>
        <w:pStyle w:val="ListBullet"/>
        <w:spacing w:after="40"/>
      </w:pPr>
      <w:r>
        <w:t xml:space="preserve">      - At the bedside: ... and RV Dysfunction  (NEW)</w:t>
      </w:r>
    </w:p>
    <w:p w14:paraId="6754CF67" w14:textId="77777777" w:rsidR="004E56F2" w:rsidRDefault="00000000">
      <w:pPr>
        <w:pStyle w:val="ListBullet"/>
        <w:spacing w:after="40"/>
      </w:pPr>
      <w:r>
        <w:t xml:space="preserve">      - At the bedside: ... and Intra-Abdominal Hypertension  (NEW)</w:t>
      </w:r>
    </w:p>
    <w:p w14:paraId="3BA59BE1" w14:textId="77777777" w:rsidR="004E56F2" w:rsidRDefault="00000000">
      <w:pPr>
        <w:pStyle w:val="ListBullet"/>
        <w:spacing w:after="40"/>
      </w:pPr>
      <w:r>
        <w:t xml:space="preserve">      - At the bedside: ... and COPD Exacerbation or Status Asthmaticus  (NEW)</w:t>
      </w:r>
    </w:p>
    <w:p w14:paraId="5B59CB12" w14:textId="77777777" w:rsidR="004E56F2" w:rsidRDefault="00000000">
      <w:pPr>
        <w:pStyle w:val="ListBullet"/>
        <w:spacing w:after="40"/>
      </w:pPr>
      <w:r>
        <w:t xml:space="preserve">      - At the bedside: ... and Cardiac Tamponade  (NEW)</w:t>
      </w:r>
    </w:p>
    <w:p w14:paraId="1ED0648E" w14:textId="77777777" w:rsidR="004E56F2" w:rsidRDefault="00000000">
      <w:pPr>
        <w:pStyle w:val="ListBullet"/>
        <w:spacing w:after="40"/>
      </w:pPr>
      <w:r>
        <w:t xml:space="preserve">   - Under Mechanical Ventilation</w:t>
      </w:r>
    </w:p>
    <w:p w14:paraId="3BAE6E75" w14:textId="77777777" w:rsidR="004E56F2" w:rsidRDefault="00000000">
      <w:pPr>
        <w:pStyle w:val="ListBullet"/>
        <w:spacing w:after="40"/>
      </w:pPr>
      <w:r>
        <w:lastRenderedPageBreak/>
        <w:t xml:space="preserve">      - At the bedside: ... and ARDS  (NEW)</w:t>
      </w:r>
    </w:p>
    <w:p w14:paraId="2DD0544C" w14:textId="77777777" w:rsidR="004E56F2" w:rsidRDefault="00000000">
      <w:pPr>
        <w:pStyle w:val="ListBullet"/>
        <w:spacing w:after="40"/>
      </w:pPr>
      <w:r>
        <w:t xml:space="preserve">      - At the bedside: ... and Left Ventricular Dysfunction  (NEW)</w:t>
      </w:r>
    </w:p>
    <w:p w14:paraId="2C3EC0A0" w14:textId="77777777" w:rsidR="004E56F2" w:rsidRDefault="00000000">
      <w:pPr>
        <w:pStyle w:val="ListBullet"/>
        <w:spacing w:after="40"/>
      </w:pPr>
      <w:r>
        <w:t xml:space="preserve">      - At the bedside: ... and Relative or Absolute Hypovolemia  (NEW)</w:t>
      </w:r>
    </w:p>
    <w:p w14:paraId="7E708BDE" w14:textId="77777777" w:rsidR="004E56F2" w:rsidRDefault="00000000">
      <w:pPr>
        <w:pStyle w:val="ListBullet"/>
        <w:spacing w:after="40"/>
      </w:pPr>
      <w:r>
        <w:t xml:space="preserve">   - Fluid Responsiveness Assessment Tests  (has a test-selection summary table)</w:t>
      </w:r>
    </w:p>
    <w:p w14:paraId="3EB2CA5F" w14:textId="77777777" w:rsidR="004E56F2" w:rsidRDefault="00000000">
      <w:pPr>
        <w:pStyle w:val="Heading3"/>
      </w:pPr>
      <w:r>
        <w:t>Shock models &amp; other</w:t>
      </w:r>
    </w:p>
    <w:p w14:paraId="6C0A68C3" w14:textId="77777777" w:rsidR="004E56F2" w:rsidRDefault="00000000">
      <w:pPr>
        <w:pStyle w:val="ListBullet"/>
        <w:spacing w:after="40"/>
      </w:pPr>
      <w:r>
        <w:t>Assessing Shock (Forrester-Kenney Model)</w:t>
      </w:r>
    </w:p>
    <w:p w14:paraId="66620144" w14:textId="77777777" w:rsidR="004E56F2" w:rsidRDefault="00000000">
      <w:pPr>
        <w:pStyle w:val="ListBullet"/>
        <w:spacing w:after="40"/>
      </w:pPr>
      <w:r>
        <w:t>Articles (reference list, no subpages)</w:t>
      </w:r>
    </w:p>
    <w:p w14:paraId="58D7746E" w14:textId="77777777" w:rsidR="004E56F2" w:rsidRDefault="00000000">
      <w:pPr>
        <w:pStyle w:val="Heading1"/>
      </w:pPr>
      <w:r>
        <w:t>Appendix B. Notion cleanup items to capture before web transfer</w:t>
      </w:r>
    </w:p>
    <w:p w14:paraId="5C9A7AEC" w14:textId="77777777" w:rsidR="004E56F2" w:rsidRDefault="00000000">
      <w:pPr>
        <w:spacing w:after="120"/>
      </w:pPr>
      <w:commentRangeStart w:id="46"/>
      <w:r>
        <w:t>Running list of unfinished sections, placeholders, and inline author comments to resolve before web transfer. Each now carries your V5 disposition in bold.</w:t>
      </w:r>
      <w:commentRangeEnd w:id="46"/>
      <w:r w:rsidR="00E90FB4">
        <w:rPr>
          <w:rStyle w:val="CommentReference"/>
          <w:sz w:val="22"/>
          <w:szCs w:val="22"/>
        </w:rPr>
        <w:commentReference w:id="46"/>
      </w:r>
    </w:p>
    <w:p w14:paraId="2D6A9D35" w14:textId="77777777" w:rsidR="004E56F2" w:rsidRDefault="00000000">
      <w:pPr>
        <w:pStyle w:val="ListBullet"/>
        <w:spacing w:after="40"/>
      </w:pPr>
      <w:r>
        <w:rPr>
          <w:b/>
        </w:rPr>
        <w:t xml:space="preserve">RAP page: </w:t>
      </w:r>
      <w:r>
        <w:t xml:space="preserve">was an Open Evidence placeholder needing rewrite. </w:t>
      </w:r>
      <w:r>
        <w:rPr>
          <w:b/>
        </w:rPr>
        <w:t>Disposition: Resolved (your V5 note).</w:t>
      </w:r>
    </w:p>
    <w:p w14:paraId="6E1DBC30" w14:textId="77777777" w:rsidR="004E56F2" w:rsidRDefault="00000000">
      <w:pPr>
        <w:pStyle w:val="ListBullet"/>
        <w:spacing w:after="40"/>
      </w:pPr>
      <w:r>
        <w:rPr>
          <w:b/>
        </w:rPr>
        <w:t xml:space="preserve">Clinical Markers of Shock: </w:t>
      </w:r>
      <w:r>
        <w:t xml:space="preserve">"Add clinical example here." </w:t>
      </w:r>
      <w:r>
        <w:rPr>
          <w:b/>
        </w:rPr>
        <w:t>Disposition: Claude to create a clinical example (de novo).</w:t>
      </w:r>
    </w:p>
    <w:p w14:paraId="05C977A6" w14:textId="77777777" w:rsidR="004E56F2" w:rsidRDefault="00000000">
      <w:pPr>
        <w:pStyle w:val="ListBullet"/>
        <w:spacing w:after="40"/>
      </w:pPr>
      <w:r>
        <w:rPr>
          <w:b/>
        </w:rPr>
        <w:t xml:space="preserve">Algorithm for Shock Assessment (figures): </w:t>
      </w:r>
      <w:r>
        <w:t xml:space="preserve">the bisferiens picture and the DO2/VO2 color-coding figure. </w:t>
      </w:r>
      <w:r>
        <w:rPr>
          <w:b/>
        </w:rPr>
        <w:t>Disposition: OK to use the bisferiens picture as a placeholder during build; for the DO2/VO2 figure, use the similar picture on the Wix "What is shock" page.</w:t>
      </w:r>
    </w:p>
    <w:p w14:paraId="1CFFD8AC" w14:textId="77777777" w:rsidR="004E56F2" w:rsidRDefault="00000000">
      <w:pPr>
        <w:pStyle w:val="ListBullet"/>
        <w:spacing w:after="40"/>
      </w:pPr>
      <w:r>
        <w:rPr>
          <w:b/>
        </w:rPr>
        <w:t xml:space="preserve">Shock Physiology (cellular detail): </w:t>
      </w:r>
      <w:r>
        <w:t xml:space="preserve">is the cellular-function detail too in the weeds? </w:t>
      </w:r>
      <w:r>
        <w:rPr>
          <w:b/>
        </w:rPr>
        <w:t>Disposition: do not use the Notion detail (too in the weeds); source this from the Wix "What is shock" page.</w:t>
      </w:r>
    </w:p>
    <w:p w14:paraId="1E280F42" w14:textId="77777777" w:rsidR="004E56F2" w:rsidRDefault="00000000">
      <w:pPr>
        <w:pStyle w:val="ListBullet"/>
        <w:spacing w:after="40"/>
      </w:pPr>
      <w:r>
        <w:rPr>
          <w:b/>
        </w:rPr>
        <w:t xml:space="preserve">Physiological Basis (Rev) - label the 4 systems: </w:t>
      </w:r>
      <w:r>
        <w:t xml:space="preserve"> </w:t>
      </w:r>
      <w:r>
        <w:rPr>
          <w:b/>
        </w:rPr>
        <w:t>Disposition: ignore - this is handled on the Wix "Manipulating DO2" page.</w:t>
      </w:r>
    </w:p>
    <w:p w14:paraId="01DE297A" w14:textId="77777777" w:rsidR="004E56F2" w:rsidRDefault="00000000">
      <w:pPr>
        <w:pStyle w:val="ListBullet"/>
        <w:spacing w:after="40"/>
      </w:pPr>
      <w:r>
        <w:rPr>
          <w:b/>
        </w:rPr>
        <w:t xml:space="preserve">Principle 2 (interactive links): </w:t>
      </w:r>
      <w:r>
        <w:t xml:space="preserve"> </w:t>
      </w:r>
      <w:r>
        <w:rPr>
          <w:b/>
        </w:rPr>
        <w:t>Disposition: Resolved.</w:t>
      </w:r>
    </w:p>
    <w:p w14:paraId="42E9E046" w14:textId="77777777" w:rsidR="004E56F2" w:rsidRDefault="00000000">
      <w:pPr>
        <w:pStyle w:val="ListBullet"/>
        <w:spacing w:after="40"/>
      </w:pPr>
      <w:r>
        <w:rPr>
          <w:b/>
        </w:rPr>
        <w:t xml:space="preserve">Principle 3 (narrative incomplete): </w:t>
      </w:r>
      <w:r>
        <w:t xml:space="preserve"> </w:t>
      </w:r>
      <w:r>
        <w:rPr>
          <w:b/>
        </w:rPr>
        <w:t>Disposition: write the narrative using the Interface II pages and the equation Pcrit - MSFP = CO x arteriolar resistance.</w:t>
      </w:r>
    </w:p>
    <w:p w14:paraId="214DA4B1" w14:textId="77777777" w:rsidR="004E56F2" w:rsidRDefault="00000000">
      <w:pPr>
        <w:pStyle w:val="ListBullet"/>
        <w:spacing w:after="40"/>
      </w:pPr>
      <w:r>
        <w:rPr>
          <w:b/>
        </w:rPr>
        <w:t xml:space="preserve">Interface II (CrCP / vascular waterfall): </w:t>
      </w:r>
      <w:r>
        <w:t xml:space="preserve"> </w:t>
      </w:r>
      <w:r>
        <w:rPr>
          <w:b/>
        </w:rPr>
        <w:t xml:space="preserve">Disposition: </w:t>
      </w:r>
      <w:r w:rsidRPr="00E90FB4">
        <w:rPr>
          <w:b/>
          <w:highlight w:val="yellow"/>
          <w:rPrChange w:id="47" w:author="neal chaisson" w:date="2026-07-12T15:09:00Z" w16du:dateUtc="2026-07-12T19:09:00Z">
            <w:rPr>
              <w:b/>
            </w:rPr>
          </w:rPrChange>
        </w:rPr>
        <w:t>flag for editing before web transfer</w:t>
      </w:r>
      <w:r>
        <w:rPr>
          <w:b/>
        </w:rPr>
        <w:t>; leave the Notion text as-is (do NOT add the Chaisson/Gallardo side-discussion); for the TPP graphic, use Gallardo’s figure from the Pinsky article and cite it (find the citation).</w:t>
      </w:r>
    </w:p>
    <w:p w14:paraId="3AB3DAD1" w14:textId="77777777" w:rsidR="004E56F2" w:rsidRDefault="00000000">
      <w:pPr>
        <w:pStyle w:val="ListBullet"/>
        <w:spacing w:after="40"/>
      </w:pPr>
      <w:r>
        <w:rPr>
          <w:b/>
        </w:rPr>
        <w:t xml:space="preserve">Interface IV "On afterload" / transmural pressure: </w:t>
      </w:r>
      <w:r>
        <w:t xml:space="preserve">flagged as confusing in Notion. </w:t>
      </w:r>
      <w:r>
        <w:rPr>
          <w:b/>
        </w:rPr>
        <w:t>Disposition: build from the Wix Interface IV pages first; go to Notion only for missing detail.</w:t>
      </w:r>
    </w:p>
    <w:p w14:paraId="20DE4677" w14:textId="77777777" w:rsidR="004E56F2" w:rsidRDefault="00000000">
      <w:pPr>
        <w:pStyle w:val="ListBullet"/>
        <w:spacing w:after="40"/>
      </w:pPr>
      <w:r>
        <w:rPr>
          <w:b/>
        </w:rPr>
        <w:t xml:space="preserve">CVP Waveform Alterations: </w:t>
      </w:r>
      <w:r>
        <w:t xml:space="preserve">the Notion page is still empty. </w:t>
      </w:r>
      <w:r>
        <w:rPr>
          <w:b/>
        </w:rPr>
        <w:t>Disposition: build it (normal waveform -&gt; how to measure -&gt; pathological examples, with real tracings or key papers); see Informed Module I12.</w:t>
      </w:r>
    </w:p>
    <w:p w14:paraId="0A420219" w14:textId="77777777" w:rsidR="004E56F2" w:rsidRDefault="00000000">
      <w:pPr>
        <w:pStyle w:val="ListBullet"/>
        <w:spacing w:after="40"/>
      </w:pPr>
      <w:r>
        <w:rPr>
          <w:b/>
        </w:rPr>
        <w:t xml:space="preserve">a-unifying-hemodynamic-equation (Wix): </w:t>
      </w:r>
      <w:r>
        <w:t>image-only / unbuilt; build from the Assessing Shock deck and the Proposal.</w:t>
      </w:r>
    </w:p>
    <w:p w14:paraId="21573BC5" w14:textId="77777777" w:rsidR="004E56F2" w:rsidRDefault="00000000">
      <w:pPr>
        <w:pStyle w:val="ListBullet"/>
        <w:spacing w:after="40"/>
      </w:pPr>
      <w:r>
        <w:rPr>
          <w:b/>
        </w:rPr>
        <w:lastRenderedPageBreak/>
        <w:t xml:space="preserve">Empty Notion placeholders: </w:t>
      </w:r>
      <w:r>
        <w:t>"Hemodynamic Monitoring Tools" and "Overview of Shock Assessment" pages have no content; "(N/A)" and "(old)" pages are superseded duplicates to delete or ignore.</w:t>
      </w:r>
    </w:p>
    <w:p w14:paraId="2A9CC15F" w14:textId="77777777" w:rsidR="004E56F2" w:rsidRDefault="00000000">
      <w:pPr>
        <w:pStyle w:val="ListBullet"/>
        <w:spacing w:after="40"/>
      </w:pPr>
      <w:r>
        <w:rPr>
          <w:b/>
        </w:rPr>
        <w:t xml:space="preserve">General: </w:t>
      </w:r>
      <w:r>
        <w:t xml:space="preserve">several pages still contain authoring prompts and unfinished sentences. </w:t>
      </w:r>
      <w:r>
        <w:rPr>
          <w:b/>
        </w:rPr>
        <w:t>Disposition: do your best with available context and flag any uncertainty during writing.</w:t>
      </w:r>
    </w:p>
    <w:p w14:paraId="5AB313F4" w14:textId="77777777" w:rsidR="004E56F2" w:rsidRDefault="00000000">
      <w:r w:rsidRPr="00E90FB4">
        <w:rPr>
          <w:i/>
          <w:color w:val="444444"/>
          <w:sz w:val="20"/>
          <w:highlight w:val="yellow"/>
          <w:rPrChange w:id="48" w:author="neal chaisson" w:date="2026-07-12T15:10:00Z" w16du:dateUtc="2026-07-12T19:10:00Z">
            <w:rPr>
              <w:i/>
              <w:color w:val="444444"/>
              <w:sz w:val="20"/>
            </w:rPr>
          </w:rPrChange>
        </w:rPr>
        <w:t>Suggested next step: confirm the level assignments (especially which Expert deep-dives, if any, should be surfaced to Informed learners), then I can convert each pathway into a page-by-page Wix build order with the review-links and new-tab detour rules.</w:t>
      </w:r>
    </w:p>
    <w:sectPr w:rsidR="004E56F2"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neal chaisson" w:date="2026-07-12T13:45:00Z" w:initials="nc">
    <w:p w14:paraId="03DB4BEF" w14:textId="77777777" w:rsidR="007F3C48" w:rsidRDefault="00FD157D" w:rsidP="007F3C48">
      <w:r>
        <w:rPr>
          <w:rStyle w:val="CommentReference"/>
        </w:rPr>
        <w:annotationRef/>
      </w:r>
      <w:r w:rsidR="007F3C48">
        <w:rPr>
          <w:sz w:val="20"/>
          <w:szCs w:val="20"/>
        </w:rPr>
        <w:t xml:space="preserve">AHE is a method for evaluating data within the "test the hypothesis" section of the ACT algorithm.  It probably should not stand alone as a fully separate construct. </w:t>
      </w:r>
    </w:p>
    <w:p w14:paraId="12187695" w14:textId="77777777" w:rsidR="007F3C48" w:rsidRDefault="007F3C48" w:rsidP="007F3C48"/>
  </w:comment>
  <w:comment w:id="12" w:author="neal chaisson" w:date="2026-07-12T13:50:00Z" w:initials="nc">
    <w:p w14:paraId="53B0C822" w14:textId="0FF76881" w:rsidR="00FD157D" w:rsidRDefault="00FD157D" w:rsidP="00FD157D">
      <w:r>
        <w:rPr>
          <w:rStyle w:val="CommentReference"/>
        </w:rPr>
        <w:annotationRef/>
      </w:r>
      <w:r>
        <w:rPr>
          <w:sz w:val="20"/>
          <w:szCs w:val="20"/>
        </w:rPr>
        <w:t>This is true, but should be couched within a sections related to RAP assessment and/or volume status assessment using IVC measurement</w:t>
      </w:r>
    </w:p>
    <w:p w14:paraId="26EEA6D0" w14:textId="77777777" w:rsidR="00FD157D" w:rsidRDefault="00FD157D" w:rsidP="00FD157D"/>
  </w:comment>
  <w:comment w:id="23" w:author="neal chaisson" w:date="2026-07-12T14:04:00Z" w:initials="nc">
    <w:p w14:paraId="32CDD8A9" w14:textId="77777777" w:rsidR="00F26029" w:rsidRDefault="001300BD" w:rsidP="00F26029">
      <w:r>
        <w:rPr>
          <w:rStyle w:val="CommentReference"/>
        </w:rPr>
        <w:annotationRef/>
      </w:r>
      <w:r w:rsidR="00F26029">
        <w:rPr>
          <w:sz w:val="20"/>
          <w:szCs w:val="20"/>
        </w:rPr>
        <w:t xml:space="preserve">At some point in the novice pathway, probably somewere witthin N5, an introduction to starling curves, guyton curves and how they intersect is important (see Hemodynamics module-v2022 full; slides 45-67) since this is how we explain the physiology behind the shock-type grid and how we demonstrate physiologically how one might assess whether an intervention is providing the intended response.  While this isn't explicit in the existing slides or notion or wix, the natural learning progression is to learn the big picture elements of module N4 (the 3 principles), then unpack the concepts. </w:t>
      </w:r>
    </w:p>
    <w:p w14:paraId="052066A7" w14:textId="77777777" w:rsidR="00F26029" w:rsidRDefault="00F26029" w:rsidP="00F26029">
      <w:r>
        <w:rPr>
          <w:sz w:val="20"/>
          <w:szCs w:val="20"/>
        </w:rPr>
        <w:t xml:space="preserve">The 4 interfaces (see graphics in Wix -  Principle 1: The four interfaces of the circulatory system) feed into principle 2, that they are all connected.  This connectedness is the place where we can introduce the starling and guyton curves as mentioned above.  From here, we see that similar to the cardiac output intersection of the guyton and starling curves, the 4 equations of principle 3 also revolve around CO.  Getting this interaction between physiology and bedside clinical thinking to mesh well will be the key task so concentrate effort here.  </w:t>
      </w:r>
    </w:p>
  </w:comment>
  <w:comment w:id="32" w:author="neal chaisson" w:date="2026-07-12T14:13:00Z" w:initials="nc">
    <w:p w14:paraId="56DFB96F" w14:textId="25880E2E" w:rsidR="007F3C48" w:rsidRDefault="007F3C48" w:rsidP="007F3C48">
      <w:r>
        <w:rPr>
          <w:rStyle w:val="CommentReference"/>
        </w:rPr>
        <w:annotationRef/>
      </w:r>
      <w:r>
        <w:rPr>
          <w:sz w:val="20"/>
          <w:szCs w:val="20"/>
        </w:rPr>
        <w:t>Again, this is a construct to "test the hypothesis"</w:t>
      </w:r>
    </w:p>
  </w:comment>
  <w:comment w:id="33" w:author="neal chaisson" w:date="2026-07-12T14:38:00Z" w:initials="nc">
    <w:p w14:paraId="2B42DBB3" w14:textId="77777777" w:rsidR="00F26029" w:rsidRDefault="00F26029" w:rsidP="00F26029">
      <w:r>
        <w:rPr>
          <w:rStyle w:val="CommentReference"/>
        </w:rPr>
        <w:annotationRef/>
      </w:r>
      <w:r>
        <w:rPr>
          <w:sz w:val="20"/>
          <w:szCs w:val="20"/>
        </w:rPr>
        <w:t xml:space="preserve">might consider consolidating these elsewhere and eradicating Module N7. </w:t>
      </w:r>
    </w:p>
  </w:comment>
  <w:comment w:id="34" w:author="neal chaisson" w:date="2026-07-12T14:15:00Z" w:initials="nc">
    <w:p w14:paraId="5CF0D850" w14:textId="77777777" w:rsidR="007F3C48" w:rsidRDefault="007F3C48" w:rsidP="007F3C48">
      <w:r>
        <w:rPr>
          <w:rStyle w:val="CommentReference"/>
        </w:rPr>
        <w:annotationRef/>
      </w:r>
      <w:r>
        <w:rPr>
          <w:sz w:val="20"/>
          <w:szCs w:val="20"/>
        </w:rPr>
        <w:t xml:space="preserve">This could be an "At the bedside" offshoot from the standard module flow.  It does not need to be part of the core curriculum.  The "at the bedside" offshoot can stay within the Novice section since it is conceptually simple.  It will be important to introduce it after the introduction of starling and guyton curves.  </w:t>
      </w:r>
    </w:p>
  </w:comment>
  <w:comment w:id="35" w:author="neal chaisson" w:date="2026-07-12T14:40:00Z" w:initials="nc">
    <w:p w14:paraId="446D2CEA" w14:textId="77777777" w:rsidR="00F26029" w:rsidRDefault="00F26029" w:rsidP="00F26029">
      <w:r>
        <w:rPr>
          <w:rStyle w:val="CommentReference"/>
        </w:rPr>
        <w:annotationRef/>
      </w:r>
      <w:r>
        <w:rPr>
          <w:sz w:val="20"/>
          <w:szCs w:val="20"/>
        </w:rPr>
        <w:t xml:space="preserve">N8 contains all 8 PAC modules.  Is it better to break this up or should we keep this all as one extended module? Also, are you able to read all 8 modules? </w:t>
      </w:r>
    </w:p>
  </w:comment>
  <w:comment w:id="36" w:author="neal chaisson" w:date="2026-07-12T14:57:00Z" w:initials="nc">
    <w:p w14:paraId="2BF75730" w14:textId="77777777" w:rsidR="00F66EDB" w:rsidRDefault="00F66EDB" w:rsidP="00F66EDB">
      <w:r>
        <w:rPr>
          <w:rStyle w:val="CommentReference"/>
        </w:rPr>
        <w:annotationRef/>
      </w:r>
      <w:r>
        <w:rPr>
          <w:sz w:val="20"/>
          <w:szCs w:val="20"/>
        </w:rPr>
        <w:t xml:space="preserve">During the simulation day course (part 2), we will have all learners proceed through the PA catheter section a bit differently.  Learners will move iteratively through a "mastery based learning" process that starts with them taking a cognitive test.  The cognitive test is housed on an Learning Managment System (MyLearning).  The LMS will provide the learner 10 random questions from the 20 possible questions in Topic 1.  These are uploaded to the Hemosim folder in Google Drive.  Once learners answer &gt;=90% of the randomly selected questions correct, they move to a psychomotor assessment where an instructor evaluates them on our PA Catheter simulator.  The learner must perform all steps on the psychomotor checklist for Topic 1correctly.  Once this is complete, the learner repeats the cognitive and psychomotor steps for topic 2, then topic 3, then topic 4.  I want to make sure all questions and topics on the cognitive and psychomotor assessments are covered in the modules.  I do not want to highlight that those elements will be tested per se.  Review the content and ensure all elements are covered.  If missing elements, add these.  </w:t>
      </w:r>
    </w:p>
  </w:comment>
  <w:comment w:id="37" w:author="neal chaisson" w:date="2026-07-12T14:41:00Z" w:initials="nc">
    <w:p w14:paraId="7E0CACED" w14:textId="77777777" w:rsidR="00F26029" w:rsidRDefault="00F26029" w:rsidP="00F26029">
      <w:r>
        <w:rPr>
          <w:rStyle w:val="CommentReference"/>
        </w:rPr>
        <w:annotationRef/>
      </w:r>
      <w:r>
        <w:rPr>
          <w:sz w:val="20"/>
          <w:szCs w:val="20"/>
        </w:rPr>
        <w:t xml:space="preserve">make sure this case contains the starling/guyton curves as I have in the deck and connects the physiology of those curves with the shock-type table.  As mentioned above, the ability to demonstrate how the physiology connects to the table and clinical management is essential. </w:t>
      </w:r>
    </w:p>
    <w:p w14:paraId="5918A6C2" w14:textId="77777777" w:rsidR="00F26029" w:rsidRDefault="00F26029" w:rsidP="00F26029"/>
  </w:comment>
  <w:comment w:id="38" w:author="Gustavo Adolfo Garcia Chavez" w:date="2026-07-06T17:26:00Z" w:initials="GG">
    <w:p w14:paraId="225F3675" w14:textId="77777777" w:rsidR="00F26029" w:rsidRDefault="00AC132E" w:rsidP="00F26029">
      <w:r>
        <w:rPr>
          <w:rStyle w:val="CommentReference"/>
        </w:rPr>
        <w:annotationRef/>
      </w:r>
      <w:r w:rsidR="00F26029">
        <w:rPr>
          <w:sz w:val="20"/>
          <w:szCs w:val="20"/>
        </w:rPr>
        <w:t>Didn't see both sections explicitly in the previous informed learner pathway. They have a lot of beautiful arterial pressure tracings that can be greatly appreciated by those who want a more advanced level of how arterial pressure changes through heart-lung interactions</w:t>
      </w:r>
    </w:p>
  </w:comment>
  <w:comment w:id="39" w:author="neal chaisson" w:date="2026-07-12T14:45:00Z" w:initials="nc">
    <w:p w14:paraId="745377DC" w14:textId="77777777" w:rsidR="00F26029" w:rsidRDefault="00F26029" w:rsidP="00F26029">
      <w:r>
        <w:rPr>
          <w:rStyle w:val="CommentReference"/>
        </w:rPr>
        <w:annotationRef/>
      </w:r>
      <w:r>
        <w:rPr>
          <w:sz w:val="20"/>
          <w:szCs w:val="20"/>
        </w:rPr>
        <w:t xml:space="preserve">There is a fluid responsiveness section that I commented on from module N7.  That should be a simple explanation, this should build on (and connect to that) with much greater depth. </w:t>
      </w:r>
    </w:p>
  </w:comment>
  <w:comment w:id="42" w:author="Gustavo Adolfo Garcia Chavez" w:date="2026-07-06T17:36:00Z" w:initials="GG">
    <w:p w14:paraId="2F8DD751" w14:textId="2DF9B7F3" w:rsidR="00BC6E58" w:rsidRDefault="00BC6E58" w:rsidP="00BC6E58">
      <w:r>
        <w:rPr>
          <w:rStyle w:val="CommentReference"/>
        </w:rPr>
        <w:annotationRef/>
      </w:r>
      <w:r>
        <w:rPr>
          <w:sz w:val="20"/>
          <w:szCs w:val="20"/>
        </w:rPr>
        <w:t>I think my friend that these ones are already in Notion inside interface II; with a complete physiological framework and a proposal for interpreting them these are the exact titles:</w:t>
      </w:r>
    </w:p>
    <w:p w14:paraId="6F8A1437" w14:textId="77777777" w:rsidR="00BC6E58" w:rsidRDefault="00BC6E58" w:rsidP="00BC6E58">
      <w:r>
        <w:rPr>
          <w:color w:val="000000"/>
          <w:sz w:val="20"/>
          <w:szCs w:val="20"/>
        </w:rPr>
        <w:t>- Capillary Refill Time</w:t>
      </w:r>
    </w:p>
    <w:p w14:paraId="1F36815C" w14:textId="77777777" w:rsidR="00BC6E58" w:rsidRDefault="00BC6E58" w:rsidP="00BC6E58">
      <w:r>
        <w:rPr>
          <w:color w:val="000000"/>
          <w:sz w:val="20"/>
          <w:szCs w:val="20"/>
        </w:rPr>
        <w:t>- 6 Clinical Reasons for targeting CRT</w:t>
      </w:r>
    </w:p>
    <w:p w14:paraId="090D782C" w14:textId="77777777" w:rsidR="00BC6E58" w:rsidRDefault="00BC6E58" w:rsidP="00BC6E58">
      <w:r>
        <w:rPr>
          <w:color w:val="000000"/>
          <w:sz w:val="20"/>
          <w:szCs w:val="20"/>
        </w:rPr>
        <w:t>- Mottling Score</w:t>
      </w:r>
    </w:p>
    <w:p w14:paraId="64C7E9FA" w14:textId="77777777" w:rsidR="00BC6E58" w:rsidRDefault="00BC6E58" w:rsidP="00BC6E58">
      <w:r>
        <w:rPr>
          <w:color w:val="000000"/>
          <w:sz w:val="20"/>
          <w:szCs w:val="20"/>
        </w:rPr>
        <w:t>- Physiological Rationale of Other Tissue Perfusion Markers</w:t>
      </w:r>
    </w:p>
    <w:p w14:paraId="64680C49" w14:textId="77777777" w:rsidR="00BC6E58" w:rsidRDefault="00BC6E58" w:rsidP="00BC6E58">
      <w:r>
        <w:rPr>
          <w:color w:val="000000"/>
          <w:sz w:val="20"/>
          <w:szCs w:val="20"/>
        </w:rPr>
        <w:t> - Lactate pathophysiology</w:t>
      </w:r>
    </w:p>
    <w:p w14:paraId="06AC3F04" w14:textId="77777777" w:rsidR="00BC6E58" w:rsidRDefault="00BC6E58" w:rsidP="00BC6E58">
      <w:r>
        <w:rPr>
          <w:color w:val="000000"/>
          <w:sz w:val="20"/>
          <w:szCs w:val="20"/>
        </w:rPr>
        <w:t>- ScvO2 interpretation (microcirculatory alterations)</w:t>
      </w:r>
    </w:p>
    <w:p w14:paraId="18FA1E8C" w14:textId="77777777" w:rsidR="00BC6E58" w:rsidRDefault="00BC6E58" w:rsidP="00BC6E58">
      <w:r>
        <w:rPr>
          <w:color w:val="000000"/>
          <w:sz w:val="20"/>
          <w:szCs w:val="20"/>
        </w:rPr>
        <w:t>- Other scenarios in ScvO2 monitoring</w:t>
      </w:r>
    </w:p>
    <w:p w14:paraId="00981AD5" w14:textId="77777777" w:rsidR="00BC6E58" w:rsidRDefault="00BC6E58" w:rsidP="00BC6E58">
      <w:r>
        <w:rPr>
          <w:color w:val="000000"/>
          <w:sz w:val="20"/>
          <w:szCs w:val="20"/>
        </w:rPr>
        <w:t xml:space="preserve"> - PCO2 gap interpretation </w:t>
      </w:r>
    </w:p>
  </w:comment>
  <w:comment w:id="43" w:author="neal chaisson" w:date="2026-07-12T15:02:00Z" w:initials="nc">
    <w:p w14:paraId="7E496378" w14:textId="77777777" w:rsidR="006B4B60" w:rsidRDefault="006B4B60" w:rsidP="006B4B60">
      <w:r>
        <w:rPr>
          <w:rStyle w:val="CommentReference"/>
        </w:rPr>
        <w:annotationRef/>
      </w:r>
      <w:r>
        <w:rPr>
          <w:sz w:val="20"/>
          <w:szCs w:val="20"/>
        </w:rPr>
        <w:t xml:space="preserve">see my content above regarding the flow of the PA Catheter station during this day.  </w:t>
      </w:r>
    </w:p>
  </w:comment>
  <w:comment w:id="44" w:author="neal chaisson" w:date="2026-07-12T15:01:00Z" w:initials="nc">
    <w:p w14:paraId="3B3DB0EF" w14:textId="77777777" w:rsidR="006B4B60" w:rsidRDefault="006B4B60" w:rsidP="006B4B60">
      <w:r>
        <w:rPr>
          <w:rStyle w:val="CommentReference"/>
        </w:rPr>
        <w:annotationRef/>
      </w:r>
      <w:r>
        <w:rPr>
          <w:sz w:val="20"/>
          <w:szCs w:val="20"/>
        </w:rPr>
        <w:t>Remove this.  This no longer exists in the curriculum as of this year</w:t>
      </w:r>
    </w:p>
    <w:p w14:paraId="3CC39FA3" w14:textId="77777777" w:rsidR="006B4B60" w:rsidRDefault="006B4B60" w:rsidP="006B4B60"/>
  </w:comment>
  <w:comment w:id="45" w:author="neal chaisson" w:date="2026-07-12T15:07:00Z" w:initials="nc">
    <w:p w14:paraId="2C7D5E3C" w14:textId="77777777" w:rsidR="006B4B60" w:rsidRDefault="006B4B60" w:rsidP="006B4B60">
      <w:r>
        <w:rPr>
          <w:rStyle w:val="CommentReference"/>
        </w:rPr>
        <w:annotationRef/>
      </w:r>
      <w:r>
        <w:rPr>
          <w:sz w:val="20"/>
          <w:szCs w:val="20"/>
        </w:rPr>
        <w:t xml:space="preserve">not an anchor citation, but one of many that guide the concept framework for the overall build.  It does not carry significant weight over other documents. </w:t>
      </w:r>
    </w:p>
    <w:p w14:paraId="500EA27D" w14:textId="77777777" w:rsidR="006B4B60" w:rsidRDefault="006B4B60" w:rsidP="006B4B60"/>
  </w:comment>
  <w:comment w:id="46" w:author="neal chaisson" w:date="2026-07-12T15:08:00Z" w:initials="nc">
    <w:p w14:paraId="209EB8A2" w14:textId="77777777" w:rsidR="00E90FB4" w:rsidRDefault="00E90FB4" w:rsidP="00E90FB4">
      <w:r>
        <w:rPr>
          <w:rStyle w:val="CommentReference"/>
        </w:rPr>
        <w:annotationRef/>
      </w:r>
      <w:r>
        <w:rPr>
          <w:sz w:val="20"/>
          <w:szCs w:val="20"/>
        </w:rPr>
        <w:t xml:space="preserve">Since this document is so long, can you separate out things that still need my attention and resolved items.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2187695" w15:done="0"/>
  <w15:commentEx w15:paraId="26EEA6D0" w15:done="0"/>
  <w15:commentEx w15:paraId="052066A7" w15:done="0"/>
  <w15:commentEx w15:paraId="56DFB96F" w15:done="0"/>
  <w15:commentEx w15:paraId="2B42DBB3" w15:paraIdParent="56DFB96F" w15:done="0"/>
  <w15:commentEx w15:paraId="5CF0D850" w15:done="0"/>
  <w15:commentEx w15:paraId="446D2CEA" w15:done="0"/>
  <w15:commentEx w15:paraId="2BF75730" w15:paraIdParent="446D2CEA" w15:done="0"/>
  <w15:commentEx w15:paraId="5918A6C2" w15:done="0"/>
  <w15:commentEx w15:paraId="225F3675" w15:done="0"/>
  <w15:commentEx w15:paraId="745377DC" w15:paraIdParent="225F3675" w15:done="0"/>
  <w15:commentEx w15:paraId="00981AD5" w15:done="0"/>
  <w15:commentEx w15:paraId="7E496378" w15:done="0"/>
  <w15:commentEx w15:paraId="3CC39FA3" w15:done="0"/>
  <w15:commentEx w15:paraId="500EA27D" w15:done="0"/>
  <w15:commentEx w15:paraId="209EB8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F1CC3B2" w16cex:dateUtc="2026-07-12T17:45:00Z"/>
  <w16cex:commentExtensible w16cex:durableId="74AB80D1" w16cex:dateUtc="2026-07-12T17:50:00Z"/>
  <w16cex:commentExtensible w16cex:durableId="31C338BB" w16cex:dateUtc="2026-07-12T18:04:00Z"/>
  <w16cex:commentExtensible w16cex:durableId="79BD40A9" w16cex:dateUtc="2026-07-12T18:13:00Z"/>
  <w16cex:commentExtensible w16cex:durableId="5C5A7EF2" w16cex:dateUtc="2026-07-12T18:38:00Z"/>
  <w16cex:commentExtensible w16cex:durableId="387590CC" w16cex:dateUtc="2026-07-12T18:15:00Z"/>
  <w16cex:commentExtensible w16cex:durableId="151FFBE3" w16cex:dateUtc="2026-07-12T18:40:00Z"/>
  <w16cex:commentExtensible w16cex:durableId="7D8634C6" w16cex:dateUtc="2026-07-12T18:57:00Z"/>
  <w16cex:commentExtensible w16cex:durableId="24A99C8D" w16cex:dateUtc="2026-07-12T18:41:00Z"/>
  <w16cex:commentExtensible w16cex:durableId="5492DE40" w16cex:dateUtc="2026-07-06T22:26:00Z"/>
  <w16cex:commentExtensible w16cex:durableId="78C81AD0" w16cex:dateUtc="2026-07-12T18:45:00Z"/>
  <w16cex:commentExtensible w16cex:durableId="18698C83" w16cex:dateUtc="2026-07-06T22:36:00Z"/>
  <w16cex:commentExtensible w16cex:durableId="40DC818D" w16cex:dateUtc="2026-07-12T19:02:00Z"/>
  <w16cex:commentExtensible w16cex:durableId="50FC1C31" w16cex:dateUtc="2026-07-12T19:01:00Z"/>
  <w16cex:commentExtensible w16cex:durableId="25BEB6F3" w16cex:dateUtc="2026-07-12T19:07:00Z"/>
  <w16cex:commentExtensible w16cex:durableId="14012622" w16cex:dateUtc="2026-07-12T1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2187695" w16cid:durableId="7F1CC3B2"/>
  <w16cid:commentId w16cid:paraId="26EEA6D0" w16cid:durableId="74AB80D1"/>
  <w16cid:commentId w16cid:paraId="052066A7" w16cid:durableId="31C338BB"/>
  <w16cid:commentId w16cid:paraId="56DFB96F" w16cid:durableId="79BD40A9"/>
  <w16cid:commentId w16cid:paraId="2B42DBB3" w16cid:durableId="5C5A7EF2"/>
  <w16cid:commentId w16cid:paraId="5CF0D850" w16cid:durableId="387590CC"/>
  <w16cid:commentId w16cid:paraId="446D2CEA" w16cid:durableId="151FFBE3"/>
  <w16cid:commentId w16cid:paraId="2BF75730" w16cid:durableId="7D8634C6"/>
  <w16cid:commentId w16cid:paraId="5918A6C2" w16cid:durableId="24A99C8D"/>
  <w16cid:commentId w16cid:paraId="225F3675" w16cid:durableId="5492DE40"/>
  <w16cid:commentId w16cid:paraId="745377DC" w16cid:durableId="78C81AD0"/>
  <w16cid:commentId w16cid:paraId="00981AD5" w16cid:durableId="18698C83"/>
  <w16cid:commentId w16cid:paraId="7E496378" w16cid:durableId="40DC818D"/>
  <w16cid:commentId w16cid:paraId="3CC39FA3" w16cid:durableId="50FC1C31"/>
  <w16cid:commentId w16cid:paraId="500EA27D" w16cid:durableId="25BEB6F3"/>
  <w16cid:commentId w16cid:paraId="209EB8A2" w16cid:durableId="1401262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2A26DE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3E2B4F"/>
    <w:multiLevelType w:val="hybridMultilevel"/>
    <w:tmpl w:val="8BD62570"/>
    <w:lvl w:ilvl="0" w:tplc="9AFE73E4">
      <w:start w:val="7"/>
      <w:numFmt w:val="bullet"/>
      <w:lvlText w:val="-"/>
      <w:lvlJc w:val="left"/>
      <w:pPr>
        <w:ind w:left="1080" w:hanging="360"/>
      </w:pPr>
      <w:rPr>
        <w:rFonts w:ascii="Calibri" w:eastAsiaTheme="minorEastAsia" w:hAnsi="Calibri" w:cs="Calibr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59777060">
    <w:abstractNumId w:val="8"/>
  </w:num>
  <w:num w:numId="2" w16cid:durableId="1155301080">
    <w:abstractNumId w:val="6"/>
  </w:num>
  <w:num w:numId="3" w16cid:durableId="23292096">
    <w:abstractNumId w:val="5"/>
  </w:num>
  <w:num w:numId="4" w16cid:durableId="2103063954">
    <w:abstractNumId w:val="4"/>
  </w:num>
  <w:num w:numId="5" w16cid:durableId="443379824">
    <w:abstractNumId w:val="7"/>
  </w:num>
  <w:num w:numId="6" w16cid:durableId="685667795">
    <w:abstractNumId w:val="3"/>
  </w:num>
  <w:num w:numId="7" w16cid:durableId="324163537">
    <w:abstractNumId w:val="2"/>
  </w:num>
  <w:num w:numId="8" w16cid:durableId="252591287">
    <w:abstractNumId w:val="1"/>
  </w:num>
  <w:num w:numId="9" w16cid:durableId="190457897">
    <w:abstractNumId w:val="0"/>
  </w:num>
  <w:num w:numId="10" w16cid:durableId="232391678">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eal chaisson">
    <w15:presenceInfo w15:providerId="Windows Live" w15:userId="3f884a3be40fb6bd"/>
  </w15:person>
  <w15:person w15:author="Gustavo Adolfo Garcia Chavez">
    <w15:presenceInfo w15:providerId="Windows Live" w15:userId="062d44427c9668d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trackRevisions/>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537"/>
    <w:rsid w:val="001300BD"/>
    <w:rsid w:val="0015074B"/>
    <w:rsid w:val="002420F4"/>
    <w:rsid w:val="0029639D"/>
    <w:rsid w:val="00326F90"/>
    <w:rsid w:val="004E56F2"/>
    <w:rsid w:val="00593220"/>
    <w:rsid w:val="006B4B60"/>
    <w:rsid w:val="007227D9"/>
    <w:rsid w:val="007F3C48"/>
    <w:rsid w:val="009571A8"/>
    <w:rsid w:val="009B0EF3"/>
    <w:rsid w:val="00AA1D8D"/>
    <w:rsid w:val="00AC132E"/>
    <w:rsid w:val="00AD7E27"/>
    <w:rsid w:val="00B00D30"/>
    <w:rsid w:val="00B47730"/>
    <w:rsid w:val="00BC6E58"/>
    <w:rsid w:val="00BD42DC"/>
    <w:rsid w:val="00CB0664"/>
    <w:rsid w:val="00DC1EB2"/>
    <w:rsid w:val="00E90FB4"/>
    <w:rsid w:val="00F26029"/>
    <w:rsid w:val="00F66EDB"/>
    <w:rsid w:val="00FC693F"/>
    <w:rsid w:val="00FD15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49F1A3"/>
  <w14:defaultImageDpi w14:val="300"/>
  <w15:docId w15:val="{C5108CEC-FD8C-004D-84B9-79A3872A0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AC132E"/>
    <w:pPr>
      <w:spacing w:after="0" w:line="240" w:lineRule="auto"/>
    </w:pPr>
    <w:rPr>
      <w:rFonts w:ascii="Calibri" w:hAnsi="Calibri"/>
    </w:rPr>
  </w:style>
  <w:style w:type="character" w:styleId="CommentReference">
    <w:name w:val="annotation reference"/>
    <w:basedOn w:val="DefaultParagraphFont"/>
    <w:uiPriority w:val="99"/>
    <w:semiHidden/>
    <w:unhideWhenUsed/>
    <w:rsid w:val="00AC132E"/>
    <w:rPr>
      <w:sz w:val="16"/>
      <w:szCs w:val="16"/>
    </w:rPr>
  </w:style>
  <w:style w:type="paragraph" w:styleId="CommentText">
    <w:name w:val="annotation text"/>
    <w:basedOn w:val="Normal"/>
    <w:link w:val="CommentTextChar"/>
    <w:uiPriority w:val="99"/>
    <w:semiHidden/>
    <w:unhideWhenUsed/>
    <w:rsid w:val="00AC132E"/>
    <w:pPr>
      <w:spacing w:line="240" w:lineRule="auto"/>
    </w:pPr>
    <w:rPr>
      <w:sz w:val="20"/>
      <w:szCs w:val="20"/>
    </w:rPr>
  </w:style>
  <w:style w:type="character" w:customStyle="1" w:styleId="CommentTextChar">
    <w:name w:val="Comment Text Char"/>
    <w:basedOn w:val="DefaultParagraphFont"/>
    <w:link w:val="CommentText"/>
    <w:uiPriority w:val="99"/>
    <w:semiHidden/>
    <w:rsid w:val="00AC132E"/>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AC132E"/>
    <w:rPr>
      <w:b/>
      <w:bCs/>
    </w:rPr>
  </w:style>
  <w:style w:type="character" w:customStyle="1" w:styleId="CommentSubjectChar">
    <w:name w:val="Comment Subject Char"/>
    <w:basedOn w:val="CommentTextChar"/>
    <w:link w:val="CommentSubject"/>
    <w:uiPriority w:val="99"/>
    <w:semiHidden/>
    <w:rsid w:val="00AC132E"/>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21</Pages>
  <Words>7906</Words>
  <Characters>43326</Characters>
  <Application>Microsoft Office Word</Application>
  <DocSecurity>0</DocSecurity>
  <Lines>3332</Lines>
  <Paragraphs>2696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neal chaisson</cp:lastModifiedBy>
  <cp:revision>3</cp:revision>
  <dcterms:created xsi:type="dcterms:W3CDTF">2026-07-11T20:50:00Z</dcterms:created>
  <dcterms:modified xsi:type="dcterms:W3CDTF">2026-07-12T19:10:00Z</dcterms:modified>
  <cp:category/>
</cp:coreProperties>
</file>