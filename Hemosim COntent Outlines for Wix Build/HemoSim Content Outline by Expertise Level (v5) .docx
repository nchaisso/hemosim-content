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651745" w14:textId="77777777" w:rsidR="00FF2729" w:rsidRDefault="00000000">
      <w:pPr>
        <w:pStyle w:val="Title"/>
      </w:pPr>
      <w:r>
        <w:t>HemoSim Content Outline by Expertise Level</w:t>
      </w:r>
    </w:p>
    <w:p w14:paraId="373A9C8A" w14:textId="77777777" w:rsidR="00FF2729" w:rsidRDefault="00000000">
      <w:r>
        <w:rPr>
          <w:i/>
          <w:color w:val="444444"/>
          <w:sz w:val="24"/>
        </w:rPr>
        <w:t>Version 4 - incorporates your v3 review (level reassignments, sourcing changes, and two new sections)</w:t>
      </w:r>
    </w:p>
    <w:p w14:paraId="5E943851" w14:textId="77777777" w:rsidR="00FF2729" w:rsidRDefault="00000000">
      <w:r>
        <w:rPr>
          <w:color w:val="666666"/>
          <w:sz w:val="18"/>
        </w:rPr>
        <w:t>Prepared for: Neal Chaisson, MD   |   Project: HemoSim revamp (hemosim.org)   |   Date: June 30, 2026</w:t>
      </w:r>
    </w:p>
    <w:p w14:paraId="774161A0" w14:textId="77777777" w:rsidR="00FF2729" w:rsidRDefault="00000000">
      <w:pPr>
        <w:pStyle w:val="Heading2"/>
      </w:pPr>
      <w:r>
        <w:t>What changed in v4 (your review applied)</w:t>
      </w:r>
    </w:p>
    <w:p w14:paraId="224B2E0A" w14:textId="77777777" w:rsidR="00FF2729" w:rsidRDefault="00000000">
      <w:pPr>
        <w:pStyle w:val="ListBullet"/>
        <w:spacing w:after="40"/>
      </w:pPr>
      <w:r>
        <w:t>Moved the Microcirculation / vascular-waterfall content and the Venous-return-in-depth content into the Informed pathway (now Modules I5 and I7), per your comments; the Expert pathway was renumbered accordingly and reaches them via review-links.</w:t>
      </w:r>
    </w:p>
    <w:p w14:paraId="3931F34D" w14:textId="77777777" w:rsidR="00FF2729" w:rsidRDefault="00000000">
      <w:pPr>
        <w:pStyle w:val="ListBullet"/>
        <w:spacing w:after="40"/>
      </w:pPr>
      <w:r>
        <w:t>Sourced the shock definition and the DO2 equation from the Wix "What is shock" page (instead of Notion).</w:t>
      </w:r>
    </w:p>
    <w:p w14:paraId="4C4F9741" w14:textId="77777777" w:rsidR="00FF2729" w:rsidRDefault="00000000">
      <w:pPr>
        <w:pStyle w:val="ListBullet"/>
        <w:spacing w:after="40"/>
      </w:pPr>
      <w:r>
        <w:t>Added the fourth interface equation to the unifying set: Pcrit - MSFP = capillary resistance x CO (Interface II), in Part 1 and the Novice module.</w:t>
      </w:r>
    </w:p>
    <w:p w14:paraId="246A80FE" w14:textId="77777777" w:rsidR="00FF2729" w:rsidRDefault="00000000">
      <w:pPr>
        <w:pStyle w:val="ListBullet"/>
        <w:spacing w:after="40"/>
      </w:pPr>
      <w:r>
        <w:t>Added explicit thermodilution and Fick how-to teaching to the Novice PA-catheter module (N8), per your note.</w:t>
      </w:r>
    </w:p>
    <w:p w14:paraId="24E344BA" w14:textId="77777777" w:rsidR="00FF2729" w:rsidRDefault="00000000">
      <w:pPr>
        <w:pStyle w:val="ListBullet"/>
        <w:spacing w:after="40"/>
      </w:pPr>
      <w:r>
        <w:t>Built out the Frontier section (now a table of topics with teaching angles and status), and reframed the Expert Principle 3 module as a review/progression of the Novice introduction.</w:t>
      </w:r>
    </w:p>
    <w:p w14:paraId="3DD04CBE" w14:textId="77777777" w:rsidR="00FF2729" w:rsidRDefault="00000000">
      <w:pPr>
        <w:pStyle w:val="ListBullet"/>
        <w:spacing w:after="40"/>
      </w:pPr>
      <w:r>
        <w:t>Added section 1.9 (Website infrastructure notes: per-answer data capture with timestamp and IP identifier, exported to a Google Drive Excel file), and Appendix B (a running list of Notion cleanup items to resolve before web transfer).</w:t>
      </w:r>
    </w:p>
    <w:p w14:paraId="7B1CDF33" w14:textId="77777777" w:rsidR="00FF2729" w:rsidRDefault="00000000">
      <w:pPr>
        <w:pStyle w:val="ListBullet"/>
        <w:spacing w:after="40"/>
      </w:pPr>
      <w:r>
        <w:t>Set aside the Interface II vascular-waterfall debate and the outdated HemoSim-Basic gap flag, per your notes; updated the inventory levels to match the moves.</w:t>
      </w:r>
    </w:p>
    <w:p w14:paraId="1DABA0FD" w14:textId="77777777" w:rsidR="00FF2729" w:rsidRDefault="00000000">
      <w:pPr>
        <w:pStyle w:val="ListBullet"/>
        <w:spacing w:after="40"/>
      </w:pPr>
      <w:r>
        <w:t>Retained from v3: the fully recursive Notion crawl (Appendix A inventory), both PowerPoint decks, the Proposal 2026, and the simulation-day mapping (Part 4).</w:t>
      </w:r>
    </w:p>
    <w:p w14:paraId="5C4BCE51" w14:textId="77777777" w:rsidR="00FF2729" w:rsidRDefault="00000000">
      <w:r>
        <w:rPr>
          <w:i/>
          <w:color w:val="555555"/>
          <w:sz w:val="19"/>
        </w:rPr>
        <w:t>Note: this is saved as a new file so your annotated v1 is preserved. The level-to-content mapping remains a recommendation you can revise.</w:t>
      </w:r>
    </w:p>
    <w:p w14:paraId="6336F368" w14:textId="77777777" w:rsidR="00FF2729" w:rsidRDefault="00000000">
      <w:pPr>
        <w:pStyle w:val="Heading1"/>
      </w:pPr>
      <w:r>
        <w:t>Part 1. Design architecture and conventions</w:t>
      </w:r>
    </w:p>
    <w:p w14:paraId="4E24D1E5" w14:textId="77777777" w:rsidR="00FF2729" w:rsidRDefault="00000000">
      <w:pPr>
        <w:pStyle w:val="Heading2"/>
      </w:pPr>
      <w:r>
        <w:t>1.1 Defining shock (the conceptual anchor)</w:t>
      </w:r>
    </w:p>
    <w:p w14:paraId="7595145B" w14:textId="77777777" w:rsidR="00FF2729" w:rsidRDefault="00000000">
      <w:pPr>
        <w:spacing w:after="80"/>
      </w:pPr>
      <w:r>
        <w:t>Shock is defined physiologically, not by blood pressure. From the Wix "What is shock" page, three nested concepts:</w:t>
      </w:r>
    </w:p>
    <w:p w14:paraId="733AE2EA" w14:textId="77777777" w:rsidR="00FF2729" w:rsidRDefault="00000000">
      <w:pPr>
        <w:pStyle w:val="ListBullet"/>
        <w:spacing w:after="40"/>
      </w:pPr>
      <w:r>
        <w:rPr>
          <w:b/>
        </w:rPr>
        <w:t xml:space="preserve">Shock: </w:t>
      </w:r>
      <w:r>
        <w:t>observed/needed oxygen consumption (oVO2/nVO2) &lt; 1 - an index of global metabolic performance.</w:t>
      </w:r>
    </w:p>
    <w:p w14:paraId="35200E97" w14:textId="77777777" w:rsidR="00FF2729" w:rsidRDefault="00000000">
      <w:pPr>
        <w:pStyle w:val="ListBullet"/>
        <w:spacing w:after="40"/>
      </w:pPr>
      <w:r>
        <w:rPr>
          <w:b/>
        </w:rPr>
        <w:t xml:space="preserve">Circulatory failure: </w:t>
      </w:r>
      <w:r>
        <w:t>observed/needed oxygen delivery (oDO2/nDO2) &lt; 1 - an index of circulatory performance.</w:t>
      </w:r>
    </w:p>
    <w:p w14:paraId="29DC79C5" w14:textId="77777777" w:rsidR="00FF2729" w:rsidRDefault="00000000">
      <w:pPr>
        <w:pStyle w:val="ListBullet"/>
        <w:spacing w:after="40"/>
      </w:pPr>
      <w:r>
        <w:rPr>
          <w:b/>
        </w:rPr>
        <w:lastRenderedPageBreak/>
        <w:t xml:space="preserve">Tissue failure: </w:t>
      </w:r>
      <w:r>
        <w:t>observed/needed oxygen extraction (oERO2/nERO2) &lt; 1 - an index of tissue-level performance.</w:t>
      </w:r>
    </w:p>
    <w:p w14:paraId="0A3835EA" w14:textId="77777777" w:rsidR="00FF2729" w:rsidRDefault="00000000">
      <w:pPr>
        <w:spacing w:after="120"/>
      </w:pPr>
      <w:r>
        <w:t>Oxygen delivery DO2 = Hb x SaO2 x 1.34 x CO. Over a wide range, VO2 is independent of DO2 (tissues raise extraction, ERO2); past a critical DO2 threshold, VO2 becomes supply-dependent (falling ScvO2/SvO2, rising lactate). Resuscitation optimizes DO2 - mostly via CO and Hb - to restore cellular respiration.</w:t>
      </w:r>
    </w:p>
    <w:p w14:paraId="29790017" w14:textId="77777777" w:rsidR="00FF2729" w:rsidRDefault="00000000">
      <w:pPr>
        <w:pStyle w:val="Heading2"/>
      </w:pPr>
      <w:r>
        <w:t>1.2 The three expertise levels</w:t>
      </w:r>
    </w:p>
    <w:p w14:paraId="22054108" w14:textId="77777777" w:rsidR="00FF2729" w:rsidRDefault="00000000">
      <w:pPr>
        <w:spacing w:after="80"/>
      </w:pPr>
      <w:r>
        <w:t>A learner picks one level on entry; each is a self-contained, linear module so everyone at a level reviews comparable content. Levels are cumulative (each adds depth, with review-links back).</w:t>
      </w:r>
    </w:p>
    <w:p w14:paraId="3E9C9F1B" w14:textId="77777777" w:rsidR="00FF2729" w:rsidRDefault="00000000">
      <w:pPr>
        <w:pStyle w:val="ListBullet"/>
        <w:spacing w:after="40"/>
      </w:pPr>
      <w:r>
        <w:rPr>
          <w:b/>
        </w:rPr>
        <w:t xml:space="preserve">Novice. </w:t>
      </w:r>
      <w:r>
        <w:t>A reliable, systematic bedside approach to shock. Per your note: a brief overview of the three principles plus an in-depth treatment of the "Assessing Shock" deck content and the PA-catheter section. Goal: apply the method confidently without deep derivations.</w:t>
      </w:r>
    </w:p>
    <w:p w14:paraId="1990A86D" w14:textId="77777777" w:rsidR="00FF2729" w:rsidRDefault="00000000">
      <w:pPr>
        <w:pStyle w:val="ListBullet"/>
        <w:spacing w:after="40"/>
      </w:pPr>
      <w:r>
        <w:rPr>
          <w:b/>
        </w:rPr>
        <w:t xml:space="preserve">Informed Learner. </w:t>
      </w:r>
      <w:r>
        <w:t>The physiology behind the bedside and how to interpret monitoring. Goal: understand why the method works through the four-interface model and read the waveforms/numbers.</w:t>
      </w:r>
    </w:p>
    <w:p w14:paraId="5D9A1A5D" w14:textId="77777777" w:rsidR="00FF2729" w:rsidRDefault="00000000">
      <w:pPr>
        <w:pStyle w:val="ListBullet"/>
        <w:spacing w:after="40"/>
      </w:pPr>
      <w:r>
        <w:rPr>
          <w:b/>
        </w:rPr>
        <w:t xml:space="preserve">Expert. </w:t>
      </w:r>
      <w:r>
        <w:t>Mastery, edge cases, decoupled states, and novel applications. Goal: reason from first principles (vascular waterfall, heart-lung integration, RV-PA coupling) and engage the primary literature.</w:t>
      </w:r>
    </w:p>
    <w:p w14:paraId="7BF24789" w14:textId="77777777" w:rsidR="00FF2729" w:rsidRDefault="00000000">
      <w:pPr>
        <w:pStyle w:val="Heading2"/>
      </w:pPr>
      <w:r>
        <w:t>1.3 The onion-layer model</w:t>
      </w:r>
    </w:p>
    <w:p w14:paraId="18AF463D" w14:textId="77777777" w:rsidR="00FF2729" w:rsidRDefault="00000000">
      <w:pPr>
        <w:spacing w:after="80"/>
      </w:pPr>
      <w:r>
        <w:t>Each topic page has a mainline track plus deeper branches, which the site tags two ways:</w:t>
      </w:r>
    </w:p>
    <w:p w14:paraId="17264231" w14:textId="77777777" w:rsidR="00FF2729" w:rsidRDefault="00000000">
      <w:pPr>
        <w:pStyle w:val="ListBullet"/>
        <w:spacing w:after="40"/>
      </w:pPr>
      <w:r>
        <w:rPr>
          <w:b/>
        </w:rPr>
        <w:t xml:space="preserve">"Physiology Correlation:" / "Physiological Insight:" - </w:t>
      </w:r>
      <w:r>
        <w:t>deeper mechanism (e.g., systolic/diastolic BP determinants, the Windkessel, critical closing pressure, autoregulation). Primarily Expert.</w:t>
      </w:r>
    </w:p>
    <w:p w14:paraId="31C615D6" w14:textId="77777777" w:rsidR="00FF2729" w:rsidRDefault="00000000">
      <w:pPr>
        <w:pStyle w:val="ListBullet"/>
        <w:spacing w:after="40"/>
      </w:pPr>
      <w:r>
        <w:rPr>
          <w:b/>
        </w:rPr>
        <w:t xml:space="preserve">"At the Bedside:" / "Clinical Correlation:" - </w:t>
      </w:r>
      <w:r>
        <w:t>application and pattern recognition (e.g., assessing vasoplegia, macro-to-micro coupling, PPV effect on venous return). Primarily Informed, hardest ones Expert.</w:t>
      </w:r>
    </w:p>
    <w:p w14:paraId="174089E3" w14:textId="77777777" w:rsidR="00FF2729" w:rsidRDefault="00000000">
      <w:pPr>
        <w:pStyle w:val="Heading2"/>
      </w:pPr>
      <w:r>
        <w:t>1.4 The clinical method: B.U.S., ACT, and AHE (from the Assessing Shock deck and Proposal)</w:t>
      </w:r>
    </w:p>
    <w:p w14:paraId="21F68675" w14:textId="77777777" w:rsidR="00FF2729" w:rsidRDefault="00000000">
      <w:pPr>
        <w:spacing w:after="80"/>
      </w:pPr>
      <w:r>
        <w:t>The Novice spine is a repeating, iterative method:</w:t>
      </w:r>
    </w:p>
    <w:p w14:paraId="09910ACD" w14:textId="77777777" w:rsidR="00FF2729" w:rsidRDefault="00000000">
      <w:pPr>
        <w:pStyle w:val="ListBullet"/>
        <w:spacing w:after="40"/>
      </w:pPr>
      <w:r>
        <w:rPr>
          <w:b/>
        </w:rPr>
        <w:t xml:space="preserve">B.U.S. screen for low DO2: </w:t>
      </w:r>
      <w:r>
        <w:t>Brain (altered mentation), Urine (&lt; 30 mL/hr), Skin (cap refill &gt; 3 s, mottled knees); plus MAP &lt; 65, lactate &gt; 3, tachycardia/tachypnea.</w:t>
      </w:r>
    </w:p>
    <w:p w14:paraId="1C581B37" w14:textId="77777777" w:rsidR="00FF2729" w:rsidRDefault="00000000">
      <w:pPr>
        <w:pStyle w:val="ListNumber"/>
        <w:spacing w:after="40"/>
      </w:pPr>
      <w:r>
        <w:rPr>
          <w:b/>
        </w:rPr>
        <w:t xml:space="preserve">Assess. </w:t>
      </w:r>
      <w:r>
        <w:t>Gather and interpret available data.</w:t>
      </w:r>
    </w:p>
    <w:p w14:paraId="7B18BE0E" w14:textId="77777777" w:rsidR="00FF2729" w:rsidRDefault="00000000">
      <w:pPr>
        <w:pStyle w:val="ListNumber"/>
        <w:spacing w:after="40"/>
        <w:rPr>
          <w:ins w:id="0" w:author="neal chaisson" w:date="2026-07-03T14:18:00Z" w16du:dateUtc="2026-07-03T18:18:00Z"/>
        </w:rPr>
      </w:pPr>
      <w:r>
        <w:rPr>
          <w:b/>
        </w:rPr>
        <w:t xml:space="preserve">Create a physiologic hypothesis. </w:t>
      </w:r>
      <w:commentRangeStart w:id="1"/>
      <w:r>
        <w:t>Localize the lesion within the circulatory model.</w:t>
      </w:r>
      <w:commentRangeEnd w:id="1"/>
      <w:r w:rsidR="008D6489">
        <w:rPr>
          <w:rStyle w:val="CommentReference"/>
          <w:sz w:val="22"/>
          <w:szCs w:val="22"/>
        </w:rPr>
        <w:commentReference w:id="1"/>
      </w:r>
    </w:p>
    <w:p w14:paraId="18A48592" w14:textId="33AD79B3" w:rsidR="008D6489" w:rsidDel="008D6489" w:rsidRDefault="008D6489" w:rsidP="008D6489">
      <w:pPr>
        <w:pStyle w:val="ListBullet"/>
        <w:spacing w:after="40"/>
        <w:rPr>
          <w:del w:id="2" w:author="neal chaisson" w:date="2026-07-03T14:18:00Z" w16du:dateUtc="2026-07-03T18:18:00Z"/>
          <w:moveTo w:id="3" w:author="neal chaisson" w:date="2026-07-03T14:18:00Z" w16du:dateUtc="2026-07-03T18:18:00Z"/>
        </w:rPr>
      </w:pPr>
      <w:ins w:id="4" w:author="neal chaisson" w:date="2026-07-03T14:18:00Z" w16du:dateUtc="2026-07-03T18:18:00Z">
        <w:r>
          <w:rPr>
            <w:b/>
          </w:rPr>
          <w:t xml:space="preserve">Utilize  the </w:t>
        </w:r>
      </w:ins>
      <w:moveToRangeStart w:id="5" w:author="neal chaisson" w:date="2026-07-03T14:18:00Z" w:name="move233980717"/>
      <w:moveTo w:id="6" w:author="neal chaisson" w:date="2026-07-03T14:18:00Z" w16du:dateUtc="2026-07-03T18:18:00Z">
        <w:r>
          <w:rPr>
            <w:b/>
          </w:rPr>
          <w:t xml:space="preserve">Advanced Hemodynamic Evaluation (AHE): </w:t>
        </w:r>
        <w:r>
          <w:t>characterize Tone (SVR), Filling (RAP), and Flow (CO)</w:t>
        </w:r>
      </w:moveTo>
      <w:ins w:id="7" w:author="neal chaisson" w:date="2026-07-03T14:18:00Z" w16du:dateUtc="2026-07-03T18:18:00Z">
        <w:r>
          <w:t xml:space="preserve"> to assist with this analysis. </w:t>
        </w:r>
      </w:ins>
      <w:moveTo w:id="8" w:author="neal chaisson" w:date="2026-07-03T14:18:00Z" w16du:dateUtc="2026-07-03T18:18:00Z">
        <w:del w:id="9" w:author="neal chaisson" w:date="2026-07-03T14:18:00Z" w16du:dateUtc="2026-07-03T18:18:00Z">
          <w:r w:rsidDel="008D6489">
            <w:delText>.</w:delText>
          </w:r>
        </w:del>
      </w:moveTo>
    </w:p>
    <w:moveToRangeEnd w:id="5"/>
    <w:p w14:paraId="1E8844F9" w14:textId="7AA4F4A6" w:rsidR="008D6489" w:rsidRDefault="008D6489" w:rsidP="008D6489">
      <w:pPr>
        <w:pStyle w:val="ListBullet"/>
        <w:spacing w:after="40"/>
        <w:pPrChange w:id="10" w:author="neal chaisson" w:date="2026-07-03T14:18:00Z" w16du:dateUtc="2026-07-03T18:18:00Z">
          <w:pPr>
            <w:pStyle w:val="ListNumber"/>
            <w:spacing w:after="40"/>
          </w:pPr>
        </w:pPrChange>
      </w:pPr>
    </w:p>
    <w:p w14:paraId="7F401E50" w14:textId="77777777" w:rsidR="00FF2729" w:rsidRDefault="00000000">
      <w:pPr>
        <w:pStyle w:val="ListNumber"/>
        <w:spacing w:after="40"/>
      </w:pPr>
      <w:r>
        <w:rPr>
          <w:b/>
        </w:rPr>
        <w:t xml:space="preserve">Test the hypothesis. </w:t>
      </w:r>
      <w:r>
        <w:t>Intervene or measure; new data feeds back into Assess. The loop repeats as the patient evolves.</w:t>
      </w:r>
    </w:p>
    <w:p w14:paraId="59D7CD62" w14:textId="4EFB6478" w:rsidR="00FF2729" w:rsidDel="008D6489" w:rsidRDefault="00000000">
      <w:pPr>
        <w:pStyle w:val="ListBullet"/>
        <w:spacing w:after="40"/>
        <w:rPr>
          <w:moveFrom w:id="11" w:author="neal chaisson" w:date="2026-07-03T14:18:00Z" w16du:dateUtc="2026-07-03T18:18:00Z"/>
        </w:rPr>
      </w:pPr>
      <w:moveFromRangeStart w:id="12" w:author="neal chaisson" w:date="2026-07-03T14:18:00Z" w:name="move233980717"/>
      <w:moveFrom w:id="13" w:author="neal chaisson" w:date="2026-07-03T14:18:00Z" w16du:dateUtc="2026-07-03T18:18:00Z">
        <w:r w:rsidDel="008D6489">
          <w:rPr>
            <w:b/>
          </w:rPr>
          <w:lastRenderedPageBreak/>
          <w:t xml:space="preserve">Advanced Hemodynamic Evaluation (AHE): </w:t>
        </w:r>
        <w:r w:rsidDel="008D6489">
          <w:t>characterize Tone (SVR), Filling (RAP), and Flow (CO).</w:t>
        </w:r>
      </w:moveFrom>
    </w:p>
    <w:moveFromRangeEnd w:id="12"/>
    <w:p w14:paraId="46EF1F37" w14:textId="77777777" w:rsidR="00FF2729" w:rsidRDefault="00000000">
      <w:pPr>
        <w:pStyle w:val="Heading2"/>
      </w:pPr>
      <w:r>
        <w:t>1.5 The three principles and the unifying equation</w:t>
      </w:r>
    </w:p>
    <w:p w14:paraId="5E8D490F" w14:textId="77777777" w:rsidR="00FF2729" w:rsidRDefault="00000000">
      <w:pPr>
        <w:pStyle w:val="ListBullet"/>
        <w:spacing w:after="40"/>
      </w:pPr>
      <w:r>
        <w:rPr>
          <w:b/>
        </w:rPr>
        <w:t xml:space="preserve">Principle 1 - The four interfaces: </w:t>
      </w:r>
      <w:r>
        <w:t>LV to arterial system (I), arterioles to capillaries (II), capillaries to right atrium (III), RV to LA (IV). Heart-lung interactions are the dynamic "glue" integrating interfaces I, III, and IV in real time.</w:t>
      </w:r>
    </w:p>
    <w:p w14:paraId="6D38BA9C" w14:textId="77777777" w:rsidR="00FF2729" w:rsidRDefault="00000000">
      <w:pPr>
        <w:pStyle w:val="ListBullet"/>
        <w:spacing w:after="40"/>
      </w:pPr>
      <w:r>
        <w:rPr>
          <w:b/>
        </w:rPr>
        <w:t xml:space="preserve">Principle 2 - Closed-loop circulation: </w:t>
      </w:r>
      <w:r>
        <w:t>venous return must equal cardiac output over time; the Guyton venous-return curve and the Frank-Starling curve intersect at the circulatory equilibrium (operating) point.</w:t>
      </w:r>
    </w:p>
    <w:p w14:paraId="345BDDAC" w14:textId="77777777" w:rsidR="00FF2729" w:rsidRDefault="00000000">
      <w:pPr>
        <w:pStyle w:val="ListBullet"/>
        <w:spacing w:after="40"/>
      </w:pPr>
      <w:r>
        <w:rPr>
          <w:b/>
        </w:rPr>
        <w:t xml:space="preserve">Principle 3 - A unifying hydraulic model (Hagen-Poiseuille): </w:t>
      </w:r>
      <w:r>
        <w:t>across every interface, pressure gradient = resistance x cardiac output, applied to all four interfaces: Interface I, MAP - Pcrit = SVR x CO; Interface II, Pcrit - MSFP = capillary resistance x CO; Interface III, MSFP - RAP = VR x CO; Interface IV, mean PAP - LAP = PVR x CO. (And oxygen delivery, DO2 = CO x CaO2.) Cardiac output is the common denominator. This equation set is the engine behind the ACT shock-type grid, which is why it is introduced in the Novice pathway.</w:t>
      </w:r>
    </w:p>
    <w:p w14:paraId="4353D1A5" w14:textId="77777777" w:rsidR="00FF2729" w:rsidRDefault="00000000">
      <w:pPr>
        <w:pStyle w:val="Heading2"/>
      </w:pPr>
      <w:r>
        <w:t>1.6 The shock-type diagnostic grid (the engine of ACT)</w:t>
      </w:r>
    </w:p>
    <w:p w14:paraId="019E8FB2" w14:textId="77777777" w:rsidR="00FF2729" w:rsidRDefault="00000000">
      <w:pPr>
        <w:spacing w:after="80"/>
      </w:pPr>
      <w:commentRangeStart w:id="14"/>
      <w:commentRangeStart w:id="15"/>
      <w:r>
        <w:t>From the Assessing Shock deck - directional changes used to phenotype shock at the bedside:</w:t>
      </w:r>
      <w:commentRangeEnd w:id="14"/>
      <w:r w:rsidR="001147F3">
        <w:rPr>
          <w:rStyle w:val="CommentReference"/>
          <w:sz w:val="22"/>
          <w:szCs w:val="22"/>
        </w:rPr>
        <w:commentReference w:id="14"/>
      </w:r>
      <w:commentRangeEnd w:id="15"/>
      <w:r w:rsidR="006326EC">
        <w:rPr>
          <w:rStyle w:val="CommentReference"/>
          <w:sz w:val="22"/>
          <w:szCs w:val="22"/>
        </w:rPr>
        <w:commentReference w:id="15"/>
      </w:r>
    </w:p>
    <w:tbl>
      <w:tblPr>
        <w:tblStyle w:val="LightGrid-Accent1"/>
        <w:tblW w:w="0" w:type="auto"/>
        <w:jc w:val="center"/>
        <w:tblLook w:val="04A0" w:firstRow="1" w:lastRow="0" w:firstColumn="1" w:lastColumn="0" w:noHBand="0" w:noVBand="1"/>
        <w:tblPrChange w:id="16" w:author="neal chaisson" w:date="2026-07-03T14:31:00Z" w16du:dateUtc="2026-07-03T18:31:00Z">
          <w:tblPr>
            <w:tblStyle w:val="LightGrid-Accent1"/>
            <w:tblW w:w="0" w:type="auto"/>
            <w:jc w:val="center"/>
            <w:tblLook w:val="04A0" w:firstRow="1" w:lastRow="0" w:firstColumn="1" w:lastColumn="0" w:noHBand="0" w:noVBand="1"/>
          </w:tblPr>
        </w:tblPrChange>
      </w:tblPr>
      <w:tblGrid>
        <w:gridCol w:w="2006"/>
        <w:gridCol w:w="1108"/>
        <w:gridCol w:w="1108"/>
        <w:gridCol w:w="1108"/>
        <w:gridCol w:w="1120"/>
        <w:gridCol w:w="1062"/>
        <w:gridCol w:w="1108"/>
        <w:tblGridChange w:id="17">
          <w:tblGrid>
            <w:gridCol w:w="1972"/>
            <w:gridCol w:w="34"/>
            <w:gridCol w:w="1108"/>
            <w:gridCol w:w="107"/>
            <w:gridCol w:w="1001"/>
            <w:gridCol w:w="86"/>
            <w:gridCol w:w="1022"/>
            <w:gridCol w:w="65"/>
            <w:gridCol w:w="1055"/>
            <w:gridCol w:w="46"/>
            <w:gridCol w:w="1016"/>
            <w:gridCol w:w="21"/>
            <w:gridCol w:w="1087"/>
          </w:tblGrid>
        </w:tblGridChange>
      </w:tblGrid>
      <w:tr w:rsidR="00FF2729" w14:paraId="623F20A8" w14:textId="77777777" w:rsidTr="006326EC">
        <w:trPr>
          <w:cnfStyle w:val="100000000000" w:firstRow="1" w:lastRow="0" w:firstColumn="0" w:lastColumn="0" w:oddVBand="0" w:evenVBand="0" w:oddHBand="0" w:evenHBand="0" w:firstRowFirstColumn="0" w:firstRowLastColumn="0" w:lastRowFirstColumn="0" w:lastRowLastColumn="0"/>
          <w:trHeight w:val="403"/>
          <w:jc w:val="center"/>
          <w:trPrChange w:id="18" w:author="neal chaisson" w:date="2026-07-03T14:31:00Z" w16du:dateUtc="2026-07-03T18:31:00Z">
            <w:trPr>
              <w:jc w:val="center"/>
            </w:trPr>
          </w:trPrChange>
        </w:trPr>
        <w:tc>
          <w:tcPr>
            <w:cnfStyle w:val="001000000000" w:firstRow="0" w:lastRow="0" w:firstColumn="1" w:lastColumn="0" w:oddVBand="0" w:evenVBand="0" w:oddHBand="0" w:evenHBand="0" w:firstRowFirstColumn="0" w:firstRowLastColumn="0" w:lastRowFirstColumn="0" w:lastRowLastColumn="0"/>
            <w:tcW w:w="2448" w:type="dxa"/>
            <w:shd w:val="clear" w:color="auto" w:fill="1F4E79"/>
            <w:tcPrChange w:id="19" w:author="neal chaisson" w:date="2026-07-03T14:31:00Z" w16du:dateUtc="2026-07-03T18:31:00Z">
              <w:tcPr>
                <w:tcW w:w="2448" w:type="dxa"/>
                <w:shd w:val="clear" w:color="auto" w:fill="1F4E79"/>
              </w:tcPr>
            </w:tcPrChange>
          </w:tcPr>
          <w:p w14:paraId="3AFB5098" w14:textId="77777777" w:rsidR="00FF2729" w:rsidRDefault="00000000">
            <w:pPr>
              <w:cnfStyle w:val="101000000000" w:firstRow="1" w:lastRow="0" w:firstColumn="1" w:lastColumn="0" w:oddVBand="0" w:evenVBand="0" w:oddHBand="0" w:evenHBand="0" w:firstRowFirstColumn="0" w:firstRowLastColumn="0" w:lastRowFirstColumn="0" w:lastRowLastColumn="0"/>
            </w:pPr>
            <w:r>
              <w:rPr>
                <w:color w:val="FFFFFF"/>
                <w:sz w:val="18"/>
              </w:rPr>
              <w:t xml:space="preserve">Shock </w:t>
            </w:r>
            <w:commentRangeStart w:id="20"/>
            <w:r>
              <w:rPr>
                <w:color w:val="FFFFFF"/>
                <w:sz w:val="18"/>
              </w:rPr>
              <w:t>type</w:t>
            </w:r>
            <w:commentRangeEnd w:id="20"/>
            <w:r w:rsidR="006326EC">
              <w:rPr>
                <w:rStyle w:val="CommentReference"/>
                <w:sz w:val="22"/>
                <w:szCs w:val="22"/>
              </w:rPr>
              <w:commentReference w:id="20"/>
            </w:r>
          </w:p>
        </w:tc>
        <w:tc>
          <w:tcPr>
            <w:tcW w:w="1368" w:type="dxa"/>
            <w:shd w:val="clear" w:color="auto" w:fill="1F4E79"/>
            <w:tcPrChange w:id="21" w:author="neal chaisson" w:date="2026-07-03T14:31:00Z" w16du:dateUtc="2026-07-03T18:31:00Z">
              <w:tcPr>
                <w:tcW w:w="1368" w:type="dxa"/>
                <w:gridSpan w:val="3"/>
                <w:shd w:val="clear" w:color="auto" w:fill="1F4E79"/>
              </w:tcPr>
            </w:tcPrChange>
          </w:tcPr>
          <w:p w14:paraId="564FA226" w14:textId="0AE0F5C5"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MAP</w:t>
            </w:r>
          </w:p>
        </w:tc>
        <w:tc>
          <w:tcPr>
            <w:tcW w:w="1368" w:type="dxa"/>
            <w:shd w:val="clear" w:color="auto" w:fill="1F4E79"/>
            <w:tcPrChange w:id="22" w:author="neal chaisson" w:date="2026-07-03T14:31:00Z" w16du:dateUtc="2026-07-03T18:31:00Z">
              <w:tcPr>
                <w:tcW w:w="1368" w:type="dxa"/>
                <w:gridSpan w:val="2"/>
                <w:shd w:val="clear" w:color="auto" w:fill="1F4E79"/>
              </w:tcPr>
            </w:tcPrChange>
          </w:tcPr>
          <w:p w14:paraId="480C6352" w14:textId="77777777" w:rsidR="00FF2729" w:rsidRDefault="00000000">
            <w:pPr>
              <w:cnfStyle w:val="100000000000" w:firstRow="1" w:lastRow="0" w:firstColumn="0" w:lastColumn="0" w:oddVBand="0" w:evenVBand="0" w:oddHBand="0" w:evenHBand="0" w:firstRowFirstColumn="0" w:firstRowLastColumn="0" w:lastRowFirstColumn="0" w:lastRowLastColumn="0"/>
            </w:pPr>
            <w:commentRangeStart w:id="23"/>
            <w:commentRangeStart w:id="24"/>
            <w:r>
              <w:rPr>
                <w:color w:val="FFFFFF"/>
                <w:sz w:val="18"/>
              </w:rPr>
              <w:t>CO</w:t>
            </w:r>
            <w:commentRangeEnd w:id="23"/>
            <w:r w:rsidR="006326EC">
              <w:rPr>
                <w:rStyle w:val="CommentReference"/>
                <w:sz w:val="22"/>
                <w:szCs w:val="22"/>
              </w:rPr>
              <w:commentReference w:id="23"/>
            </w:r>
            <w:commentRangeEnd w:id="24"/>
            <w:r w:rsidR="006326EC">
              <w:rPr>
                <w:rStyle w:val="CommentReference"/>
                <w:sz w:val="22"/>
                <w:szCs w:val="22"/>
              </w:rPr>
              <w:commentReference w:id="24"/>
            </w:r>
          </w:p>
        </w:tc>
        <w:tc>
          <w:tcPr>
            <w:tcW w:w="1368" w:type="dxa"/>
            <w:shd w:val="clear" w:color="auto" w:fill="1F4E79"/>
            <w:tcPrChange w:id="25" w:author="neal chaisson" w:date="2026-07-03T14:31:00Z" w16du:dateUtc="2026-07-03T18:31:00Z">
              <w:tcPr>
                <w:tcW w:w="1368" w:type="dxa"/>
                <w:gridSpan w:val="2"/>
                <w:shd w:val="clear" w:color="auto" w:fill="1F4E79"/>
              </w:tcPr>
            </w:tcPrChange>
          </w:tcPr>
          <w:p w14:paraId="1E4B20A0"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RAP</w:t>
            </w:r>
          </w:p>
        </w:tc>
        <w:tc>
          <w:tcPr>
            <w:tcW w:w="1368" w:type="dxa"/>
            <w:shd w:val="clear" w:color="auto" w:fill="1F4E79"/>
            <w:tcPrChange w:id="26" w:author="neal chaisson" w:date="2026-07-03T14:31:00Z" w16du:dateUtc="2026-07-03T18:31:00Z">
              <w:tcPr>
                <w:tcW w:w="1368" w:type="dxa"/>
                <w:gridSpan w:val="2"/>
                <w:shd w:val="clear" w:color="auto" w:fill="1F4E79"/>
              </w:tcPr>
            </w:tcPrChange>
          </w:tcPr>
          <w:p w14:paraId="432F59D0"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PAPm</w:t>
            </w:r>
          </w:p>
        </w:tc>
        <w:tc>
          <w:tcPr>
            <w:tcW w:w="1368" w:type="dxa"/>
            <w:shd w:val="clear" w:color="auto" w:fill="1F4E79"/>
            <w:tcPrChange w:id="27" w:author="neal chaisson" w:date="2026-07-03T14:31:00Z" w16du:dateUtc="2026-07-03T18:31:00Z">
              <w:tcPr>
                <w:tcW w:w="1368" w:type="dxa"/>
                <w:gridSpan w:val="2"/>
                <w:shd w:val="clear" w:color="auto" w:fill="1F4E79"/>
              </w:tcPr>
            </w:tcPrChange>
          </w:tcPr>
          <w:p w14:paraId="0A95698A"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LAP</w:t>
            </w:r>
          </w:p>
        </w:tc>
        <w:tc>
          <w:tcPr>
            <w:tcW w:w="1368" w:type="dxa"/>
            <w:shd w:val="clear" w:color="auto" w:fill="1F4E79"/>
            <w:tcPrChange w:id="28" w:author="neal chaisson" w:date="2026-07-03T14:31:00Z" w16du:dateUtc="2026-07-03T18:31:00Z">
              <w:tcPr>
                <w:tcW w:w="1368" w:type="dxa"/>
                <w:shd w:val="clear" w:color="auto" w:fill="1F4E79"/>
              </w:tcPr>
            </w:tcPrChange>
          </w:tcPr>
          <w:p w14:paraId="20FE98F8"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SVR</w:t>
            </w:r>
          </w:p>
        </w:tc>
      </w:tr>
      <w:tr w:rsidR="00FF2729" w14:paraId="35615F53"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AD4C093" w14:textId="77777777" w:rsidR="00FF2729" w:rsidRDefault="00000000">
            <w:r>
              <w:rPr>
                <w:sz w:val="18"/>
              </w:rPr>
              <w:t>Cardiac (LV)</w:t>
            </w:r>
          </w:p>
        </w:tc>
        <w:tc>
          <w:tcPr>
            <w:tcW w:w="1368" w:type="dxa"/>
          </w:tcPr>
          <w:p w14:paraId="3EEC7E53"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11B71577"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37BF2B81"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3BF4D353"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3A5BDA5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70D4F900"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r>
      <w:tr w:rsidR="00FF2729" w14:paraId="4679D9CA"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392C366" w14:textId="77777777" w:rsidR="00FF2729" w:rsidRDefault="00000000">
            <w:r>
              <w:rPr>
                <w:sz w:val="18"/>
              </w:rPr>
              <w:t>Obstructive (RV)</w:t>
            </w:r>
          </w:p>
        </w:tc>
        <w:tc>
          <w:tcPr>
            <w:tcW w:w="1368" w:type="dxa"/>
          </w:tcPr>
          <w:p w14:paraId="605F0E7F"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39BC1473"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7F695258"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c>
          <w:tcPr>
            <w:tcW w:w="1368" w:type="dxa"/>
          </w:tcPr>
          <w:p w14:paraId="0689009E"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c>
          <w:tcPr>
            <w:tcW w:w="1368" w:type="dxa"/>
          </w:tcPr>
          <w:p w14:paraId="50E9709C"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2691E7E4"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r>
      <w:tr w:rsidR="00FF2729" w14:paraId="3CFC7DC8"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BA4EA8E" w14:textId="77777777" w:rsidR="00FF2729" w:rsidRDefault="00000000">
            <w:r>
              <w:rPr>
                <w:sz w:val="18"/>
              </w:rPr>
              <w:t>Distributive</w:t>
            </w:r>
          </w:p>
        </w:tc>
        <w:tc>
          <w:tcPr>
            <w:tcW w:w="1368" w:type="dxa"/>
          </w:tcPr>
          <w:p w14:paraId="10C73111"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44B206BB"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7CB91E8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64D619A1"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04A232FF"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5D8B1DA0"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r>
      <w:tr w:rsidR="00FF2729" w14:paraId="2104AF16"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D7248C2" w14:textId="77777777" w:rsidR="00FF2729" w:rsidRDefault="00000000">
            <w:r>
              <w:rPr>
                <w:sz w:val="18"/>
              </w:rPr>
              <w:t>Hypovolemic</w:t>
            </w:r>
          </w:p>
        </w:tc>
        <w:tc>
          <w:tcPr>
            <w:tcW w:w="1368" w:type="dxa"/>
          </w:tcPr>
          <w:p w14:paraId="645E11EA"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07E23D3D"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0D5410F9"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6D1BE2B1"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61D49004"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32A5E310"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r>
    </w:tbl>
    <w:p w14:paraId="4BBDA367" w14:textId="77777777" w:rsidR="00FF2729" w:rsidRDefault="00000000">
      <w:pPr>
        <w:spacing w:after="120"/>
      </w:pPr>
      <w:r>
        <w:t>RAP rules of thumb (with caveats for PEEP, obesity, pulmonary hypertension, intra-abdominal pressure): RAP &gt; 10 mmHg suggests cardiogenic; &lt; 5 mmHg suggests hypovolemic or distributive. Low RAP does not equal volume responsiveness; high RAP suggests volume unresponsiveness.</w:t>
      </w:r>
    </w:p>
    <w:p w14:paraId="45327A0A" w14:textId="77777777" w:rsidR="00FF2729" w:rsidRDefault="00000000">
      <w:pPr>
        <w:pStyle w:val="Heading2"/>
      </w:pPr>
      <w:r>
        <w:t>1.7 Web curriculum (Part 1) maps to the simulation day (Part 2)</w:t>
      </w:r>
    </w:p>
    <w:p w14:paraId="3C80A062" w14:textId="77777777" w:rsidR="00FF2729" w:rsidRDefault="00000000">
      <w:pPr>
        <w:spacing w:after="120"/>
      </w:pPr>
      <w:r>
        <w:t>The Proposal frames the course in two parts: Part 1 is the web-based modular curriculum (this outline); Part 2 is the in-person simulation day (PA-catheter station, tools station, and four case scenarios). The web levels should prepare a fellow for the sim day. See Part 4 for the explicit mapping.</w:t>
      </w:r>
    </w:p>
    <w:p w14:paraId="2D95A5C5" w14:textId="77777777" w:rsidR="00FF2729" w:rsidRDefault="00000000">
      <w:pPr>
        <w:pStyle w:val="Heading2"/>
      </w:pPr>
      <w:r>
        <w:t>1.8 Navigation rules</w:t>
      </w:r>
    </w:p>
    <w:p w14:paraId="61054C0F" w14:textId="77777777" w:rsidR="00FF2729" w:rsidRDefault="00000000">
      <w:pPr>
        <w:pStyle w:val="ListBullet"/>
        <w:spacing w:after="40"/>
      </w:pPr>
      <w:r>
        <w:t>Within a module the path is linear and signposted ("next concept").</w:t>
      </w:r>
    </w:p>
    <w:p w14:paraId="2343BEF5" w14:textId="77777777" w:rsidR="00FF2729" w:rsidRDefault="00000000">
      <w:pPr>
        <w:pStyle w:val="ListBullet"/>
        <w:spacing w:after="40"/>
      </w:pPr>
      <w:r>
        <w:t>Detours into deeper layers open in a new tab so the learner keeps their place.</w:t>
      </w:r>
    </w:p>
    <w:p w14:paraId="790178DE" w14:textId="77777777" w:rsidR="00FF2729" w:rsidRDefault="00000000">
      <w:pPr>
        <w:pStyle w:val="ListBullet"/>
        <w:spacing w:after="40"/>
      </w:pPr>
      <w:r>
        <w:t>Higher levels carry review-links back to where a concept was first taught.</w:t>
      </w:r>
    </w:p>
    <w:p w14:paraId="4886E1DF" w14:textId="77777777" w:rsidR="00FF2729" w:rsidRDefault="00000000">
      <w:pPr>
        <w:pStyle w:val="ListBullet"/>
        <w:spacing w:after="40"/>
      </w:pPr>
      <w:r>
        <w:t>Lower-level learners may explore deeper and return easily.</w:t>
      </w:r>
    </w:p>
    <w:p w14:paraId="79940059" w14:textId="77777777" w:rsidR="00FF2729" w:rsidRDefault="00000000">
      <w:pPr>
        <w:pStyle w:val="ListBullet"/>
        <w:spacing w:after="40"/>
        <w:rPr>
          <w:ins w:id="29" w:author="neal chaisson" w:date="2026-07-03T14:39:00Z" w16du:dateUtc="2026-07-03T18:39:00Z"/>
        </w:rPr>
      </w:pPr>
      <w:r>
        <w:t>Precise, academic tone; audience assumed MD/PhD; every claim referenced.</w:t>
      </w:r>
    </w:p>
    <w:p w14:paraId="2515C61C" w14:textId="03DA2C42" w:rsidR="00EA4787" w:rsidRDefault="00EA4787">
      <w:pPr>
        <w:pStyle w:val="ListBullet"/>
        <w:spacing w:after="40"/>
        <w:rPr>
          <w:ins w:id="30" w:author="neal chaisson" w:date="2026-07-03T14:39:00Z" w16du:dateUtc="2026-07-03T18:39:00Z"/>
        </w:rPr>
      </w:pPr>
      <w:ins w:id="31" w:author="neal chaisson" w:date="2026-07-03T14:39:00Z" w16du:dateUtc="2026-07-03T18:39:00Z">
        <w:r>
          <w:t xml:space="preserve">Any sources utilized on a web page should be referenced and a link to that reference provided.  </w:t>
        </w:r>
      </w:ins>
    </w:p>
    <w:p w14:paraId="600861F8" w14:textId="555CE4AF" w:rsidR="00EA4787" w:rsidRDefault="00EA4787">
      <w:pPr>
        <w:pStyle w:val="ListBullet"/>
        <w:spacing w:after="40"/>
      </w:pPr>
      <w:ins w:id="32" w:author="neal chaisson" w:date="2026-07-03T14:39:00Z" w16du:dateUtc="2026-07-03T18:39:00Z">
        <w:r>
          <w:lastRenderedPageBreak/>
          <w:t>Any graphics that have an attribution reference below it in Notion</w:t>
        </w:r>
      </w:ins>
      <w:ins w:id="33" w:author="neal chaisson" w:date="2026-07-03T14:40:00Z" w16du:dateUtc="2026-07-03T18:40:00Z">
        <w:r>
          <w:t xml:space="preserve"> or Wix or on the slides should be properly attributed.  Some graphics on Wix and Notion are AI generated so no attribution is needed.  All graphics on the .pptx slides require attribution if used.  </w:t>
        </w:r>
      </w:ins>
    </w:p>
    <w:p w14:paraId="3DDE5C74" w14:textId="2BE466B1" w:rsidR="00FF2729" w:rsidRDefault="00000000">
      <w:pPr>
        <w:pStyle w:val="ListBullet"/>
        <w:spacing w:after="40"/>
      </w:pPr>
      <w:r>
        <w:rPr>
          <w:b/>
        </w:rPr>
        <w:t xml:space="preserve">Source of truth: </w:t>
      </w:r>
      <w:r>
        <w:t xml:space="preserve">the references listed at the bottom of the Wix pages, </w:t>
      </w:r>
      <w:ins w:id="34" w:author="neal chaisson" w:date="2026-07-03T14:41:00Z" w16du:dateUtc="2026-07-03T18:41:00Z">
        <w:r w:rsidR="00EA4787">
          <w:t xml:space="preserve">at the bottom of the Notion pages, at the bottom of powerpoint slides, </w:t>
        </w:r>
      </w:ins>
      <w:r>
        <w:t>or items contained in the Google Drive "Additional Reading" folder.</w:t>
      </w:r>
    </w:p>
    <w:p w14:paraId="168DAD61" w14:textId="77777777" w:rsidR="00FF2729" w:rsidRDefault="00000000">
      <w:pPr>
        <w:pStyle w:val="Heading2"/>
      </w:pPr>
      <w:r>
        <w:t>1.9 Website infrastructure notes</w:t>
      </w:r>
    </w:p>
    <w:p w14:paraId="5441108B" w14:textId="77777777" w:rsidR="00FF2729" w:rsidRDefault="00000000">
      <w:pPr>
        <w:pStyle w:val="ListBullet"/>
        <w:spacing w:after="40"/>
      </w:pPr>
      <w:r>
        <w:t>Data should be collected on all case-assessment answers.</w:t>
      </w:r>
    </w:p>
    <w:p w14:paraId="5F248813" w14:textId="77777777" w:rsidR="00FF2729" w:rsidRDefault="00000000">
      <w:pPr>
        <w:pStyle w:val="ListBullet"/>
        <w:spacing w:after="40"/>
      </w:pPr>
      <w:r>
        <w:t>An output of any questions answered should be sent with a timestamp and an IP-address identifier (in lieu of name), so a single user can be tracked across questions.</w:t>
      </w:r>
    </w:p>
    <w:p w14:paraId="17852A1B" w14:textId="77777777" w:rsidR="00FF2729" w:rsidRDefault="00000000">
      <w:pPr>
        <w:pStyle w:val="ListBullet"/>
        <w:spacing w:after="40"/>
        <w:rPr>
          <w:ins w:id="35" w:author="neal chaisson" w:date="2026-07-03T14:42:00Z" w16du:dateUtc="2026-07-03T18:42:00Z"/>
        </w:rPr>
      </w:pPr>
      <w:commentRangeStart w:id="36"/>
      <w:r>
        <w:t>Collected data should be exported and uploaded to an existing Excel file in Google Drive (to be created upon web-build) by Claude.</w:t>
      </w:r>
      <w:commentRangeEnd w:id="36"/>
      <w:r w:rsidR="003829FB">
        <w:rPr>
          <w:rStyle w:val="CommentReference"/>
          <w:sz w:val="22"/>
          <w:szCs w:val="22"/>
        </w:rPr>
        <w:commentReference w:id="36"/>
      </w:r>
    </w:p>
    <w:p w14:paraId="4D15B104" w14:textId="53828A38" w:rsidR="00EA4787" w:rsidRDefault="00EA4787">
      <w:pPr>
        <w:pStyle w:val="ListBullet"/>
        <w:spacing w:after="40"/>
      </w:pPr>
      <w:ins w:id="37" w:author="neal chaisson" w:date="2026-07-03T14:42:00Z" w16du:dateUtc="2026-07-03T18:42:00Z">
        <w:r>
          <w:t xml:space="preserve">The website should have a link to sign up for users interested in receiving updates </w:t>
        </w:r>
      </w:ins>
      <w:ins w:id="38" w:author="neal chaisson" w:date="2026-07-03T14:43:00Z" w16du:dateUtc="2026-07-03T18:43:00Z">
        <w:r>
          <w:t xml:space="preserve">or new information. </w:t>
        </w:r>
      </w:ins>
    </w:p>
    <w:p w14:paraId="6AAD022E" w14:textId="77777777" w:rsidR="00FF2729" w:rsidRDefault="00000000">
      <w:pPr>
        <w:pStyle w:val="Heading1"/>
      </w:pPr>
      <w:r>
        <w:t>Part 2. The three expertise pathways</w:t>
      </w:r>
    </w:p>
    <w:p w14:paraId="0A399DA5" w14:textId="77777777" w:rsidR="00FF2729" w:rsidRDefault="00000000">
      <w:pPr>
        <w:spacing w:after="160"/>
      </w:pPr>
      <w:r>
        <w:t>Ordered module sequences. Bracketed notes give the current source: [Wix: slug], [Notion: page], [Deck: name], or [Proposal]. "(stub)" marks an unbuilt Wix page; "(de novo)" marks content to be created.</w:t>
      </w:r>
    </w:p>
    <w:p w14:paraId="5F616AE0" w14:textId="77777777" w:rsidR="00FF2729" w:rsidRDefault="00000000">
      <w:pPr>
        <w:pStyle w:val="Heading2"/>
      </w:pPr>
      <w:r>
        <w:rPr>
          <w:color w:val="B23B2E"/>
        </w:rPr>
        <w:t>2.1 Novice pathway</w:t>
      </w:r>
    </w:p>
    <w:p w14:paraId="374E0C76" w14:textId="77777777" w:rsidR="00FF2729" w:rsidRDefault="00000000">
      <w:pPr>
        <w:spacing w:after="120"/>
      </w:pPr>
      <w:r>
        <w:rPr>
          <w:i/>
        </w:rPr>
        <w:t>"I want a reliable, systematic way to evaluate and manage a patient in shock." Built primarily on the Assessing Shock deck and the Proposal, with a brief overview of the three principles and the full PA-catheter section.</w:t>
      </w:r>
    </w:p>
    <w:p w14:paraId="4840D2B9" w14:textId="77777777" w:rsidR="00FF2729" w:rsidRDefault="00000000">
      <w:pPr>
        <w:pStyle w:val="Heading3"/>
      </w:pPr>
      <w:r>
        <w:t>Module N0 - Orientation</w:t>
      </w:r>
    </w:p>
    <w:p w14:paraId="79E0E476" w14:textId="77777777" w:rsidR="00FF2729" w:rsidRDefault="00000000">
      <w:pPr>
        <w:pStyle w:val="ListBullet"/>
        <w:spacing w:after="40"/>
      </w:pPr>
      <w:r>
        <w:t>Pick your level; how the modular site works; what you will be able to do by the end.</w:t>
      </w:r>
    </w:p>
    <w:p w14:paraId="43A97A3A" w14:textId="77777777" w:rsidR="00FF2729" w:rsidRDefault="00000000">
      <w:pPr>
        <w:pStyle w:val="Heading3"/>
      </w:pPr>
      <w:r>
        <w:t>Module N1 - What shock is and why hemodynamics matters</w:t>
      </w:r>
    </w:p>
    <w:p w14:paraId="57C2EA8C" w14:textId="18E46343" w:rsidR="00FF2729" w:rsidRDefault="00000000">
      <w:pPr>
        <w:pStyle w:val="ListBullet"/>
        <w:spacing w:after="40"/>
      </w:pPr>
      <w:r>
        <w:t>Introduction to hemodynamics: what it is and why we study it. [Wix: introduction-to-hemodynamics</w:t>
      </w:r>
      <w:del w:id="39" w:author="neal chaisson" w:date="2026-07-03T14:44:00Z" w16du:dateUtc="2026-07-03T18:44:00Z">
        <w:r w:rsidDel="00EA4787">
          <w:delText>; Notion: Introduction to Hemodynamics</w:delText>
        </w:r>
      </w:del>
      <w:r>
        <w:t>]</w:t>
      </w:r>
    </w:p>
    <w:p w14:paraId="6BACD0C7" w14:textId="77777777" w:rsidR="00FF2729" w:rsidRDefault="00000000">
      <w:pPr>
        <w:pStyle w:val="ListBullet"/>
        <w:spacing w:after="40"/>
      </w:pPr>
      <w:r>
        <w:t>Shock defined physiologically (oVO2/nVO2 &lt; 1), not by blood pressure. [Wix: What is shock]</w:t>
      </w:r>
    </w:p>
    <w:p w14:paraId="5FD24CEA" w14:textId="77777777" w:rsidR="00FF2729" w:rsidRDefault="00000000">
      <w:pPr>
        <w:pStyle w:val="Heading3"/>
      </w:pPr>
      <w:r>
        <w:t>Module N2 - Oxygen delivery as the organizing principle</w:t>
      </w:r>
    </w:p>
    <w:p w14:paraId="21DD9922" w14:textId="77777777" w:rsidR="00FF2729" w:rsidRDefault="00000000">
      <w:pPr>
        <w:pStyle w:val="ListBullet"/>
        <w:spacing w:after="40"/>
      </w:pPr>
      <w:r>
        <w:t>DO2 = Hb x SaO2 x 1.34 x CO, in plain terms. [Deck: Assessing Shock; Wix: What is shock]</w:t>
      </w:r>
    </w:p>
    <w:p w14:paraId="4D4864F3" w14:textId="77777777" w:rsidR="00FF2729" w:rsidRDefault="00000000">
      <w:pPr>
        <w:pStyle w:val="ListBullet"/>
        <w:spacing w:after="40"/>
      </w:pPr>
      <w:r>
        <w:t>DO2 vs VO2 and VO2 dependency (extraction ratio, ScvO2/SvO2, lactate) - conceptual.</w:t>
      </w:r>
    </w:p>
    <w:p w14:paraId="6D558F92" w14:textId="77777777" w:rsidR="00FF2729" w:rsidRDefault="00000000">
      <w:pPr>
        <w:pStyle w:val="ListBullet"/>
        <w:spacing w:after="40"/>
      </w:pPr>
      <w:r>
        <w:t>Recognizing DO2/VO2 mismatch at the bedside. [Wix: what-is-shock, "At the Bedside: Recognizing signs of DO2/VO2 mismatch"; Deck: Assessing Shock]</w:t>
      </w:r>
    </w:p>
    <w:p w14:paraId="0671D751" w14:textId="77777777" w:rsidR="00FF2729" w:rsidRDefault="00000000">
      <w:pPr>
        <w:pStyle w:val="Heading3"/>
      </w:pPr>
      <w:r>
        <w:lastRenderedPageBreak/>
        <w:t>Module N3 - Recognizing shock at the bedside</w:t>
      </w:r>
    </w:p>
    <w:p w14:paraId="585DFAE4" w14:textId="5822596B" w:rsidR="00FF2729" w:rsidRDefault="00000000">
      <w:pPr>
        <w:pStyle w:val="ListBullet"/>
        <w:spacing w:after="40"/>
      </w:pPr>
      <w:r>
        <w:t>The B.U.S. exam (Brain/Urine/Skin) and other low-tech markers; "the problem with MAP." [</w:t>
      </w:r>
      <w:ins w:id="40" w:author="neal chaisson" w:date="2026-07-03T14:45:00Z" w16du:dateUtc="2026-07-03T18:45:00Z">
        <w:r w:rsidR="00EA4787">
          <w:t>"At the Bedside: Recognizing signs of DO2/VO2 mismatch"</w:t>
        </w:r>
        <w:r w:rsidR="00EA4787">
          <w:t xml:space="preserve">; </w:t>
        </w:r>
      </w:ins>
      <w:r>
        <w:t>Deck: Assessing Shock; Notion: Clinical Markers of Shock]</w:t>
      </w:r>
    </w:p>
    <w:p w14:paraId="286EED13" w14:textId="77777777" w:rsidR="00FF2729" w:rsidRDefault="00000000">
      <w:pPr>
        <w:pStyle w:val="ListBullet"/>
        <w:spacing w:after="40"/>
      </w:pPr>
      <w:r>
        <w:t>Worked example: "Is this patient in shock?" [Notion: Algorithm for Shock Assessment; Deck: Assessing Shock]</w:t>
      </w:r>
    </w:p>
    <w:p w14:paraId="4289A920" w14:textId="77777777" w:rsidR="00FF2729" w:rsidRDefault="00000000">
      <w:pPr>
        <w:pStyle w:val="Heading3"/>
      </w:pPr>
      <w:r>
        <w:t>Module N4 - The ACT method</w:t>
      </w:r>
    </w:p>
    <w:p w14:paraId="362A0572" w14:textId="77777777" w:rsidR="00FF2729" w:rsidRDefault="00000000">
      <w:pPr>
        <w:pStyle w:val="ListBullet"/>
        <w:spacing w:after="40"/>
      </w:pPr>
      <w:r>
        <w:t xml:space="preserve">Assess, Create hypothesis, Test - taught explicitly and as an iterative loop. [Deck: Assessing </w:t>
      </w:r>
      <w:commentRangeStart w:id="41"/>
      <w:r>
        <w:t>Shock</w:t>
      </w:r>
      <w:commentRangeEnd w:id="41"/>
      <w:r w:rsidR="002304E7">
        <w:rPr>
          <w:rStyle w:val="CommentReference"/>
          <w:sz w:val="22"/>
          <w:szCs w:val="22"/>
        </w:rPr>
        <w:commentReference w:id="41"/>
      </w:r>
      <w:r>
        <w:t>; Proposal]</w:t>
      </w:r>
    </w:p>
    <w:p w14:paraId="051FB192" w14:textId="77777777" w:rsidR="00FF2729" w:rsidRDefault="00000000">
      <w:pPr>
        <w:pStyle w:val="ListBullet"/>
        <w:spacing w:after="40"/>
      </w:pPr>
      <w:r>
        <w:t>Using ACT for shock assessment, then for shock treatment. [Deck: Assessing Shock; Proposal]</w:t>
      </w:r>
    </w:p>
    <w:p w14:paraId="2BEBE8A2" w14:textId="77777777" w:rsidR="00FF2729" w:rsidRDefault="00000000">
      <w:pPr>
        <w:pStyle w:val="Heading3"/>
      </w:pPr>
      <w:r>
        <w:t>Module N5 - The big-picture circulatory map (the three principles, briefly)</w:t>
      </w:r>
    </w:p>
    <w:p w14:paraId="14486A58" w14:textId="77777777" w:rsidR="00FF2729" w:rsidRDefault="00000000">
      <w:pPr>
        <w:pStyle w:val="ListBullet"/>
        <w:spacing w:after="40"/>
      </w:pPr>
      <w:r>
        <w:t>The four interfaces as one mental map (named, not yet derived). [Wix: the-four-interface-model; Notion: Principle 1]</w:t>
      </w:r>
    </w:p>
    <w:p w14:paraId="39245D21" w14:textId="77777777" w:rsidR="00FF2729" w:rsidRDefault="00000000">
      <w:pPr>
        <w:pStyle w:val="ListBullet"/>
        <w:spacing w:after="40"/>
      </w:pPr>
      <w:r>
        <w:t>Closed-loop circulation: venous return must equal cardiac output. [Notion: Principle 2, conceptual]</w:t>
      </w:r>
    </w:p>
    <w:p w14:paraId="43158671" w14:textId="77777777" w:rsidR="00FF2729" w:rsidRDefault="00000000">
      <w:pPr>
        <w:pStyle w:val="Heading3"/>
      </w:pPr>
      <w:r>
        <w:t>Module N6 - The unifying equation and the shock-type grid</w:t>
      </w:r>
    </w:p>
    <w:p w14:paraId="2BD37385" w14:textId="77777777" w:rsidR="00FF2729" w:rsidRDefault="00000000">
      <w:pPr>
        <w:spacing w:after="40"/>
      </w:pPr>
      <w:r>
        <w:rPr>
          <w:i/>
        </w:rPr>
        <w:t>Added per your comment: this underpins how to think with ACT, so it sits at the Novice level.</w:t>
      </w:r>
    </w:p>
    <w:p w14:paraId="6A038051" w14:textId="77777777" w:rsidR="00FF2729" w:rsidRDefault="00000000">
      <w:pPr>
        <w:pStyle w:val="ListBullet"/>
        <w:spacing w:after="40"/>
      </w:pPr>
      <w:r>
        <w:t>One hydraulic law across all four interfaces: pressure gradient = resistance x CO (MAP - Pcrit = SVR x CO; Pcrit - MSFP = capillary resistance x CO; MSFP - RAP = VR x CO; mean PAP - LAP = PVR x CO). Principle 3 is introduced here at the Novice level. [Deck: Assessing Shock; Notion: Principle 3]</w:t>
      </w:r>
    </w:p>
    <w:p w14:paraId="235E9CD0" w14:textId="77777777" w:rsidR="00FF2729" w:rsidRDefault="00000000">
      <w:pPr>
        <w:pStyle w:val="ListBullet"/>
        <w:spacing w:after="40"/>
      </w:pPr>
      <w:r>
        <w:t>The shock-type grid: how MAP, CO, RAP, PAPm, LAP, and SVR move in cardiac, obstructive, distributive, and hypovolemic shock. [Deck: Assessing Shock]</w:t>
      </w:r>
    </w:p>
    <w:p w14:paraId="7FB294ED" w14:textId="77777777" w:rsidR="00FF2729" w:rsidRDefault="00000000">
      <w:pPr>
        <w:pStyle w:val="Heading3"/>
      </w:pPr>
      <w:r>
        <w:t>Module N7 - Tools, applied</w:t>
      </w:r>
    </w:p>
    <w:p w14:paraId="01083F3D" w14:textId="77777777" w:rsidR="00FF2729" w:rsidRDefault="00000000">
      <w:pPr>
        <w:pStyle w:val="ListBullet"/>
        <w:spacing w:after="40"/>
      </w:pPr>
      <w:r>
        <w:t>The Advanced Hemodynamic Evaluation: Tone (SVR), Filling (RAP), Flow (CO); the bedside clinical-assessment and hemodynamics card. [Deck: Assessing Shock; Proposal Station 2]</w:t>
      </w:r>
    </w:p>
    <w:p w14:paraId="346EB372" w14:textId="77777777" w:rsidR="00FF2729" w:rsidRDefault="00000000">
      <w:pPr>
        <w:pStyle w:val="ListBullet"/>
        <w:spacing w:after="40"/>
      </w:pPr>
      <w:r>
        <w:t xml:space="preserve">Interpreting RAP and </w:t>
      </w:r>
      <w:commentRangeStart w:id="42"/>
      <w:commentRangeStart w:id="43"/>
      <w:r>
        <w:t xml:space="preserve">basic volume responsiveness </w:t>
      </w:r>
      <w:commentRangeEnd w:id="42"/>
      <w:r w:rsidR="002458C0">
        <w:rPr>
          <w:rStyle w:val="CommentReference"/>
          <w:sz w:val="22"/>
          <w:szCs w:val="22"/>
        </w:rPr>
        <w:commentReference w:id="42"/>
      </w:r>
      <w:commentRangeEnd w:id="43"/>
      <w:r w:rsidR="002304E7">
        <w:rPr>
          <w:rStyle w:val="CommentReference"/>
          <w:sz w:val="22"/>
          <w:szCs w:val="22"/>
        </w:rPr>
        <w:commentReference w:id="43"/>
      </w:r>
      <w:r>
        <w:t>(rules of thumb and caveats). [Deck: Assessing Shock]</w:t>
      </w:r>
    </w:p>
    <w:p w14:paraId="15E6DD4E" w14:textId="77777777" w:rsidR="00FF2729" w:rsidRDefault="00000000">
      <w:pPr>
        <w:pStyle w:val="Heading3"/>
      </w:pPr>
      <w:r>
        <w:t>Module N8 - PA catheter fundamentals (required at the Novice level)</w:t>
      </w:r>
    </w:p>
    <w:p w14:paraId="54C4C3DA" w14:textId="77777777" w:rsidR="00FF2729" w:rsidRDefault="00000000">
      <w:pPr>
        <w:spacing w:after="40"/>
      </w:pPr>
      <w:r>
        <w:rPr>
          <w:i/>
        </w:rPr>
        <w:t>Per your comment ("need to learn this as a novice"). The eight PAC modules, taught practically.</w:t>
      </w:r>
    </w:p>
    <w:p w14:paraId="1B9A6178" w14:textId="065897ED" w:rsidR="00FF2729" w:rsidRDefault="00000000">
      <w:pPr>
        <w:pStyle w:val="ListBullet"/>
        <w:spacing w:after="40"/>
      </w:pPr>
      <w:r>
        <w:t>M1 indications/contraindications/complications; M2 setup and anatomy</w:t>
      </w:r>
      <w:ins w:id="44" w:author="neal chaisson" w:date="2026-07-03T14:56:00Z" w16du:dateUtc="2026-07-03T18:56:00Z">
        <w:r w:rsidR="002304E7">
          <w:t>, including basics of zeroing/leveling</w:t>
        </w:r>
      </w:ins>
      <w:r>
        <w:t>; M3 insertion; M4 PAOP and its relation to LA pressure; M5 common waveform changes (RA, RV, PA, PAOP); M6 troubleshooting; M7 thermodilution/Fick/mixed venous; M8 integrated interpretation. [Wix: pa-catheter-education; Deck: v2022 PAC module; Proposal Station 1]</w:t>
      </w:r>
    </w:p>
    <w:p w14:paraId="0C99FD88" w14:textId="77777777" w:rsidR="00FF2729" w:rsidRDefault="00000000">
      <w:pPr>
        <w:pStyle w:val="ListBullet2"/>
        <w:spacing w:after="40"/>
      </w:pPr>
      <w:r>
        <w:t xml:space="preserve">Module 7 should include explicit, step-by-step teaching on HOW to measure cardiac output by thermodilution (injectate volume and temperature, the catheter constant, </w:t>
      </w:r>
      <w:r>
        <w:lastRenderedPageBreak/>
        <w:t>fast even injection, reading the curve) and by the Fick method (direct and estimated VO2), including the common error sources for each. [Deck: v2022 measuring-CO module; Proposal Station 1]</w:t>
      </w:r>
    </w:p>
    <w:p w14:paraId="0AA00215" w14:textId="77777777" w:rsidR="00FF2729" w:rsidRDefault="00000000">
      <w:pPr>
        <w:pStyle w:val="Heading3"/>
      </w:pPr>
      <w:r>
        <w:t>Module N9 - Put it together</w:t>
      </w:r>
    </w:p>
    <w:p w14:paraId="377C9188" w14:textId="77777777" w:rsidR="00FF2729" w:rsidRDefault="00000000">
      <w:pPr>
        <w:pStyle w:val="ListBullet"/>
        <w:spacing w:after="40"/>
      </w:pPr>
      <w:r>
        <w:t>Guided case walked through with ACT. [Deck: Assessing Shock]</w:t>
      </w:r>
    </w:p>
    <w:p w14:paraId="40E7E732" w14:textId="77777777" w:rsidR="00FF2729" w:rsidRDefault="00000000">
      <w:pPr>
        <w:pStyle w:val="ListBullet"/>
        <w:spacing w:after="40"/>
      </w:pPr>
      <w:r>
        <w:t>Knowledge checks and 1-2 starter cases (de novo), following the algorithm from the Assessing Shock deck and the Proposal scenarios. [de novo; Deck: Assessing Shock; Proposal]</w:t>
      </w:r>
    </w:p>
    <w:p w14:paraId="1B9D4C5F" w14:textId="77777777" w:rsidR="00FF2729" w:rsidRDefault="00000000">
      <w:pPr>
        <w:pStyle w:val="Heading2"/>
      </w:pPr>
      <w:r>
        <w:rPr>
          <w:color w:val="2E7D32"/>
        </w:rPr>
        <w:t>2.2 Informed Learner pathway</w:t>
      </w:r>
    </w:p>
    <w:p w14:paraId="7C879EDE" w14:textId="77777777" w:rsidR="00FF2729" w:rsidRDefault="00000000">
      <w:pPr>
        <w:spacing w:after="120"/>
      </w:pPr>
      <w:r>
        <w:rPr>
          <w:i/>
        </w:rPr>
        <w:t>"I understand the basics; show me the physiology behind the bedside and how to interpret monitoring." Assumes the Novice spine (review-links provided).</w:t>
      </w:r>
    </w:p>
    <w:p w14:paraId="79E699FD" w14:textId="77777777" w:rsidR="00FF2729" w:rsidRDefault="00000000">
      <w:pPr>
        <w:pStyle w:val="Heading3"/>
      </w:pPr>
      <w:r>
        <w:t>Module I1 - Physiologic foundations</w:t>
      </w:r>
    </w:p>
    <w:p w14:paraId="1EAE7C1E" w14:textId="77777777" w:rsidR="00FF2729" w:rsidRDefault="00000000">
      <w:pPr>
        <w:pStyle w:val="ListBullet"/>
        <w:spacing w:after="40"/>
      </w:pPr>
      <w:r>
        <w:t>Physiological basis of the cardiovascular system; the three principles in full. [Wix: Physiological Basis of the Cardiovascular System; Notion]</w:t>
      </w:r>
    </w:p>
    <w:p w14:paraId="26DC5275" w14:textId="77777777" w:rsidR="00FF2729" w:rsidRDefault="00000000">
      <w:pPr>
        <w:pStyle w:val="Heading3"/>
      </w:pPr>
      <w:r>
        <w:t>Module I2 - Pressure measurement and waveform fundamentals</w:t>
      </w:r>
    </w:p>
    <w:p w14:paraId="6D5417E3" w14:textId="77777777" w:rsidR="00FF2729" w:rsidRDefault="00000000">
      <w:pPr>
        <w:spacing w:after="40"/>
      </w:pPr>
      <w:r>
        <w:rPr>
          <w:i/>
        </w:rPr>
        <w:t>Newly added from the v2022 deck; foundational for every waveform and PA-catheter topic.</w:t>
      </w:r>
    </w:p>
    <w:p w14:paraId="4E2540F2" w14:textId="77777777" w:rsidR="00FF2729" w:rsidRDefault="00000000">
      <w:pPr>
        <w:pStyle w:val="ListBullet"/>
        <w:spacing w:after="40"/>
      </w:pPr>
      <w:r>
        <w:t>Waveform generation (sine waves, harmonics, the fundamental + 6-10 harmonics), natural frequency, and resonance. [Deck: v2022, module 1]</w:t>
      </w:r>
    </w:p>
    <w:p w14:paraId="063969E5" w14:textId="77777777" w:rsidR="00FF2729" w:rsidRDefault="00000000">
      <w:pPr>
        <w:pStyle w:val="ListBullet"/>
        <w:spacing w:after="40"/>
      </w:pPr>
      <w:r>
        <w:t>The pressure-monitoring system (transducer, tubing, signal processor); damping - underdamped vs overdamped, the square-wave test, and causes of each. [Deck: v2022; Proposal Station 1]</w:t>
      </w:r>
    </w:p>
    <w:p w14:paraId="63A031D5" w14:textId="77777777" w:rsidR="00FF2729" w:rsidRDefault="00000000">
      <w:pPr>
        <w:pStyle w:val="ListBullet"/>
        <w:spacing w:after="40"/>
      </w:pPr>
      <w:r>
        <w:t>Zeroing vs leveling (distinct steps) and the effect of intrathoracic pressure on measured pressures. [Deck: v2022; Proposal]</w:t>
      </w:r>
    </w:p>
    <w:p w14:paraId="13A4A8B3" w14:textId="77777777" w:rsidR="00FF2729" w:rsidRDefault="00000000">
      <w:pPr>
        <w:pStyle w:val="Heading3"/>
      </w:pPr>
      <w:r>
        <w:t>Module I3 - Interface I: LV to Arterial System</w:t>
      </w:r>
    </w:p>
    <w:p w14:paraId="2EE89938" w14:textId="77777777" w:rsidR="00FF2729" w:rsidRDefault="00000000">
      <w:pPr>
        <w:pStyle w:val="ListBullet2"/>
        <w:spacing w:after="40"/>
      </w:pPr>
      <w:r>
        <w:t>Cardiac function: Frank-Starling/Patterson-Starling, the curve and its shifts, effect of pleural pressure on RAP, ventriculo-arterial coupling (Ees/Ea). [Wix: interface-1-cardiac-function; Notion]</w:t>
      </w:r>
    </w:p>
    <w:p w14:paraId="2C4ACA0B" w14:textId="77777777" w:rsidR="00FF2729" w:rsidRDefault="00000000">
      <w:pPr>
        <w:pStyle w:val="ListBullet2"/>
        <w:spacing w:after="40"/>
        <w:rPr>
          <w:ins w:id="45" w:author="neal chaisson" w:date="2026-07-03T16:58:00Z" w16du:dateUtc="2026-07-03T20:58:00Z"/>
        </w:rPr>
      </w:pPr>
      <w:r>
        <w:t>Arterial vascular function: the Windkessel, the arterial pressure waveform, electrical-mechanical coupling, the Wiggers diagram, and the waveform components (upstroke, peak, decline, dicrotic notch, diastolic runoff, end-diastolic pressure, pulse-pressure amplification). [Wix: interface-1-arterial-vascular-function]</w:t>
      </w:r>
    </w:p>
    <w:p w14:paraId="1AADE3D7" w14:textId="77777777" w:rsidR="00FB483B" w:rsidDel="00FB483B" w:rsidRDefault="00FB483B" w:rsidP="00FB483B">
      <w:pPr>
        <w:pStyle w:val="ListBullet2"/>
        <w:rPr>
          <w:del w:id="46" w:author="neal chaisson" w:date="2026-07-03T16:58:00Z" w16du:dateUtc="2026-07-03T20:58:00Z"/>
          <w:moveTo w:id="47" w:author="neal chaisson" w:date="2026-07-03T16:58:00Z" w16du:dateUtc="2026-07-03T20:58:00Z"/>
        </w:rPr>
      </w:pPr>
      <w:moveToRangeStart w:id="48" w:author="neal chaisson" w:date="2026-07-03T16:58:00Z" w:name="move233990339"/>
      <w:commentRangeStart w:id="49"/>
      <w:moveTo w:id="50" w:author="neal chaisson" w:date="2026-07-03T16:58:00Z" w16du:dateUtc="2026-07-03T20:58:00Z">
        <w:r>
          <w:t>"Pressure is not perfusion": blood pressure as stored energy, not flow (Magder). [Notion: Clinical Correlation - The Meaning of Blood Pressure]</w:t>
        </w:r>
        <w:commentRangeEnd w:id="49"/>
        <w:r>
          <w:rPr>
            <w:rStyle w:val="CommentReference"/>
            <w:sz w:val="22"/>
            <w:szCs w:val="22"/>
          </w:rPr>
          <w:commentReference w:id="49"/>
        </w:r>
      </w:moveTo>
    </w:p>
    <w:moveToRangeEnd w:id="48"/>
    <w:p w14:paraId="600FBA59" w14:textId="77777777" w:rsidR="00FB483B" w:rsidRDefault="00FB483B" w:rsidP="00FB483B">
      <w:pPr>
        <w:pStyle w:val="ListBullet2"/>
        <w:pPrChange w:id="51" w:author="neal chaisson" w:date="2026-07-03T16:58:00Z" w16du:dateUtc="2026-07-03T20:58:00Z">
          <w:pPr>
            <w:pStyle w:val="ListBullet2"/>
            <w:spacing w:after="40"/>
          </w:pPr>
        </w:pPrChange>
      </w:pPr>
    </w:p>
    <w:p w14:paraId="4C35D386" w14:textId="77777777" w:rsidR="00FF2729" w:rsidRDefault="00000000">
      <w:pPr>
        <w:pStyle w:val="ListBullet2"/>
        <w:spacing w:after="40"/>
      </w:pPr>
      <w:r>
        <w:t xml:space="preserve">At the Bedside: assessing vasoplegia (diastolic pressure and dicrotic-notch shift). </w:t>
      </w:r>
      <w:commentRangeStart w:id="52"/>
      <w:r>
        <w:t>[Wix: general-8-2]</w:t>
      </w:r>
      <w:commentRangeEnd w:id="52"/>
      <w:r w:rsidR="00BC6F2A">
        <w:rPr>
          <w:rStyle w:val="CommentReference"/>
          <w:sz w:val="22"/>
          <w:szCs w:val="22"/>
        </w:rPr>
        <w:commentReference w:id="52"/>
      </w:r>
    </w:p>
    <w:p w14:paraId="4800991D" w14:textId="77777777" w:rsidR="00FF2729" w:rsidRDefault="00000000">
      <w:pPr>
        <w:pStyle w:val="Heading3"/>
      </w:pPr>
      <w:r>
        <w:t>Module I4 - Interface II: Arterioles to Capillaries</w:t>
      </w:r>
    </w:p>
    <w:p w14:paraId="59FEDAC8" w14:textId="6F3B47B2" w:rsidR="00FF2729" w:rsidRDefault="00000000">
      <w:pPr>
        <w:pStyle w:val="ListBullet2"/>
        <w:spacing w:after="40"/>
      </w:pPr>
      <w:r>
        <w:t>Macro meets micro; critical closing pressure (Pcc); "not all MAPs are created equal." [Wix: interfa</w:t>
      </w:r>
      <w:ins w:id="53" w:author="neal chaisson" w:date="2026-07-03T14:58:00Z" w16du:dateUtc="2026-07-03T18:58:00Z">
        <w:r w:rsidR="0061095A">
          <w:t>d</w:t>
        </w:r>
      </w:ins>
      <w:r>
        <w:t>ce-2-arteries-to-capillaries; Notion: Interface II]</w:t>
      </w:r>
    </w:p>
    <w:p w14:paraId="211BFE0E" w14:textId="77777777" w:rsidR="00FF2729" w:rsidRDefault="00000000">
      <w:pPr>
        <w:pStyle w:val="ListBullet2"/>
        <w:spacing w:after="40"/>
      </w:pPr>
      <w:r>
        <w:lastRenderedPageBreak/>
        <w:t>At the Bedside: macro-to-microcirculatory coupling - capillary refill time, mottling, and the limits of sublingual videomicroscopy. [Notion: Bringing Interface II to the bedside]</w:t>
      </w:r>
    </w:p>
    <w:p w14:paraId="49EE18EE" w14:textId="77777777" w:rsidR="00FF2729" w:rsidRDefault="00000000">
      <w:pPr>
        <w:pStyle w:val="Heading3"/>
      </w:pPr>
      <w:r>
        <w:t>Module I5 - Microcirculation and the vascular waterfall</w:t>
      </w:r>
    </w:p>
    <w:p w14:paraId="4E3F44FE" w14:textId="77777777" w:rsidR="00FF2729" w:rsidRDefault="00000000">
      <w:pPr>
        <w:spacing w:after="40"/>
      </w:pPr>
      <w:r>
        <w:rPr>
          <w:i/>
        </w:rPr>
        <w:t>Moved up from the Expert pathway per your review - high-yield bedside physiology that fits between Interface II and Interface III.</w:t>
      </w:r>
    </w:p>
    <w:p w14:paraId="6C4698A4" w14:textId="77777777" w:rsidR="00FF2729" w:rsidRDefault="00000000">
      <w:pPr>
        <w:pStyle w:val="ListBullet2"/>
        <w:spacing w:after="40"/>
      </w:pPr>
      <w:r>
        <w:t>Critical closing pressure (CrCP) and the vascular waterfall (a Starling resistor): flow depends on MAP - CrCP, and downstream venous pressure does not affect flow until it exceeds CrCP. [Notion: Interface II - Arteriolar function, CrCP and the Vascular Waterfall]</w:t>
      </w:r>
    </w:p>
    <w:p w14:paraId="6B5AB9A5" w14:textId="77777777" w:rsidR="00FF2729" w:rsidRDefault="00000000">
      <w:pPr>
        <w:pStyle w:val="ListBullet2"/>
        <w:spacing w:after="40"/>
      </w:pPr>
      <w:r>
        <w:t>True tissue perfusion pressure (TPP) is approximately MAP - CrCP, not MAP - CVP; arterial and venous resistance behave as two series circuits (Ra = (MAP - Pcc)/CO; Rvr = (Pmsf - Pra)/VR). [Notion]</w:t>
      </w:r>
    </w:p>
    <w:p w14:paraId="1290E8B4" w14:textId="77777777" w:rsidR="00FF2729" w:rsidRDefault="00000000">
      <w:pPr>
        <w:pStyle w:val="ListBullet2"/>
        <w:spacing w:after="40"/>
      </w:pPr>
      <w:r>
        <w:t>Autoregulation, tissue perfusion pressure, and flow conductance (metabolic, endothelial, neurohumoral, and myogenic control). [Wix: autoregulation-and-tissue-perfusion; Notion: Physiological Insight]</w:t>
      </w:r>
    </w:p>
    <w:p w14:paraId="5C3BFB4F" w14:textId="77777777" w:rsidR="00FF2729" w:rsidRDefault="00000000">
      <w:pPr>
        <w:pStyle w:val="ListBullet2"/>
        <w:spacing w:after="40"/>
      </w:pPr>
      <w:r>
        <w:t>Clinical consequence: pressors help or harm depending on their effect on CrCP ("raise the hill above the waterfall, not the whole hill"); a fixed MAP target can fail. [Notion]</w:t>
      </w:r>
    </w:p>
    <w:p w14:paraId="0424EF34" w14:textId="77777777" w:rsidR="00FF2729" w:rsidRDefault="00000000">
      <w:pPr>
        <w:pStyle w:val="ListBullet2"/>
        <w:spacing w:after="40"/>
      </w:pPr>
      <w:r>
        <w:t>Bedside perfusion markers in detail: capillary refill time (the standardized ANDROMEDA-SHOCK technique and reasons to target it); the 0-5 mottling score; lactate pathophysiology; and the microcirculatory caveats for ScvO2 and the veno-arterial PCO2 gap. [Notion: Capillary Refill Time; 6 Clinical Reasons for targeting CRT; Mottling Score; Lactate physiology; ScvO2 and PCO2-gap interpretation]</w:t>
      </w:r>
    </w:p>
    <w:p w14:paraId="17F947C7" w14:textId="77777777" w:rsidR="00FF2729" w:rsidRDefault="00000000">
      <w:pPr>
        <w:pStyle w:val="Heading3"/>
      </w:pPr>
      <w:r>
        <w:t>Module I6 - Interface III: Capillaries to Right Atrium</w:t>
      </w:r>
    </w:p>
    <w:p w14:paraId="51436560" w14:textId="77777777" w:rsidR="00FF2729" w:rsidRDefault="00000000">
      <w:pPr>
        <w:pStyle w:val="ListBullet2"/>
        <w:spacing w:after="40"/>
      </w:pPr>
      <w:r>
        <w:t>Venous return; the Guyton curve; stressed vs unstressed volume; mean systemic filling pressure (Pmsf, normally ~8-10 mmHg). [Wix: interface-3-capillaries-to-rv; Notion: Interface III]</w:t>
      </w:r>
    </w:p>
    <w:p w14:paraId="2194E3AD" w14:textId="77777777" w:rsidR="00FF2729" w:rsidRDefault="00000000">
      <w:pPr>
        <w:pStyle w:val="ListBullet2"/>
        <w:spacing w:after="40"/>
      </w:pPr>
      <w:r>
        <w:t>CVP/RAP as an equilibrium point (the intersection of venous-return and cardiac-function curves), not a stand-alone "volume number"; its determinants. [Notion: Interface III]</w:t>
      </w:r>
    </w:p>
    <w:p w14:paraId="67EF287B" w14:textId="77777777" w:rsidR="00FF2729" w:rsidRDefault="00000000">
      <w:pPr>
        <w:pStyle w:val="ListBullet2"/>
        <w:spacing w:after="40"/>
      </w:pPr>
      <w:r>
        <w:t>At the Bedside: effect of positive-pressure ventilation on venous return; physiology of RAP measurement. [Wix: general-8-7; Notion]</w:t>
      </w:r>
    </w:p>
    <w:p w14:paraId="5CF0DF35" w14:textId="77777777" w:rsidR="00FF2729" w:rsidRDefault="00000000">
      <w:pPr>
        <w:pStyle w:val="Heading3"/>
      </w:pPr>
      <w:r>
        <w:t>Module I7 - Venous return, in depth</w:t>
      </w:r>
    </w:p>
    <w:p w14:paraId="1FAFDD02" w14:textId="77777777" w:rsidR="00FF2729" w:rsidRDefault="00000000">
      <w:pPr>
        <w:spacing w:after="40"/>
      </w:pPr>
      <w:r>
        <w:rPr>
          <w:i/>
        </w:rPr>
        <w:t>Moved up from the Expert pathway per your review; source content also from the Wix Interface III: Venous Return page.</w:t>
      </w:r>
    </w:p>
    <w:p w14:paraId="38BE46A8" w14:textId="77777777" w:rsidR="00FF2729" w:rsidRDefault="00000000">
      <w:pPr>
        <w:pStyle w:val="ListBullet2"/>
        <w:spacing w:after="40"/>
      </w:pPr>
      <w:r>
        <w:t>Flow limitation and maximum venous return: collapsible veins, the Guyton-curve plateau, and transmural pressure. [Wix: Interface III: Venous Return, general-8-8; Notion: Flow Limitation]</w:t>
      </w:r>
    </w:p>
    <w:p w14:paraId="76A965F5" w14:textId="3A96365C" w:rsidR="00FF2729" w:rsidRDefault="00000000">
      <w:pPr>
        <w:pStyle w:val="ListBullet2"/>
        <w:spacing w:after="40"/>
      </w:pPr>
      <w:r>
        <w:t>Resistance to venous return: the slope of the Guyton curve and its determinants (Hagen-Poiseuille). [</w:t>
      </w:r>
      <w:ins w:id="54" w:author="neal chaisson" w:date="2026-07-03T15:00:00Z" w16du:dateUtc="2026-07-03T19:00:00Z">
        <w:r w:rsidR="0061095A">
          <w:t>Wix: Interface III: Venous Return</w:t>
        </w:r>
        <w:r w:rsidR="0061095A">
          <w:t xml:space="preserve">; </w:t>
        </w:r>
      </w:ins>
      <w:r>
        <w:t>Notion: Resistance to Venous Return]</w:t>
      </w:r>
    </w:p>
    <w:p w14:paraId="5BB95A6B" w14:textId="23C25812" w:rsidR="00FF2729" w:rsidRDefault="00000000">
      <w:pPr>
        <w:pStyle w:val="ListBullet2"/>
        <w:spacing w:after="40"/>
      </w:pPr>
      <w:r>
        <w:lastRenderedPageBreak/>
        <w:t>Manipulating Pmsf: fluid expands stressed volume; venoconstriction recruits unstressed volume. [</w:t>
      </w:r>
      <w:ins w:id="55" w:author="neal chaisson" w:date="2026-07-03T15:01:00Z" w16du:dateUtc="2026-07-03T19:01:00Z">
        <w:r w:rsidR="0061095A">
          <w:t>Wix: Interface III: Venous Return</w:t>
        </w:r>
        <w:r w:rsidR="0061095A">
          <w:t xml:space="preserve">; </w:t>
        </w:r>
      </w:ins>
      <w:r>
        <w:t>Notion: On manipulating the Pmsf]</w:t>
      </w:r>
    </w:p>
    <w:p w14:paraId="70CEA2CB" w14:textId="77777777" w:rsidR="00FF2729" w:rsidRDefault="00000000">
      <w:pPr>
        <w:pStyle w:val="ListBullet2"/>
        <w:spacing w:after="40"/>
      </w:pPr>
      <w:r>
        <w:t>RAP from Starling to Guyton to clinical practice: RAP as preload surrogate vs backpressure; transmural pressure (intracavitary minus external) reflects true fiber stretch; confounders - PPV, pericardial constraint/tamponade, a stiff/noncompliant RV. [Wix: Interface III: Venous Return; Notion: RAP page]</w:t>
      </w:r>
    </w:p>
    <w:p w14:paraId="4248437A" w14:textId="77777777" w:rsidR="00FF2729" w:rsidRDefault="00000000">
      <w:pPr>
        <w:pStyle w:val="ListBullet2"/>
        <w:spacing w:after="40"/>
      </w:pPr>
      <w:r>
        <w:t>Clinical correlation: PPV effect on venous return - the gradient explanation is incomplete (Fessler 1991 on PEEP; Vieillard-Baron 2001 on SVC collapsibility). [Notion: PPV Effect on Venous Return]</w:t>
      </w:r>
    </w:p>
    <w:p w14:paraId="6951715D" w14:textId="77777777" w:rsidR="00FF2729" w:rsidRDefault="00000000">
      <w:pPr>
        <w:pStyle w:val="Heading3"/>
      </w:pPr>
      <w:r>
        <w:t>Module I8 - Interface IV: RV to LA</w:t>
      </w:r>
    </w:p>
    <w:p w14:paraId="7476F903" w14:textId="77777777" w:rsidR="00FF2729" w:rsidRDefault="00000000">
      <w:pPr>
        <w:pStyle w:val="ListBullet2"/>
        <w:spacing w:after="40"/>
      </w:pPr>
      <w:r>
        <w:t>RV physiology and its two jobs: keep RAP low (permit venous return) and ensure forward flow to fill the LV. RV-PA coupling (Ees/Ea, normally ~1.5-2). [Wix: interface-4-rv-to-la, general-8-10; Notion: Interface IV, Right Ventricular Function]</w:t>
      </w:r>
    </w:p>
    <w:p w14:paraId="133BEE70" w14:textId="77777777" w:rsidR="00FF2729" w:rsidRDefault="00000000">
      <w:pPr>
        <w:pStyle w:val="ListBullet2"/>
        <w:spacing w:after="40"/>
      </w:pPr>
      <w:r>
        <w:t>Pulmonary arterial physiology and load: PVR (steady) plus pulsatile load (compliance, characteristic impedance, wave reflection); effective arterial elastance; LA pressure feeds back to RV load. [Wix: general-8-11; Notion: Physiologic Correlation - Pulmonary Circulation]</w:t>
      </w:r>
    </w:p>
    <w:p w14:paraId="7D370C62" w14:textId="77777777" w:rsidR="00FF2729" w:rsidRDefault="00000000">
      <w:pPr>
        <w:pStyle w:val="ListBullet2"/>
        <w:spacing w:after="40"/>
      </w:pPr>
      <w:r>
        <w:t>At the Bedside: clinical tools for Interface IV - TAPSE, tricuspid S', fractional area change, RVOT Doppler morphology, the TAPSE/PASP coupling surrogate, and VExUS for venous congestion. [Notion: At the bedside - Clinical Tools for Assessing Interface IV]</w:t>
      </w:r>
    </w:p>
    <w:p w14:paraId="43E319AA" w14:textId="77777777" w:rsidR="00FF2729" w:rsidRDefault="00000000">
      <w:pPr>
        <w:pStyle w:val="ListBullet2"/>
        <w:spacing w:after="40"/>
      </w:pPr>
      <w:r>
        <w:t>At the Bedside: venous congestion as tissue afterload - how congestion impairs perfusion, the idea of fluid tolerance, and CVP waveform alterations. [Notion: How Congestion Impairs Tissue Perfusion; CVP Waveform Alterations]</w:t>
      </w:r>
    </w:p>
    <w:p w14:paraId="7A5C7794" w14:textId="77777777" w:rsidR="00FF2729" w:rsidRDefault="00000000">
      <w:pPr>
        <w:pStyle w:val="Heading3"/>
      </w:pPr>
      <w:r>
        <w:t>Module I9 - Tying the loop together</w:t>
      </w:r>
    </w:p>
    <w:p w14:paraId="48646D63" w14:textId="77777777" w:rsidR="00FF2729" w:rsidRDefault="00000000">
      <w:pPr>
        <w:pStyle w:val="ListBullet"/>
        <w:spacing w:after="40"/>
      </w:pPr>
      <w:r>
        <w:t>Closed-loop circulation (Principle 2): the Guyton and Frank-Starling curves intersect; shifts in volume, contractility, or venous tone move the operating point. [Wix: circulation-as-a-closed-loop-system; Notion: Principle 2]</w:t>
      </w:r>
    </w:p>
    <w:p w14:paraId="4FC55C49" w14:textId="77777777" w:rsidR="00FF2729" w:rsidRDefault="00000000">
      <w:pPr>
        <w:pStyle w:val="ListBullet"/>
        <w:spacing w:after="40"/>
      </w:pPr>
      <w:r>
        <w:t>Manipulating DO2 and manipulating Pmsf (fluid expands stressed volume; venoconstriction recruits unstressed volume). [Wix: manipulating-do2; Notion: Clinical correlation - On manipulating the Pmsf]</w:t>
      </w:r>
    </w:p>
    <w:p w14:paraId="617236E2" w14:textId="77777777" w:rsidR="00FF2729" w:rsidRDefault="00000000">
      <w:pPr>
        <w:pStyle w:val="Heading3"/>
      </w:pPr>
      <w:r>
        <w:t>Module I10 - Hemodynamic monitoring tools</w:t>
      </w:r>
    </w:p>
    <w:p w14:paraId="75B0582F" w14:textId="77777777" w:rsidR="00FF2729" w:rsidRDefault="00000000">
      <w:pPr>
        <w:spacing w:after="40"/>
      </w:pPr>
      <w:r>
        <w:rPr>
          <w:i/>
        </w:rPr>
        <w:t>From the v2022 tools module and Proposal Station 2.</w:t>
      </w:r>
    </w:p>
    <w:p w14:paraId="09340C59" w14:textId="77777777" w:rsidR="00FF2729" w:rsidRDefault="00000000">
      <w:pPr>
        <w:pStyle w:val="ListBullet"/>
        <w:spacing w:after="40"/>
      </w:pPr>
      <w:r>
        <w:t>Preload/volume responsiveness: passive leg raise; pulse-pressure and systolic-pressure variation (PPV/SPV); end-inspiratory and end-expiratory occlusion tests; the fluid challenge. [Deck: v2022; Proposal]</w:t>
      </w:r>
    </w:p>
    <w:p w14:paraId="2CCA5CD1" w14:textId="77777777" w:rsidR="00FF2729" w:rsidRDefault="00000000">
      <w:pPr>
        <w:pStyle w:val="ListBullet"/>
        <w:spacing w:after="40"/>
      </w:pPr>
      <w:r>
        <w:t>End-organ perfusion: ScvO2, the veno-arterial CO2 gap (Pv-aCO2), capillary refill time, mottling score, lactate. [Deck: v2022; Proposal]</w:t>
      </w:r>
    </w:p>
    <w:p w14:paraId="6A579763" w14:textId="77777777" w:rsidR="00FF2729" w:rsidRDefault="00000000">
      <w:pPr>
        <w:pStyle w:val="Heading3"/>
      </w:pPr>
      <w:r>
        <w:lastRenderedPageBreak/>
        <w:t>Module I11 - Right-atrial / CVP waveform interpretation</w:t>
      </w:r>
    </w:p>
    <w:p w14:paraId="3D57AC86" w14:textId="77777777" w:rsidR="00FF2729" w:rsidRDefault="00000000">
      <w:pPr>
        <w:pStyle w:val="ListBullet"/>
        <w:spacing w:after="40"/>
      </w:pPr>
      <w:r>
        <w:t>Components: a, c, and v waves; x and y descents; the Z point. Measuring CVP. [Deck: v2022, RA waveform module]</w:t>
      </w:r>
    </w:p>
    <w:p w14:paraId="6782584F" w14:textId="77777777" w:rsidR="00FF2729" w:rsidRDefault="00000000">
      <w:pPr>
        <w:pStyle w:val="ListBullet"/>
        <w:spacing w:after="40"/>
      </w:pPr>
      <w:r>
        <w:t>Abnormal CVP waveforms; CVP dynamics with respiration; IVC variation (spontaneous and mechanical) and what it says about volume responsiveness. [Deck: v2022]</w:t>
      </w:r>
    </w:p>
    <w:p w14:paraId="0E82C16B" w14:textId="77777777" w:rsidR="00FF2729" w:rsidRDefault="00000000">
      <w:pPr>
        <w:pStyle w:val="Heading3"/>
      </w:pPr>
      <w:r>
        <w:t>Module I12 - PA catheter interpretation (beyond the Novice basics)</w:t>
      </w:r>
    </w:p>
    <w:p w14:paraId="4942DCDE" w14:textId="77777777" w:rsidR="00FF2729" w:rsidRDefault="00000000">
      <w:pPr>
        <w:pStyle w:val="ListBullet"/>
        <w:spacing w:after="40"/>
      </w:pPr>
      <w:r>
        <w:t>PAOP as a surrogate for LA pressure (and LVEDP at the Z-point); insertion tracings (RA/RV/PA/PAOP); principles of wedging and lung zones. [Deck: v2022 PAC; Wix: pa-catheter-education]</w:t>
      </w:r>
    </w:p>
    <w:p w14:paraId="252016ED" w14:textId="77777777" w:rsidR="00FF2729" w:rsidRDefault="00000000">
      <w:pPr>
        <w:pStyle w:val="Heading3"/>
      </w:pPr>
      <w:r>
        <w:t>Module I13 - Measuring cardiac output</w:t>
      </w:r>
    </w:p>
    <w:p w14:paraId="5B1C599D" w14:textId="77777777" w:rsidR="00FF2729" w:rsidRDefault="00000000">
      <w:pPr>
        <w:pStyle w:val="ListBullet"/>
        <w:spacing w:after="40"/>
      </w:pPr>
      <w:r>
        <w:t>Thermodilution and the Fick method (concepts and basic technique); echo-based CO via LVOT VTI and cross-sectional area. [Deck: v2022, CO and echo modules]</w:t>
      </w:r>
    </w:p>
    <w:p w14:paraId="69A6BBDE" w14:textId="77777777" w:rsidR="00FF2729" w:rsidRDefault="00000000">
      <w:pPr>
        <w:pStyle w:val="Heading3"/>
      </w:pPr>
      <w:r>
        <w:t>Module I14 - Apply</w:t>
      </w:r>
    </w:p>
    <w:p w14:paraId="3C8219B4" w14:textId="77777777" w:rsidR="00FF2729" w:rsidRDefault="00000000">
      <w:pPr>
        <w:pStyle w:val="ListBullet"/>
        <w:spacing w:after="40"/>
      </w:pPr>
      <w:r>
        <w:t>Intermediate case library (e.g., hypotension with high CVP; septic shock with stroke-volume variation). [Notion: Interactive Case Library; Proposal scenarios]</w:t>
      </w:r>
    </w:p>
    <w:p w14:paraId="6620D100" w14:textId="77777777" w:rsidR="00FF2729" w:rsidRPr="00FB483B" w:rsidRDefault="00000000">
      <w:pPr>
        <w:pStyle w:val="Heading2"/>
      </w:pPr>
      <w:r>
        <w:rPr>
          <w:color w:val="1F4E79"/>
        </w:rPr>
        <w:t xml:space="preserve">2.3 </w:t>
      </w:r>
      <w:r w:rsidRPr="00FB483B">
        <w:rPr>
          <w:color w:val="1F4E79"/>
        </w:rPr>
        <w:t>Expert pathway</w:t>
      </w:r>
    </w:p>
    <w:p w14:paraId="13FED933" w14:textId="77777777" w:rsidR="00FF2729" w:rsidRDefault="00000000">
      <w:pPr>
        <w:spacing w:after="120"/>
      </w:pPr>
      <w:r w:rsidRPr="00FB483B">
        <w:rPr>
          <w:i/>
        </w:rPr>
        <w:t>"I want mastery: edge cases</w:t>
      </w:r>
      <w:r>
        <w:rPr>
          <w:i/>
        </w:rPr>
        <w:t>, decoupled states, novel applications, and the primary literature." Assumes the Informed mainline.</w:t>
      </w:r>
    </w:p>
    <w:p w14:paraId="32DF3818" w14:textId="77777777" w:rsidR="00FF2729" w:rsidRDefault="00000000">
      <w:pPr>
        <w:pStyle w:val="Heading3"/>
      </w:pPr>
      <w:r>
        <w:t>Module E1 - Arterial system and ventricular-arterial coupling, in depth</w:t>
      </w:r>
    </w:p>
    <w:p w14:paraId="3877BDE5" w14:textId="77777777" w:rsidR="00FF2729" w:rsidRDefault="00000000">
      <w:pPr>
        <w:pStyle w:val="ListBullet"/>
        <w:spacing w:after="40"/>
      </w:pPr>
      <w:r>
        <w:t>Systolic and diastolic BP determinants; the arterial time constant (tau = total peripheral resistance x compliance); the Windkessel in full (pump, capacitor, and two resistors; aortic characteristic impedance). [Wix: general-8-4, general-8, general-8-1; Notion: The Arterial Windkessel; Deck: v2022]</w:t>
      </w:r>
    </w:p>
    <w:p w14:paraId="64BCD77A" w14:textId="77777777" w:rsidR="00FF2729" w:rsidRDefault="00000000">
      <w:pPr>
        <w:pStyle w:val="ListBullet"/>
        <w:spacing w:after="40"/>
      </w:pPr>
      <w:r>
        <w:t>Ventricular-arterial coupling: effective arterial elastance (Ea), ventricular elastance (Ees) and contractility, the Ea/Ees ratio, and ventricular efficiency. [Notion: The Concept of Ventricular to Arterial Coupling]</w:t>
      </w:r>
    </w:p>
    <w:p w14:paraId="3BA342A1" w14:textId="77777777" w:rsidR="00FF2729" w:rsidRDefault="00000000">
      <w:pPr>
        <w:pStyle w:val="ListBullet"/>
        <w:spacing w:after="40"/>
      </w:pPr>
      <w:r>
        <w:t>The difference between effective arterial elastance (Ea = end-systolic pressure / stroke volume) and total arterial compliance (TAC = stroke volume / pulse pressure). [Notion: What is the difference between Ea and TAC]</w:t>
      </w:r>
    </w:p>
    <w:p w14:paraId="013FF621" w14:textId="77777777" w:rsidR="00FF2729" w:rsidRDefault="00000000">
      <w:pPr>
        <w:pStyle w:val="ListBullet"/>
        <w:spacing w:after="40"/>
      </w:pPr>
      <w:r>
        <w:t>Pulse-wave propagation, velocity, and reflections; the energy vs flow distinction; stroke volume vs storage volume (the storage-volume fraction and arterial buffering). [Notion: Pulse Wave Propagation; Stroke Volume vs Storage Volume]</w:t>
      </w:r>
    </w:p>
    <w:p w14:paraId="0DD20916" w14:textId="63630E5E" w:rsidR="00FF2729" w:rsidDel="00FB483B" w:rsidRDefault="00000000">
      <w:pPr>
        <w:pStyle w:val="ListBullet"/>
        <w:spacing w:after="40"/>
        <w:rPr>
          <w:moveFrom w:id="56" w:author="neal chaisson" w:date="2026-07-03T16:58:00Z" w16du:dateUtc="2026-07-03T20:58:00Z"/>
        </w:rPr>
      </w:pPr>
      <w:moveFromRangeStart w:id="57" w:author="neal chaisson" w:date="2026-07-03T16:58:00Z" w:name="move233990339"/>
      <w:commentRangeStart w:id="58"/>
      <w:moveFrom w:id="59" w:author="neal chaisson" w:date="2026-07-03T16:58:00Z" w16du:dateUtc="2026-07-03T20:58:00Z">
        <w:r w:rsidDel="00FB483B">
          <w:t>"Pressure is not perfusion": blood pressure as stored energy, not flow (Magder). [Notion: Clinical Correlation - The Meaning of Blood Pressure]</w:t>
        </w:r>
        <w:commentRangeEnd w:id="58"/>
        <w:r w:rsidR="00D64452" w:rsidDel="00FB483B">
          <w:rPr>
            <w:rStyle w:val="CommentReference"/>
            <w:sz w:val="22"/>
            <w:szCs w:val="22"/>
          </w:rPr>
          <w:commentReference w:id="58"/>
        </w:r>
      </w:moveFrom>
    </w:p>
    <w:moveFromRangeEnd w:id="57"/>
    <w:p w14:paraId="4DB35434" w14:textId="77777777" w:rsidR="00FF2729" w:rsidRDefault="00000000">
      <w:pPr>
        <w:pStyle w:val="ListBullet"/>
        <w:spacing w:after="40"/>
      </w:pPr>
      <w:r>
        <w:t>At the Bedside: alterations of the systolic upstroke and bizarre / characteristic arterial waveform patterns. [Wix: general-8-3; Notion: Alterations of Systolic Upstroke; Characteristic Pressure Wave Patterns]</w:t>
      </w:r>
    </w:p>
    <w:p w14:paraId="73B2319B" w14:textId="77777777" w:rsidR="00FF2729" w:rsidRDefault="00000000">
      <w:pPr>
        <w:spacing w:after="120"/>
      </w:pPr>
      <w:r>
        <w:rPr>
          <w:i/>
        </w:rPr>
        <w:t>Note: the Microcirculation/vascular-waterfall and Venous-return-in-depth modules that were here in v3 are now in the Informed pathway (Modules I5 and I7) per your review. Expert learners reach them via review-links and build on them below.</w:t>
      </w:r>
    </w:p>
    <w:p w14:paraId="1626003F" w14:textId="77777777" w:rsidR="00FF2729" w:rsidRDefault="00000000">
      <w:pPr>
        <w:pStyle w:val="Heading3"/>
      </w:pPr>
      <w:r>
        <w:lastRenderedPageBreak/>
        <w:t>Module E2 - Heart-lung interactions (the integrating module)</w:t>
      </w:r>
    </w:p>
    <w:p w14:paraId="4AE42AF5" w14:textId="77777777" w:rsidR="00FF2729" w:rsidRDefault="00000000">
      <w:pPr>
        <w:spacing w:after="40"/>
      </w:pPr>
      <w:r>
        <w:rPr>
          <w:i/>
        </w:rPr>
        <w:t>A full Notion sub-module that integrates Interfaces I, III, and IV - effectively the planned "Interface 5."</w:t>
      </w:r>
    </w:p>
    <w:p w14:paraId="2E50CA14" w14:textId="77777777" w:rsidR="00FF2729" w:rsidRDefault="00000000">
      <w:pPr>
        <w:pStyle w:val="ListBullet"/>
        <w:spacing w:after="40"/>
      </w:pPr>
      <w:r>
        <w:t>Two governing concepts: transmural pressure, and collapsible vessels / vascular waterfalls. Anatomic substrate: the heart is intrathoracic, the RV ejects into the lung, and the ventricles share a septum and pericardium. [Notion: Heart-Lung Interactions as an integration of the Interfaces Model]</w:t>
      </w:r>
    </w:p>
    <w:p w14:paraId="6C652945" w14:textId="77777777" w:rsidR="00FF2729" w:rsidRDefault="00000000">
      <w:pPr>
        <w:pStyle w:val="ListBullet"/>
        <w:spacing w:after="40"/>
      </w:pPr>
      <w:r>
        <w:t>Heart-lung interactions during spontaneous breathing (negative-pressure) vs mechanical ventilation (positive-pressure, "antiphysiological"): effects on venous return, RV and LV, and ventricular interdependence. [Notion]</w:t>
      </w:r>
    </w:p>
    <w:p w14:paraId="7FED2B42" w14:textId="77777777" w:rsidR="00FF2729" w:rsidRDefault="00000000">
      <w:pPr>
        <w:pStyle w:val="ListBullet"/>
        <w:spacing w:after="40"/>
      </w:pPr>
      <w:r>
        <w:t>PPV effect on the pulmonary circulation: lung volume and PVR, West zones revisited under PPV, and the bedside paradox where a fluid bolus can help a struggling RV. [Notion: Physiological Correlation - PPV on Pulmonary Circulation]</w:t>
      </w:r>
    </w:p>
    <w:p w14:paraId="48A17218" w14:textId="77777777" w:rsidR="00FF2729" w:rsidRDefault="00000000">
      <w:pPr>
        <w:pStyle w:val="ListBullet"/>
        <w:spacing w:after="40"/>
      </w:pPr>
      <w:r>
        <w:t>Determinants of pulmonary afterload at the bedside: hypoxia, hypercarbia, acidosis, and ventilator-induced transpulmonary pressure. [Notion: At the bedside - Determinants of Pulmonary Afterload]</w:t>
      </w:r>
    </w:p>
    <w:p w14:paraId="74A2EAF1" w14:textId="77777777" w:rsidR="00FF2729" w:rsidRDefault="00000000">
      <w:pPr>
        <w:pStyle w:val="ListBullet"/>
        <w:spacing w:after="40"/>
      </w:pPr>
      <w:r>
        <w:t>Fluid responsiveness as a heart-lung phenomenon: responsiveness is not hypovolemia and not the same as fluid tolerance; selecting the right dynamic test. [Notion: Heart-lung interactions - Fluid Responsiveness Assessment Tests]</w:t>
      </w:r>
    </w:p>
    <w:p w14:paraId="291C12CB" w14:textId="77777777" w:rsidR="00FF2729" w:rsidRDefault="00000000">
      <w:pPr>
        <w:pStyle w:val="Heading3"/>
      </w:pPr>
      <w:r>
        <w:t>Module E3 - RV-PA coupling and pulmonary load, in depth</w:t>
      </w:r>
    </w:p>
    <w:p w14:paraId="3509B74F" w14:textId="77777777" w:rsidR="00FF2729" w:rsidRDefault="00000000">
      <w:pPr>
        <w:pStyle w:val="ListBullet"/>
        <w:spacing w:after="40"/>
      </w:pPr>
      <w:r>
        <w:t>RV-specific function: distinct anatomy and contraction mechanics; the effects of afterload and preload on the thin-walled, afterload-sensitive RV. [Notion: Right Ventricular Function]</w:t>
      </w:r>
    </w:p>
    <w:p w14:paraId="50CA2911" w14:textId="77777777" w:rsidR="00FF2729" w:rsidRDefault="00000000">
      <w:pPr>
        <w:pStyle w:val="ListBullet"/>
        <w:spacing w:after="40"/>
      </w:pPr>
      <w:r>
        <w:t>RV-PA coupling expressed as Ees/Ea; the RV matched to a low-elastance pulmonary bed. Steady (resistive, ~77% of hydraulic power) vs pulsatile (~23%) load; pulmonary vascular input impedance; effective arterial elastance as the lumped approximation; myocardial vs vascular afterload. [Notion: Physiologic Correlation - Pulmonary Circulation; On afterload]</w:t>
      </w:r>
    </w:p>
    <w:p w14:paraId="76964312" w14:textId="77777777" w:rsidR="00FF2729" w:rsidRDefault="00000000">
      <w:pPr>
        <w:pStyle w:val="ListBullet"/>
        <w:spacing w:after="40"/>
      </w:pPr>
      <w:r>
        <w:t>Why pulmonary vascular resistance can mislead, and how left-heart pressures and lung mechanics shift RV load. [Notion: Pulmonary Circulation; Determinants of Pulmonary Afterload]</w:t>
      </w:r>
    </w:p>
    <w:p w14:paraId="7D97F7D4" w14:textId="77777777" w:rsidR="00FF2729" w:rsidRDefault="00000000">
      <w:pPr>
        <w:pStyle w:val="Heading3"/>
      </w:pPr>
      <w:r>
        <w:t>Module E4 - Interface IV at the bedside and venous congestion</w:t>
      </w:r>
    </w:p>
    <w:p w14:paraId="4A0B8E9B" w14:textId="77777777" w:rsidR="00FF2729" w:rsidRDefault="00000000">
      <w:pPr>
        <w:spacing w:after="40"/>
      </w:pPr>
      <w:r>
        <w:rPr>
          <w:i/>
        </w:rPr>
        <w:t>A substantial Notion sub-tree, almost entirely new to this version.</w:t>
      </w:r>
    </w:p>
    <w:p w14:paraId="386A9D43" w14:textId="77777777" w:rsidR="00FF2729" w:rsidRDefault="00000000">
      <w:pPr>
        <w:pStyle w:val="ListBullet"/>
        <w:spacing w:after="40"/>
      </w:pPr>
      <w:r>
        <w:t>Bedside RV and coupling assessment: TAPSE, tricuspid S', fractional area change, RVOT Doppler morphology, pulmonic/tricuspid continuous-wave signals, and the TAPSE/PASP coupling surrogate. [Notion: Clinical Tools for Assessing Interface IV]</w:t>
      </w:r>
    </w:p>
    <w:p w14:paraId="6D1FDBB8" w14:textId="77777777" w:rsidR="00FF2729" w:rsidRDefault="00000000">
      <w:pPr>
        <w:pStyle w:val="ListBullet"/>
        <w:spacing w:after="40"/>
      </w:pPr>
      <w:r>
        <w:t>The 60/60 sign (short pulmonary acceleration time with a TR gradient &lt; 60 mmHg) as a marker of acute RV-PA uncoupling, classically acute pulmonary embolism or ARDS cor pulmonale. [Notion: Understanding the 60/60 sign]</w:t>
      </w:r>
    </w:p>
    <w:p w14:paraId="7A3D0D83" w14:textId="77777777" w:rsidR="00FF2729" w:rsidRDefault="00000000">
      <w:pPr>
        <w:pStyle w:val="ListBullet"/>
        <w:spacing w:after="40"/>
      </w:pPr>
      <w:r>
        <w:t xml:space="preserve">Venous congestion as tissue afterload: how congestion impairs perfusion (convective failure, loss of capillary density, diffusive limitation), organ-specific vulnerability, and the concept of </w:t>
      </w:r>
      <w:r>
        <w:lastRenderedPageBreak/>
        <w:t>fluid tolerance; VExUS for grading congestion. [Notion: How Congestion Impairs Tissue Perfusion]</w:t>
      </w:r>
    </w:p>
    <w:p w14:paraId="133C5B8B" w14:textId="77777777" w:rsidR="00FF2729" w:rsidRDefault="00000000">
      <w:pPr>
        <w:pStyle w:val="ListBullet"/>
        <w:spacing w:after="40"/>
      </w:pPr>
      <w:r>
        <w:t>Castro's venous vascular waterfall and regional buffering: venous beds as Starling resistors with a local critical closing pressure. [Notion: The venous vascular waterfall and regional buffering]</w:t>
      </w:r>
    </w:p>
    <w:p w14:paraId="0D90AE34" w14:textId="77777777" w:rsidR="00FF2729" w:rsidRDefault="00000000">
      <w:pPr>
        <w:pStyle w:val="ListBullet"/>
        <w:spacing w:after="40"/>
      </w:pPr>
      <w:r>
        <w:t>CVP waveform alterations at the bedside. [Notion: CVP Waveform Alterations]</w:t>
      </w:r>
    </w:p>
    <w:p w14:paraId="0277B80B" w14:textId="77777777" w:rsidR="00FF2729" w:rsidRDefault="00000000">
      <w:pPr>
        <w:pStyle w:val="Heading3"/>
      </w:pPr>
      <w:r>
        <w:t>Module E5 - Unifying and advanced shock models</w:t>
      </w:r>
    </w:p>
    <w:p w14:paraId="45DC257C" w14:textId="77777777" w:rsidR="00FF2729" w:rsidRDefault="00000000">
      <w:pPr>
        <w:pStyle w:val="ListBullet"/>
        <w:spacing w:after="40"/>
      </w:pPr>
      <w:r>
        <w:t>Principle 3 revisited - a review and progression beyond the Novice basics: the full Hagen-Poiseuille derivation across all four interfaces, the assumptions, and where the simple model breaks down. (Principle 3 is first introduced in the Novice pathway, Module N6.) [Notion: Principle 3; Deck: Assessing Shock; Proposal]</w:t>
      </w:r>
    </w:p>
    <w:p w14:paraId="2996D553" w14:textId="77777777" w:rsidR="00FF2729" w:rsidRDefault="00000000">
      <w:pPr>
        <w:pStyle w:val="ListBullet"/>
        <w:spacing w:after="40"/>
      </w:pPr>
      <w:r>
        <w:t>The Forrester-Kenney model: a four-quadrant tool (warm/cold x wet/dry) to phenotype the patient, then assess the four interfaces and track progress over time. [Notion: Assessing Shock (Forrester-Kenney Model)]</w:t>
      </w:r>
    </w:p>
    <w:p w14:paraId="1A82A261" w14:textId="77777777" w:rsidR="00FF2729" w:rsidRDefault="00000000">
      <w:pPr>
        <w:pStyle w:val="Heading3"/>
      </w:pPr>
      <w:r>
        <w:t>Module E6 - Advanced cardiac-output and minimally invasive monitoring</w:t>
      </w:r>
    </w:p>
    <w:p w14:paraId="209C12D2" w14:textId="77777777" w:rsidR="00FF2729" w:rsidRDefault="00000000">
      <w:pPr>
        <w:pStyle w:val="ListBullet"/>
        <w:spacing w:after="40"/>
      </w:pPr>
      <w:r>
        <w:t>Thermodilution error sources (volume, time constant, anatomy/TR, injection speed); direct and indirect Fick; continuous mixed-venous oximetry. [Deck: v2022, measuring-CO module; Proposal Station 1]</w:t>
      </w:r>
    </w:p>
    <w:p w14:paraId="1E8AC2E1" w14:textId="77777777" w:rsidR="00FF2729" w:rsidRDefault="00000000">
      <w:pPr>
        <w:pStyle w:val="ListBullet"/>
        <w:spacing w:after="40"/>
      </w:pPr>
      <w:r>
        <w:t>Minimally invasive monitors: arterial pressure-based CO (FloTrac, LiDCO, CNAP), bioimpedance/bioreactance, and partial-rebreathing indirect Fick (NICO/NM3). [Deck: v2022, minimally invasive module]</w:t>
      </w:r>
    </w:p>
    <w:p w14:paraId="4C62FB3E" w14:textId="77777777" w:rsidR="00FF2729" w:rsidRDefault="00000000">
      <w:pPr>
        <w:pStyle w:val="ListBullet"/>
        <w:spacing w:after="40"/>
      </w:pPr>
      <w:r>
        <w:t>Advanced PAC interpretation: large v waves and mitral regurgitation; PAOP vs LVEDP discrepancies; overwedging. [Deck: v2022 PAC]</w:t>
      </w:r>
    </w:p>
    <w:p w14:paraId="0C4D5AA2" w14:textId="77777777" w:rsidR="00FF2729" w:rsidRDefault="00000000">
      <w:pPr>
        <w:pStyle w:val="Heading3"/>
      </w:pPr>
      <w:r>
        <w:t>Module E7 - Advanced echo-based cardiac output</w:t>
      </w:r>
    </w:p>
    <w:p w14:paraId="0E9ABBEA" w14:textId="77777777" w:rsidR="00FF2729" w:rsidRDefault="00000000">
      <w:pPr>
        <w:pStyle w:val="ListBullet"/>
        <w:spacing w:after="40"/>
      </w:pPr>
      <w:r>
        <w:t>Biplane Simpson method; Doppler-derived CO via LVOT VTI and cross-sectional area; common sources of error (CSA is squared). [Deck: v2022, echo module]</w:t>
      </w:r>
    </w:p>
    <w:p w14:paraId="6127C949" w14:textId="77777777" w:rsidR="00FF2729" w:rsidRDefault="00000000">
      <w:pPr>
        <w:pStyle w:val="Heading3"/>
      </w:pPr>
      <w:r>
        <w:t>Module E8 - Frontier topics (developing content)</w:t>
      </w:r>
    </w:p>
    <w:p w14:paraId="4E61E816" w14:textId="77777777" w:rsidR="00FF2729" w:rsidRDefault="00000000">
      <w:pPr>
        <w:spacing w:after="80"/>
      </w:pPr>
      <w:r>
        <w:t>Per your note, this section is built out as far as the current sources allow. These are advanced or emerging topics for Expert learners; each will need its own page with figures and references at web-build. The table summarizes the planned scope.</w:t>
      </w:r>
    </w:p>
    <w:tbl>
      <w:tblPr>
        <w:tblStyle w:val="LightGrid-Accent1"/>
        <w:tblW w:w="0" w:type="auto"/>
        <w:jc w:val="center"/>
        <w:tblLook w:val="04A0" w:firstRow="1" w:lastRow="0" w:firstColumn="1" w:lastColumn="0" w:noHBand="0" w:noVBand="1"/>
      </w:tblPr>
      <w:tblGrid>
        <w:gridCol w:w="2175"/>
        <w:gridCol w:w="2389"/>
        <w:gridCol w:w="2995"/>
        <w:gridCol w:w="1061"/>
      </w:tblGrid>
      <w:tr w:rsidR="00FF2729" w14:paraId="628ABC4D" w14:textId="77777777" w:rsidTr="00FF27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1F4E79"/>
          </w:tcPr>
          <w:p w14:paraId="1D11636B" w14:textId="77777777" w:rsidR="00FF2729" w:rsidRDefault="00000000">
            <w:r>
              <w:rPr>
                <w:color w:val="FFFFFF"/>
                <w:sz w:val="17"/>
              </w:rPr>
              <w:t>Topic</w:t>
            </w:r>
          </w:p>
        </w:tc>
        <w:tc>
          <w:tcPr>
            <w:tcW w:w="3600" w:type="dxa"/>
            <w:shd w:val="clear" w:color="auto" w:fill="1F4E79"/>
          </w:tcPr>
          <w:p w14:paraId="3F1FC807"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What it is</w:t>
            </w:r>
          </w:p>
        </w:tc>
        <w:tc>
          <w:tcPr>
            <w:tcW w:w="5040" w:type="dxa"/>
            <w:shd w:val="clear" w:color="auto" w:fill="1F4E79"/>
          </w:tcPr>
          <w:p w14:paraId="41498B4F"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HemoSim relevance / teaching angle</w:t>
            </w:r>
          </w:p>
        </w:tc>
        <w:tc>
          <w:tcPr>
            <w:tcW w:w="1440" w:type="dxa"/>
            <w:shd w:val="clear" w:color="auto" w:fill="1F4E79"/>
          </w:tcPr>
          <w:p w14:paraId="3D723C94"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Status</w:t>
            </w:r>
          </w:p>
        </w:tc>
      </w:tr>
      <w:tr w:rsidR="00FF2729" w14:paraId="21F33B62"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F66BB32" w14:textId="77777777" w:rsidR="00FF2729" w:rsidRDefault="00000000">
            <w:r>
              <w:rPr>
                <w:sz w:val="17"/>
              </w:rPr>
              <w:t>iCPET (invasive cardiopulmonary exercise testing)</w:t>
            </w:r>
          </w:p>
        </w:tc>
        <w:tc>
          <w:tcPr>
            <w:tcW w:w="3600" w:type="dxa"/>
          </w:tcPr>
          <w:p w14:paraId="23287C94"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Simultaneous invasive hemodynamics during graded exercise</w:t>
            </w:r>
          </w:p>
        </w:tc>
        <w:tc>
          <w:tcPr>
            <w:tcW w:w="5040" w:type="dxa"/>
          </w:tcPr>
          <w:p w14:paraId="634006B7"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Unmasks exertional dyspnea: preload-dependence, HFpEF physiology, and exercise-induced pulmonary hypertension</w:t>
            </w:r>
          </w:p>
        </w:tc>
        <w:tc>
          <w:tcPr>
            <w:tcW w:w="1440" w:type="dxa"/>
          </w:tcPr>
          <w:p w14:paraId="2A4E893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FF2729" w14:paraId="76366F58"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B39D2C1" w14:textId="77777777" w:rsidR="00FF2729" w:rsidRDefault="00000000">
            <w:r>
              <w:rPr>
                <w:sz w:val="17"/>
              </w:rPr>
              <w:t>Esophageal / pleural manometry</w:t>
            </w:r>
          </w:p>
        </w:tc>
        <w:tc>
          <w:tcPr>
            <w:tcW w:w="3600" w:type="dxa"/>
          </w:tcPr>
          <w:p w14:paraId="4456F9C6"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Estimation of pleural and transpulmonary pressure</w:t>
            </w:r>
          </w:p>
        </w:tc>
        <w:tc>
          <w:tcPr>
            <w:tcW w:w="5040" w:type="dxa"/>
          </w:tcPr>
          <w:p w14:paraId="57B8FB98"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Quantifies the transmural-pressure concept behind heart-lung interactions and RAP interpretation</w:t>
            </w:r>
          </w:p>
        </w:tc>
        <w:tc>
          <w:tcPr>
            <w:tcW w:w="1440" w:type="dxa"/>
          </w:tcPr>
          <w:p w14:paraId="6E98C7D0"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FF2729" w14:paraId="4DF848FF"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15A7BAE" w14:textId="77777777" w:rsidR="00FF2729" w:rsidRDefault="00000000">
            <w:r>
              <w:rPr>
                <w:sz w:val="17"/>
              </w:rPr>
              <w:t>Inhaled nitric oxide (iNO)</w:t>
            </w:r>
          </w:p>
        </w:tc>
        <w:tc>
          <w:tcPr>
            <w:tcW w:w="3600" w:type="dxa"/>
          </w:tcPr>
          <w:p w14:paraId="27478DA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Selective pulmonary vasodilator</w:t>
            </w:r>
          </w:p>
        </w:tc>
        <w:tc>
          <w:tcPr>
            <w:tcW w:w="5040" w:type="dxa"/>
          </w:tcPr>
          <w:p w14:paraId="7F128939"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RV afterload reduction at Interface IV; testing pulmonary vascular reversibility</w:t>
            </w:r>
          </w:p>
        </w:tc>
        <w:tc>
          <w:tcPr>
            <w:tcW w:w="1440" w:type="dxa"/>
          </w:tcPr>
          <w:p w14:paraId="05274114"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FF2729" w14:paraId="63FDCA52"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9154956" w14:textId="77777777" w:rsidR="00FF2729" w:rsidRDefault="00000000">
            <w:r>
              <w:rPr>
                <w:sz w:val="17"/>
              </w:rPr>
              <w:t>Occult pulmonary hypertension</w:t>
            </w:r>
          </w:p>
        </w:tc>
        <w:tc>
          <w:tcPr>
            <w:tcW w:w="3600" w:type="dxa"/>
          </w:tcPr>
          <w:p w14:paraId="50AB34E5"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Latent PH unmasked by exercise or fluid challenge</w:t>
            </w:r>
          </w:p>
        </w:tc>
        <w:tc>
          <w:tcPr>
            <w:tcW w:w="5040" w:type="dxa"/>
          </w:tcPr>
          <w:p w14:paraId="53190810"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Extends Interface IV; links to RV-PA coupling and the 60/60 sign</w:t>
            </w:r>
          </w:p>
        </w:tc>
        <w:tc>
          <w:tcPr>
            <w:tcW w:w="1440" w:type="dxa"/>
          </w:tcPr>
          <w:p w14:paraId="0257239C"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FF2729" w14:paraId="62743D76"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A47A3E7" w14:textId="77777777" w:rsidR="00FF2729" w:rsidRDefault="00000000">
            <w:r>
              <w:rPr>
                <w:sz w:val="17"/>
              </w:rPr>
              <w:lastRenderedPageBreak/>
              <w:t>Dysautonomia</w:t>
            </w:r>
          </w:p>
        </w:tc>
        <w:tc>
          <w:tcPr>
            <w:tcW w:w="3600" w:type="dxa"/>
          </w:tcPr>
          <w:p w14:paraId="4967A5E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Autonomic failure affecting vascular tone and heart rate</w:t>
            </w:r>
          </w:p>
        </w:tc>
        <w:tc>
          <w:tcPr>
            <w:tcW w:w="5040" w:type="dxa"/>
          </w:tcPr>
          <w:p w14:paraId="2854E969"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Affects Pmsf, venous tone, and the SVR term of the unifying equation</w:t>
            </w:r>
          </w:p>
        </w:tc>
        <w:tc>
          <w:tcPr>
            <w:tcW w:w="1440" w:type="dxa"/>
          </w:tcPr>
          <w:p w14:paraId="5C8B2E18"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FF2729" w14:paraId="1853704B"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066C38B" w14:textId="77777777" w:rsidR="00FF2729" w:rsidRDefault="00000000">
            <w:r>
              <w:rPr>
                <w:sz w:val="17"/>
              </w:rPr>
              <w:t>Bendopnea</w:t>
            </w:r>
          </w:p>
        </w:tc>
        <w:tc>
          <w:tcPr>
            <w:tcW w:w="3600" w:type="dxa"/>
          </w:tcPr>
          <w:p w14:paraId="21685FA6"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Dyspnea within ~30 s of bending forward</w:t>
            </w:r>
          </w:p>
        </w:tc>
        <w:tc>
          <w:tcPr>
            <w:tcW w:w="5040" w:type="dxa"/>
          </w:tcPr>
          <w:p w14:paraId="3C2A26F7"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Bedside sign of elevated filling pressures; ties to venous congestion and fluid tolerance</w:t>
            </w:r>
          </w:p>
        </w:tc>
        <w:tc>
          <w:tcPr>
            <w:tcW w:w="1440" w:type="dxa"/>
          </w:tcPr>
          <w:p w14:paraId="3825AC65"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FF2729" w14:paraId="07A5AB35"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407994E" w14:textId="77777777" w:rsidR="00FF2729" w:rsidRDefault="00000000">
            <w:r>
              <w:rPr>
                <w:sz w:val="17"/>
              </w:rPr>
              <w:t>Liver and venous congestion</w:t>
            </w:r>
          </w:p>
        </w:tc>
        <w:tc>
          <w:tcPr>
            <w:tcW w:w="3600" w:type="dxa"/>
          </w:tcPr>
          <w:p w14:paraId="429117AF"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Hepatic venous and portal flow assessment</w:t>
            </w:r>
          </w:p>
        </w:tc>
        <w:tc>
          <w:tcPr>
            <w:tcW w:w="5040" w:type="dxa"/>
          </w:tcPr>
          <w:p w14:paraId="53465FF4"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Organ-specific congestion (VExUS); cardiohepatic interactions at Interface IV</w:t>
            </w:r>
          </w:p>
        </w:tc>
        <w:tc>
          <w:tcPr>
            <w:tcW w:w="1440" w:type="dxa"/>
          </w:tcPr>
          <w:p w14:paraId="4DDBE324"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Partial (see I8/E4)</w:t>
            </w:r>
          </w:p>
        </w:tc>
      </w:tr>
    </w:tbl>
    <w:p w14:paraId="79A5BC89" w14:textId="77777777" w:rsidR="00FF2729" w:rsidRDefault="00000000">
      <w:pPr>
        <w:spacing w:after="80"/>
      </w:pPr>
      <w:r>
        <w:rPr>
          <w:i/>
        </w:rPr>
        <w:t>Graphics to add at web-build: each topic page should carry at least one figure (e.g., an iCPET pressure-flow plot, a transpulmonary-pressure schematic, a VExUS grading panel). Figures are not embedded in this outline.</w:t>
      </w:r>
    </w:p>
    <w:p w14:paraId="663EBB05" w14:textId="77777777" w:rsidR="00FF2729" w:rsidRDefault="00000000">
      <w:pPr>
        <w:pStyle w:val="ListBullet"/>
        <w:spacing w:after="40"/>
      </w:pPr>
      <w:r>
        <w:t>Primary-literature track: Kenny, Kattan, Magder, Pinsky (and the Rola 2025 four-interface paper). [Overview]</w:t>
      </w:r>
    </w:p>
    <w:p w14:paraId="0F999459" w14:textId="77777777" w:rsidR="00FF2729" w:rsidRDefault="00000000">
      <w:pPr>
        <w:pStyle w:val="Heading1"/>
      </w:pPr>
      <w:r>
        <w:t>Part 3. Master content inventory and level mapping</w:t>
      </w:r>
    </w:p>
    <w:p w14:paraId="11DCD288" w14:textId="77777777" w:rsidR="00FF2729" w:rsidRDefault="00000000">
      <w:pPr>
        <w:spacing w:after="160"/>
      </w:pPr>
      <w:r>
        <w:t>Substantive topics across all sources, with source and recommended level (N=Novice, I=Informed, E=Expert). Source key: Wix, Notion (N:), Deck (Assessing Shock = AS; v2022 = v22), Proposal (Prop).</w:t>
      </w:r>
    </w:p>
    <w:tbl>
      <w:tblPr>
        <w:tblStyle w:val="LightGrid-Accent1"/>
        <w:tblW w:w="0" w:type="auto"/>
        <w:jc w:val="center"/>
        <w:tblLook w:val="04A0" w:firstRow="1" w:lastRow="0" w:firstColumn="1" w:lastColumn="0" w:noHBand="0" w:noVBand="1"/>
      </w:tblPr>
      <w:tblGrid>
        <w:gridCol w:w="1439"/>
        <w:gridCol w:w="3282"/>
        <w:gridCol w:w="2366"/>
        <w:gridCol w:w="1533"/>
      </w:tblGrid>
      <w:tr w:rsidR="00FF2729" w14:paraId="50C6F8BF" w14:textId="77777777" w:rsidTr="00FF27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shd w:val="clear" w:color="auto" w:fill="1F4E79"/>
          </w:tcPr>
          <w:p w14:paraId="5F8567B9" w14:textId="77777777" w:rsidR="00FF2729" w:rsidRDefault="00000000">
            <w:r>
              <w:rPr>
                <w:color w:val="FFFFFF"/>
                <w:sz w:val="17"/>
              </w:rPr>
              <w:t>Module</w:t>
            </w:r>
          </w:p>
        </w:tc>
        <w:tc>
          <w:tcPr>
            <w:tcW w:w="4608" w:type="dxa"/>
            <w:shd w:val="clear" w:color="auto" w:fill="1F4E79"/>
          </w:tcPr>
          <w:p w14:paraId="1BE90684"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Topic</w:t>
            </w:r>
          </w:p>
        </w:tc>
        <w:tc>
          <w:tcPr>
            <w:tcW w:w="3384" w:type="dxa"/>
            <w:shd w:val="clear" w:color="auto" w:fill="1F4E79"/>
          </w:tcPr>
          <w:p w14:paraId="55ABB56B"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1296" w:type="dxa"/>
            <w:shd w:val="clear" w:color="auto" w:fill="1F4E79"/>
          </w:tcPr>
          <w:p w14:paraId="375B9DF1" w14:textId="77777777" w:rsidR="00FF2729"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Level</w:t>
            </w:r>
          </w:p>
        </w:tc>
      </w:tr>
      <w:tr w:rsidR="00FF2729" w14:paraId="076362E4"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C419B30" w14:textId="77777777" w:rsidR="00FF2729" w:rsidRDefault="00000000">
            <w:r>
              <w:rPr>
                <w:sz w:val="17"/>
              </w:rPr>
              <w:t>Foundations</w:t>
            </w:r>
          </w:p>
        </w:tc>
        <w:tc>
          <w:tcPr>
            <w:tcW w:w="4608" w:type="dxa"/>
          </w:tcPr>
          <w:p w14:paraId="7BEB7E8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Define shock (oVO2/nVO2); DO2/VO2; ERO2</w:t>
            </w:r>
          </w:p>
        </w:tc>
        <w:tc>
          <w:tcPr>
            <w:tcW w:w="3384" w:type="dxa"/>
          </w:tcPr>
          <w:p w14:paraId="146268F3"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Shock Physiology; AS</w:t>
            </w:r>
          </w:p>
        </w:tc>
        <w:tc>
          <w:tcPr>
            <w:tcW w:w="1296" w:type="dxa"/>
          </w:tcPr>
          <w:p w14:paraId="1E60ECA6"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FF2729" w14:paraId="42B05674"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AD57C5B" w14:textId="77777777" w:rsidR="00FF2729" w:rsidRDefault="00000000">
            <w:r>
              <w:rPr>
                <w:sz w:val="17"/>
              </w:rPr>
              <w:t>Foundations</w:t>
            </w:r>
          </w:p>
        </w:tc>
        <w:tc>
          <w:tcPr>
            <w:tcW w:w="4608" w:type="dxa"/>
          </w:tcPr>
          <w:p w14:paraId="3B105306"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Intro to hemodynamics</w:t>
            </w:r>
          </w:p>
        </w:tc>
        <w:tc>
          <w:tcPr>
            <w:tcW w:w="3384" w:type="dxa"/>
          </w:tcPr>
          <w:p w14:paraId="7C4DEE35"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N: Intro</w:t>
            </w:r>
          </w:p>
        </w:tc>
        <w:tc>
          <w:tcPr>
            <w:tcW w:w="1296" w:type="dxa"/>
          </w:tcPr>
          <w:p w14:paraId="54B87012"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FF2729" w14:paraId="203E828C"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1F179E9" w14:textId="77777777" w:rsidR="00FF2729" w:rsidRDefault="00000000">
            <w:r>
              <w:rPr>
                <w:sz w:val="17"/>
              </w:rPr>
              <w:t>Basic</w:t>
            </w:r>
          </w:p>
        </w:tc>
        <w:tc>
          <w:tcPr>
            <w:tcW w:w="4608" w:type="dxa"/>
          </w:tcPr>
          <w:p w14:paraId="27DE83F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B.U.S. exam; problem with MAP</w:t>
            </w:r>
          </w:p>
        </w:tc>
        <w:tc>
          <w:tcPr>
            <w:tcW w:w="3384" w:type="dxa"/>
          </w:tcPr>
          <w:p w14:paraId="1E7A3810"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AS; N: Clinical Markers</w:t>
            </w:r>
          </w:p>
        </w:tc>
        <w:tc>
          <w:tcPr>
            <w:tcW w:w="1296" w:type="dxa"/>
          </w:tcPr>
          <w:p w14:paraId="51C57C4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FF2729" w14:paraId="14894EEC"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922EFE8" w14:textId="77777777" w:rsidR="00FF2729" w:rsidRDefault="00000000">
            <w:r>
              <w:rPr>
                <w:sz w:val="17"/>
              </w:rPr>
              <w:t>Basic</w:t>
            </w:r>
          </w:p>
        </w:tc>
        <w:tc>
          <w:tcPr>
            <w:tcW w:w="4608" w:type="dxa"/>
          </w:tcPr>
          <w:p w14:paraId="6C5A4FDA"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ACT method (assess/hypothesis/test)</w:t>
            </w:r>
          </w:p>
        </w:tc>
        <w:tc>
          <w:tcPr>
            <w:tcW w:w="3384" w:type="dxa"/>
          </w:tcPr>
          <w:p w14:paraId="5FB63D5A"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AS; Prop; N: Algorithm</w:t>
            </w:r>
          </w:p>
        </w:tc>
        <w:tc>
          <w:tcPr>
            <w:tcW w:w="1296" w:type="dxa"/>
          </w:tcPr>
          <w:p w14:paraId="6D5C99E8"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FF2729" w14:paraId="15FE8584"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2A56E1A" w14:textId="77777777" w:rsidR="00FF2729" w:rsidRDefault="00000000">
            <w:r>
              <w:rPr>
                <w:sz w:val="17"/>
              </w:rPr>
              <w:t>Basic</w:t>
            </w:r>
          </w:p>
        </w:tc>
        <w:tc>
          <w:tcPr>
            <w:tcW w:w="4608" w:type="dxa"/>
          </w:tcPr>
          <w:p w14:paraId="4F7DC864"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Shock-type diagnostic grid</w:t>
            </w:r>
          </w:p>
        </w:tc>
        <w:tc>
          <w:tcPr>
            <w:tcW w:w="3384" w:type="dxa"/>
          </w:tcPr>
          <w:p w14:paraId="277D825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AS</w:t>
            </w:r>
          </w:p>
        </w:tc>
        <w:tc>
          <w:tcPr>
            <w:tcW w:w="1296" w:type="dxa"/>
          </w:tcPr>
          <w:p w14:paraId="14FF020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FF2729" w14:paraId="35189FA1"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054D5CB" w14:textId="77777777" w:rsidR="00FF2729" w:rsidRDefault="00000000">
            <w:r>
              <w:rPr>
                <w:sz w:val="17"/>
              </w:rPr>
              <w:t>Basic</w:t>
            </w:r>
          </w:p>
        </w:tc>
        <w:tc>
          <w:tcPr>
            <w:tcW w:w="4608" w:type="dxa"/>
          </w:tcPr>
          <w:p w14:paraId="319AB978"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Unifying equation (P=R x CO)</w:t>
            </w:r>
          </w:p>
        </w:tc>
        <w:tc>
          <w:tcPr>
            <w:tcW w:w="3384" w:type="dxa"/>
          </w:tcPr>
          <w:p w14:paraId="17C9F994"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AS; N: Principle 3</w:t>
            </w:r>
          </w:p>
        </w:tc>
        <w:tc>
          <w:tcPr>
            <w:tcW w:w="1296" w:type="dxa"/>
          </w:tcPr>
          <w:p w14:paraId="3A785318"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FF2729" w14:paraId="2C772DAF"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CB0AA26" w14:textId="77777777" w:rsidR="00FF2729" w:rsidRDefault="00000000">
            <w:r>
              <w:rPr>
                <w:sz w:val="17"/>
              </w:rPr>
              <w:t>Basic</w:t>
            </w:r>
          </w:p>
        </w:tc>
        <w:tc>
          <w:tcPr>
            <w:tcW w:w="4608" w:type="dxa"/>
          </w:tcPr>
          <w:p w14:paraId="707C324B"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AHE: Tone/Filling/Flow + hemodynamics card</w:t>
            </w:r>
          </w:p>
        </w:tc>
        <w:tc>
          <w:tcPr>
            <w:tcW w:w="3384" w:type="dxa"/>
          </w:tcPr>
          <w:p w14:paraId="67A253D1"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AS; Prop</w:t>
            </w:r>
          </w:p>
        </w:tc>
        <w:tc>
          <w:tcPr>
            <w:tcW w:w="1296" w:type="dxa"/>
          </w:tcPr>
          <w:p w14:paraId="59765A68"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FF2729" w14:paraId="2245C0ED"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3206D9C" w14:textId="77777777" w:rsidR="00FF2729" w:rsidRDefault="00000000">
            <w:r>
              <w:rPr>
                <w:sz w:val="17"/>
              </w:rPr>
              <w:t>Basic</w:t>
            </w:r>
          </w:p>
        </w:tc>
        <w:tc>
          <w:tcPr>
            <w:tcW w:w="4608" w:type="dxa"/>
          </w:tcPr>
          <w:p w14:paraId="3E19EE1C"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RAP interpretation + volume-responsiveness rules</w:t>
            </w:r>
          </w:p>
        </w:tc>
        <w:tc>
          <w:tcPr>
            <w:tcW w:w="3384" w:type="dxa"/>
          </w:tcPr>
          <w:p w14:paraId="03D08C81"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AS</w:t>
            </w:r>
          </w:p>
        </w:tc>
        <w:tc>
          <w:tcPr>
            <w:tcW w:w="1296" w:type="dxa"/>
          </w:tcPr>
          <w:p w14:paraId="72AAECA7"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FF2729" w14:paraId="11DD2D42"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906FA1E" w14:textId="77777777" w:rsidR="00FF2729" w:rsidRDefault="00000000">
            <w:r>
              <w:rPr>
                <w:sz w:val="17"/>
              </w:rPr>
              <w:t>Principles</w:t>
            </w:r>
          </w:p>
        </w:tc>
        <w:tc>
          <w:tcPr>
            <w:tcW w:w="4608" w:type="dxa"/>
          </w:tcPr>
          <w:p w14:paraId="4BB64FA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Principle 1: four interfaces</w:t>
            </w:r>
          </w:p>
        </w:tc>
        <w:tc>
          <w:tcPr>
            <w:tcW w:w="3384" w:type="dxa"/>
          </w:tcPr>
          <w:p w14:paraId="2C1B8693"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N: Principle 1</w:t>
            </w:r>
          </w:p>
        </w:tc>
        <w:tc>
          <w:tcPr>
            <w:tcW w:w="1296" w:type="dxa"/>
          </w:tcPr>
          <w:p w14:paraId="3706905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N/I</w:t>
            </w:r>
          </w:p>
        </w:tc>
      </w:tr>
      <w:tr w:rsidR="00FF2729" w14:paraId="578D1182"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D1DFEE9" w14:textId="77777777" w:rsidR="00FF2729" w:rsidRDefault="00000000">
            <w:r>
              <w:rPr>
                <w:sz w:val="17"/>
              </w:rPr>
              <w:t>Principles</w:t>
            </w:r>
          </w:p>
        </w:tc>
        <w:tc>
          <w:tcPr>
            <w:tcW w:w="4608" w:type="dxa"/>
          </w:tcPr>
          <w:p w14:paraId="32C92ADB"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Principle 2: closed loop (Guyton+Starling)</w:t>
            </w:r>
          </w:p>
        </w:tc>
        <w:tc>
          <w:tcPr>
            <w:tcW w:w="3384" w:type="dxa"/>
          </w:tcPr>
          <w:p w14:paraId="6A7DD0EC"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N: Principle 2</w:t>
            </w:r>
          </w:p>
        </w:tc>
        <w:tc>
          <w:tcPr>
            <w:tcW w:w="1296" w:type="dxa"/>
          </w:tcPr>
          <w:p w14:paraId="77C4E4DE"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N/I</w:t>
            </w:r>
          </w:p>
        </w:tc>
      </w:tr>
      <w:tr w:rsidR="00FF2729" w14:paraId="16E3495E"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9E5819D" w14:textId="77777777" w:rsidR="00FF2729" w:rsidRDefault="00000000">
            <w:r>
              <w:rPr>
                <w:sz w:val="17"/>
              </w:rPr>
              <w:t>Principles</w:t>
            </w:r>
          </w:p>
        </w:tc>
        <w:tc>
          <w:tcPr>
            <w:tcW w:w="4608" w:type="dxa"/>
          </w:tcPr>
          <w:p w14:paraId="54AA589F"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Principle 3: Hagen-Poiseuille unifying model</w:t>
            </w:r>
          </w:p>
        </w:tc>
        <w:tc>
          <w:tcPr>
            <w:tcW w:w="3384" w:type="dxa"/>
          </w:tcPr>
          <w:p w14:paraId="2616BDE1"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Wix(stub); N: Principle 3</w:t>
            </w:r>
          </w:p>
        </w:tc>
        <w:tc>
          <w:tcPr>
            <w:tcW w:w="1296" w:type="dxa"/>
          </w:tcPr>
          <w:p w14:paraId="517F2CB7"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N(overview)/E(full)</w:t>
            </w:r>
          </w:p>
        </w:tc>
      </w:tr>
      <w:tr w:rsidR="00FF2729" w14:paraId="6DBD241F"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882494E" w14:textId="77777777" w:rsidR="00FF2729" w:rsidRDefault="00000000">
            <w:r>
              <w:rPr>
                <w:sz w:val="17"/>
              </w:rPr>
              <w:t>Measurement</w:t>
            </w:r>
          </w:p>
        </w:tc>
        <w:tc>
          <w:tcPr>
            <w:tcW w:w="4608" w:type="dxa"/>
          </w:tcPr>
          <w:p w14:paraId="29430AFB"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Waveform generation, harmonics, resonance</w:t>
            </w:r>
          </w:p>
        </w:tc>
        <w:tc>
          <w:tcPr>
            <w:tcW w:w="3384" w:type="dxa"/>
          </w:tcPr>
          <w:p w14:paraId="0C090A44"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51DB8654"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5EA45340"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C1FB0C7" w14:textId="77777777" w:rsidR="00FF2729" w:rsidRDefault="00000000">
            <w:r>
              <w:rPr>
                <w:sz w:val="17"/>
              </w:rPr>
              <w:t>Measurement</w:t>
            </w:r>
          </w:p>
        </w:tc>
        <w:tc>
          <w:tcPr>
            <w:tcW w:w="4608" w:type="dxa"/>
          </w:tcPr>
          <w:p w14:paraId="36CD6AFB"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Damping (under/over), square-wave test</w:t>
            </w:r>
          </w:p>
        </w:tc>
        <w:tc>
          <w:tcPr>
            <w:tcW w:w="3384" w:type="dxa"/>
          </w:tcPr>
          <w:p w14:paraId="018DEAD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3C77E54B"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4EFC81E3"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11A9DDB" w14:textId="77777777" w:rsidR="00FF2729" w:rsidRDefault="00000000">
            <w:r>
              <w:rPr>
                <w:sz w:val="17"/>
              </w:rPr>
              <w:t>Measurement</w:t>
            </w:r>
          </w:p>
        </w:tc>
        <w:tc>
          <w:tcPr>
            <w:tcW w:w="4608" w:type="dxa"/>
          </w:tcPr>
          <w:p w14:paraId="5526D211"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Zeroing vs leveling; intrathoracic pressure</w:t>
            </w:r>
          </w:p>
        </w:tc>
        <w:tc>
          <w:tcPr>
            <w:tcW w:w="3384" w:type="dxa"/>
          </w:tcPr>
          <w:p w14:paraId="4D55CB83"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v22; Prop</w:t>
            </w:r>
          </w:p>
        </w:tc>
        <w:tc>
          <w:tcPr>
            <w:tcW w:w="1296" w:type="dxa"/>
          </w:tcPr>
          <w:p w14:paraId="6F6D4BA9"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64C1C083"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80FC618" w14:textId="77777777" w:rsidR="00FF2729" w:rsidRDefault="00000000">
            <w:r>
              <w:rPr>
                <w:sz w:val="17"/>
              </w:rPr>
              <w:t>Interface I</w:t>
            </w:r>
          </w:p>
        </w:tc>
        <w:tc>
          <w:tcPr>
            <w:tcW w:w="4608" w:type="dxa"/>
          </w:tcPr>
          <w:p w14:paraId="202F5E63"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Cardiac function (Frank-Starling, VAC Ees/Ea)</w:t>
            </w:r>
          </w:p>
        </w:tc>
        <w:tc>
          <w:tcPr>
            <w:tcW w:w="3384" w:type="dxa"/>
          </w:tcPr>
          <w:p w14:paraId="5444C35F"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N: Interface I</w:t>
            </w:r>
          </w:p>
        </w:tc>
        <w:tc>
          <w:tcPr>
            <w:tcW w:w="1296" w:type="dxa"/>
          </w:tcPr>
          <w:p w14:paraId="6D07F152"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28ADC95F"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80346D1" w14:textId="77777777" w:rsidR="00FF2729" w:rsidRDefault="00000000">
            <w:r>
              <w:rPr>
                <w:sz w:val="17"/>
              </w:rPr>
              <w:t>Interface I</w:t>
            </w:r>
          </w:p>
        </w:tc>
        <w:tc>
          <w:tcPr>
            <w:tcW w:w="4608" w:type="dxa"/>
          </w:tcPr>
          <w:p w14:paraId="30C0A8FA"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Arterial vascular function + waveform components</w:t>
            </w:r>
          </w:p>
        </w:tc>
        <w:tc>
          <w:tcPr>
            <w:tcW w:w="3384" w:type="dxa"/>
          </w:tcPr>
          <w:p w14:paraId="6A1F4BC5"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w:t>
            </w:r>
          </w:p>
        </w:tc>
        <w:tc>
          <w:tcPr>
            <w:tcW w:w="1296" w:type="dxa"/>
          </w:tcPr>
          <w:p w14:paraId="4DAAB34F"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31D66B7F"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E131C07" w14:textId="77777777" w:rsidR="00FF2729" w:rsidRDefault="00000000">
            <w:r>
              <w:rPr>
                <w:sz w:val="17"/>
              </w:rPr>
              <w:t>Interface I</w:t>
            </w:r>
          </w:p>
        </w:tc>
        <w:tc>
          <w:tcPr>
            <w:tcW w:w="4608" w:type="dxa"/>
          </w:tcPr>
          <w:p w14:paraId="2E26FC34"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Systolic/diastolic BP determinants; time constant</w:t>
            </w:r>
          </w:p>
        </w:tc>
        <w:tc>
          <w:tcPr>
            <w:tcW w:w="3384" w:type="dxa"/>
          </w:tcPr>
          <w:p w14:paraId="28A6318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general-8-4; v22</w:t>
            </w:r>
          </w:p>
        </w:tc>
        <w:tc>
          <w:tcPr>
            <w:tcW w:w="1296" w:type="dxa"/>
          </w:tcPr>
          <w:p w14:paraId="0AC7E630"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FF2729" w14:paraId="02CB2FC6"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9E6B97D" w14:textId="77777777" w:rsidR="00FF2729" w:rsidRDefault="00000000">
            <w:r>
              <w:rPr>
                <w:sz w:val="17"/>
              </w:rPr>
              <w:t>Interface I</w:t>
            </w:r>
          </w:p>
        </w:tc>
        <w:tc>
          <w:tcPr>
            <w:tcW w:w="4608" w:type="dxa"/>
          </w:tcPr>
          <w:p w14:paraId="7366956C"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Arterial Windkessel (full); wave reflection</w:t>
            </w:r>
          </w:p>
        </w:tc>
        <w:tc>
          <w:tcPr>
            <w:tcW w:w="3384" w:type="dxa"/>
          </w:tcPr>
          <w:p w14:paraId="417F4619"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general-8/8-1; v22</w:t>
            </w:r>
          </w:p>
        </w:tc>
        <w:tc>
          <w:tcPr>
            <w:tcW w:w="1296" w:type="dxa"/>
          </w:tcPr>
          <w:p w14:paraId="4AB0FC48"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FF2729" w14:paraId="6E46DBCA"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7F47BB2" w14:textId="77777777" w:rsidR="00FF2729" w:rsidRDefault="00000000">
            <w:r>
              <w:rPr>
                <w:sz w:val="17"/>
              </w:rPr>
              <w:t>Interface I</w:t>
            </w:r>
          </w:p>
        </w:tc>
        <w:tc>
          <w:tcPr>
            <w:tcW w:w="4608" w:type="dxa"/>
          </w:tcPr>
          <w:p w14:paraId="093A416C"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Assessing vasoplegia (bedside)</w:t>
            </w:r>
          </w:p>
        </w:tc>
        <w:tc>
          <w:tcPr>
            <w:tcW w:w="3384" w:type="dxa"/>
          </w:tcPr>
          <w:p w14:paraId="1AEC89F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general-8-2</w:t>
            </w:r>
          </w:p>
        </w:tc>
        <w:tc>
          <w:tcPr>
            <w:tcW w:w="1296" w:type="dxa"/>
          </w:tcPr>
          <w:p w14:paraId="7F760911"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47B15ABE"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F6AD616" w14:textId="77777777" w:rsidR="00FF2729" w:rsidRDefault="00000000">
            <w:r>
              <w:rPr>
                <w:sz w:val="17"/>
              </w:rPr>
              <w:t>Interface I</w:t>
            </w:r>
          </w:p>
        </w:tc>
        <w:tc>
          <w:tcPr>
            <w:tcW w:w="4608" w:type="dxa"/>
          </w:tcPr>
          <w:p w14:paraId="30A3CDA7"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Bizarre arterial waveforms (bedside)</w:t>
            </w:r>
          </w:p>
        </w:tc>
        <w:tc>
          <w:tcPr>
            <w:tcW w:w="3384" w:type="dxa"/>
          </w:tcPr>
          <w:p w14:paraId="17155A56"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general-8-3</w:t>
            </w:r>
          </w:p>
        </w:tc>
        <w:tc>
          <w:tcPr>
            <w:tcW w:w="1296" w:type="dxa"/>
          </w:tcPr>
          <w:p w14:paraId="2937407A"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FF2729" w14:paraId="7E8BC4DF"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9F2FD5E" w14:textId="77777777" w:rsidR="00FF2729" w:rsidRDefault="00000000">
            <w:r>
              <w:rPr>
                <w:sz w:val="17"/>
              </w:rPr>
              <w:t>Interface II</w:t>
            </w:r>
          </w:p>
        </w:tc>
        <w:tc>
          <w:tcPr>
            <w:tcW w:w="4608" w:type="dxa"/>
          </w:tcPr>
          <w:p w14:paraId="79EEF0E3"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Macro-micro; Pcc; not all MAPs equal</w:t>
            </w:r>
          </w:p>
        </w:tc>
        <w:tc>
          <w:tcPr>
            <w:tcW w:w="3384" w:type="dxa"/>
          </w:tcPr>
          <w:p w14:paraId="5E9C2A7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N: Interface II</w:t>
            </w:r>
          </w:p>
        </w:tc>
        <w:tc>
          <w:tcPr>
            <w:tcW w:w="1296" w:type="dxa"/>
          </w:tcPr>
          <w:p w14:paraId="28166775"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278E7753"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30CA941" w14:textId="77777777" w:rsidR="00FF2729" w:rsidRDefault="00000000">
            <w:r>
              <w:rPr>
                <w:sz w:val="17"/>
              </w:rPr>
              <w:t>Interface II</w:t>
            </w:r>
          </w:p>
        </w:tc>
        <w:tc>
          <w:tcPr>
            <w:tcW w:w="4608" w:type="dxa"/>
          </w:tcPr>
          <w:p w14:paraId="27C60166"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Vascular waterfall / CrCP; TPP=MAP-CrCP</w:t>
            </w:r>
          </w:p>
        </w:tc>
        <w:tc>
          <w:tcPr>
            <w:tcW w:w="3384" w:type="dxa"/>
          </w:tcPr>
          <w:p w14:paraId="72307746"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 Interface II</w:t>
            </w:r>
          </w:p>
        </w:tc>
        <w:tc>
          <w:tcPr>
            <w:tcW w:w="1296" w:type="dxa"/>
          </w:tcPr>
          <w:p w14:paraId="485CB4BC"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5F3DEAF0"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F847BA1" w14:textId="77777777" w:rsidR="00FF2729" w:rsidRDefault="00000000">
            <w:r>
              <w:rPr>
                <w:sz w:val="17"/>
              </w:rPr>
              <w:t>Interface II</w:t>
            </w:r>
          </w:p>
        </w:tc>
        <w:tc>
          <w:tcPr>
            <w:tcW w:w="4608" w:type="dxa"/>
          </w:tcPr>
          <w:p w14:paraId="3887861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Two-circuit model (Ra, Rvr); no single SVR</w:t>
            </w:r>
          </w:p>
        </w:tc>
        <w:tc>
          <w:tcPr>
            <w:tcW w:w="3384" w:type="dxa"/>
          </w:tcPr>
          <w:p w14:paraId="4230C9F9"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Interface II</w:t>
            </w:r>
          </w:p>
        </w:tc>
        <w:tc>
          <w:tcPr>
            <w:tcW w:w="1296" w:type="dxa"/>
          </w:tcPr>
          <w:p w14:paraId="64C11B37"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41E13D46"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56AF0D9" w14:textId="77777777" w:rsidR="00FF2729" w:rsidRDefault="00000000">
            <w:r>
              <w:rPr>
                <w:sz w:val="17"/>
              </w:rPr>
              <w:t>Interface II</w:t>
            </w:r>
          </w:p>
        </w:tc>
        <w:tc>
          <w:tcPr>
            <w:tcW w:w="4608" w:type="dxa"/>
          </w:tcPr>
          <w:p w14:paraId="52A691BE"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Autoregulation &amp; tissue perfusion</w:t>
            </w:r>
          </w:p>
        </w:tc>
        <w:tc>
          <w:tcPr>
            <w:tcW w:w="3384" w:type="dxa"/>
          </w:tcPr>
          <w:p w14:paraId="5B3208DA"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N: Phys Insight</w:t>
            </w:r>
          </w:p>
        </w:tc>
        <w:tc>
          <w:tcPr>
            <w:tcW w:w="1296" w:type="dxa"/>
          </w:tcPr>
          <w:p w14:paraId="298A8371"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3421B625"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8F87B3F" w14:textId="77777777" w:rsidR="00FF2729" w:rsidRDefault="00000000">
            <w:r>
              <w:rPr>
                <w:sz w:val="17"/>
              </w:rPr>
              <w:t>Interface II</w:t>
            </w:r>
          </w:p>
        </w:tc>
        <w:tc>
          <w:tcPr>
            <w:tcW w:w="4608" w:type="dxa"/>
          </w:tcPr>
          <w:p w14:paraId="6F9D1167"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Macro-to-micro coupling (CRT, mottling)</w:t>
            </w:r>
          </w:p>
        </w:tc>
        <w:tc>
          <w:tcPr>
            <w:tcW w:w="3384" w:type="dxa"/>
          </w:tcPr>
          <w:p w14:paraId="77B17D72"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Bringing II to bedside</w:t>
            </w:r>
          </w:p>
        </w:tc>
        <w:tc>
          <w:tcPr>
            <w:tcW w:w="1296" w:type="dxa"/>
          </w:tcPr>
          <w:p w14:paraId="6F26874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11F9F1DF"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C557832" w14:textId="77777777" w:rsidR="00FF2729" w:rsidRDefault="00000000">
            <w:r>
              <w:rPr>
                <w:sz w:val="17"/>
              </w:rPr>
              <w:lastRenderedPageBreak/>
              <w:t>Interface III</w:t>
            </w:r>
          </w:p>
        </w:tc>
        <w:tc>
          <w:tcPr>
            <w:tcW w:w="4608" w:type="dxa"/>
          </w:tcPr>
          <w:p w14:paraId="45F0C5F8"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Venous return; Guyton; stressed/unstressed; Pmsf</w:t>
            </w:r>
          </w:p>
        </w:tc>
        <w:tc>
          <w:tcPr>
            <w:tcW w:w="3384" w:type="dxa"/>
          </w:tcPr>
          <w:p w14:paraId="40E79096"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N: Interface III</w:t>
            </w:r>
          </w:p>
        </w:tc>
        <w:tc>
          <w:tcPr>
            <w:tcW w:w="1296" w:type="dxa"/>
          </w:tcPr>
          <w:p w14:paraId="0EA2AE00"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60D7F878"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CC0B082" w14:textId="77777777" w:rsidR="00FF2729" w:rsidRDefault="00000000">
            <w:r>
              <w:rPr>
                <w:sz w:val="17"/>
              </w:rPr>
              <w:t>Interface III</w:t>
            </w:r>
          </w:p>
        </w:tc>
        <w:tc>
          <w:tcPr>
            <w:tcW w:w="4608" w:type="dxa"/>
          </w:tcPr>
          <w:p w14:paraId="4740436B"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CVP as equilibrium point (not a volume number)</w:t>
            </w:r>
          </w:p>
        </w:tc>
        <w:tc>
          <w:tcPr>
            <w:tcW w:w="3384" w:type="dxa"/>
          </w:tcPr>
          <w:p w14:paraId="076731B2"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Interface III</w:t>
            </w:r>
          </w:p>
        </w:tc>
        <w:tc>
          <w:tcPr>
            <w:tcW w:w="1296" w:type="dxa"/>
          </w:tcPr>
          <w:p w14:paraId="1CEA3AA1"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71A9CC90"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8640675" w14:textId="77777777" w:rsidR="00FF2729" w:rsidRDefault="00000000">
            <w:r>
              <w:rPr>
                <w:sz w:val="17"/>
              </w:rPr>
              <w:t>Interface III</w:t>
            </w:r>
          </w:p>
        </w:tc>
        <w:tc>
          <w:tcPr>
            <w:tcW w:w="4608" w:type="dxa"/>
          </w:tcPr>
          <w:p w14:paraId="1058A1CE"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Flow limitation / maximum venous return</w:t>
            </w:r>
          </w:p>
        </w:tc>
        <w:tc>
          <w:tcPr>
            <w:tcW w:w="3384" w:type="dxa"/>
          </w:tcPr>
          <w:p w14:paraId="33441382"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Interface III VR, general-8-8; N</w:t>
            </w:r>
          </w:p>
        </w:tc>
        <w:tc>
          <w:tcPr>
            <w:tcW w:w="1296" w:type="dxa"/>
          </w:tcPr>
          <w:p w14:paraId="55AD3A7E"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72ACF2A9"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A199385" w14:textId="77777777" w:rsidR="00FF2729" w:rsidRDefault="00000000">
            <w:r>
              <w:rPr>
                <w:sz w:val="17"/>
              </w:rPr>
              <w:t>Interface III</w:t>
            </w:r>
          </w:p>
        </w:tc>
        <w:tc>
          <w:tcPr>
            <w:tcW w:w="4608" w:type="dxa"/>
          </w:tcPr>
          <w:p w14:paraId="623D1BAC"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Resistance to venous return</w:t>
            </w:r>
          </w:p>
        </w:tc>
        <w:tc>
          <w:tcPr>
            <w:tcW w:w="3384" w:type="dxa"/>
          </w:tcPr>
          <w:p w14:paraId="5D5B84D4"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Interface III VR; N: Resistance to VR</w:t>
            </w:r>
          </w:p>
        </w:tc>
        <w:tc>
          <w:tcPr>
            <w:tcW w:w="1296" w:type="dxa"/>
          </w:tcPr>
          <w:p w14:paraId="1B038FB6"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4673631C"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FE62A6A" w14:textId="77777777" w:rsidR="00FF2729" w:rsidRDefault="00000000">
            <w:r>
              <w:rPr>
                <w:sz w:val="17"/>
              </w:rPr>
              <w:t>Interface III</w:t>
            </w:r>
          </w:p>
        </w:tc>
        <w:tc>
          <w:tcPr>
            <w:tcW w:w="4608" w:type="dxa"/>
          </w:tcPr>
          <w:p w14:paraId="6BF6096F"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Manipulating Pmsf (fluid vs venous tone)</w:t>
            </w:r>
          </w:p>
        </w:tc>
        <w:tc>
          <w:tcPr>
            <w:tcW w:w="3384" w:type="dxa"/>
          </w:tcPr>
          <w:p w14:paraId="58D4DAF0"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 On manipulating Pmsf</w:t>
            </w:r>
          </w:p>
        </w:tc>
        <w:tc>
          <w:tcPr>
            <w:tcW w:w="1296" w:type="dxa"/>
          </w:tcPr>
          <w:p w14:paraId="78E00D83"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7F66C84A"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3AE0136" w14:textId="77777777" w:rsidR="00FF2729" w:rsidRDefault="00000000">
            <w:r>
              <w:rPr>
                <w:sz w:val="17"/>
              </w:rPr>
              <w:t>Interface III</w:t>
            </w:r>
          </w:p>
        </w:tc>
        <w:tc>
          <w:tcPr>
            <w:tcW w:w="4608" w:type="dxa"/>
          </w:tcPr>
          <w:p w14:paraId="55715ED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PPV effect on venous return (Fessler; V-Baron)</w:t>
            </w:r>
          </w:p>
        </w:tc>
        <w:tc>
          <w:tcPr>
            <w:tcW w:w="3384" w:type="dxa"/>
          </w:tcPr>
          <w:p w14:paraId="795133D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general-8-7; N</w:t>
            </w:r>
          </w:p>
        </w:tc>
        <w:tc>
          <w:tcPr>
            <w:tcW w:w="1296" w:type="dxa"/>
          </w:tcPr>
          <w:p w14:paraId="3B3F1DCB"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143E0A24"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51EAD08" w14:textId="77777777" w:rsidR="00FF2729" w:rsidRDefault="00000000">
            <w:r>
              <w:rPr>
                <w:sz w:val="17"/>
              </w:rPr>
              <w:t>Interface III</w:t>
            </w:r>
          </w:p>
        </w:tc>
        <w:tc>
          <w:tcPr>
            <w:tcW w:w="4608" w:type="dxa"/>
          </w:tcPr>
          <w:p w14:paraId="24E0BFFC"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RAP: Starling-Guyton-transmural; confounders</w:t>
            </w:r>
          </w:p>
        </w:tc>
        <w:tc>
          <w:tcPr>
            <w:tcW w:w="3384" w:type="dxa"/>
          </w:tcPr>
          <w:p w14:paraId="5D31E33D"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Interface III VR; N: RAP page</w:t>
            </w:r>
          </w:p>
        </w:tc>
        <w:tc>
          <w:tcPr>
            <w:tcW w:w="1296" w:type="dxa"/>
          </w:tcPr>
          <w:p w14:paraId="5DE779F1"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6AD6FF70"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B17B6A9" w14:textId="77777777" w:rsidR="00FF2729" w:rsidRDefault="00000000">
            <w:r>
              <w:rPr>
                <w:sz w:val="17"/>
              </w:rPr>
              <w:t>Interface IV</w:t>
            </w:r>
          </w:p>
        </w:tc>
        <w:tc>
          <w:tcPr>
            <w:tcW w:w="4608" w:type="dxa"/>
          </w:tcPr>
          <w:p w14:paraId="47C731FC"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RV physiology; RV-PA coupling (Ees/Ea)</w:t>
            </w:r>
          </w:p>
        </w:tc>
        <w:tc>
          <w:tcPr>
            <w:tcW w:w="3384" w:type="dxa"/>
          </w:tcPr>
          <w:p w14:paraId="3FD55A0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general-8-10; N: Interface IV</w:t>
            </w:r>
          </w:p>
        </w:tc>
        <w:tc>
          <w:tcPr>
            <w:tcW w:w="1296" w:type="dxa"/>
          </w:tcPr>
          <w:p w14:paraId="76EC85D4"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1D5A5ADD"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5125B68" w14:textId="77777777" w:rsidR="00FF2729" w:rsidRDefault="00000000">
            <w:r>
              <w:rPr>
                <w:sz w:val="17"/>
              </w:rPr>
              <w:t>Interface IV</w:t>
            </w:r>
          </w:p>
        </w:tc>
        <w:tc>
          <w:tcPr>
            <w:tcW w:w="4608" w:type="dxa"/>
          </w:tcPr>
          <w:p w14:paraId="3C497807"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Pulmonary arterial load (steady+pulsatile, Ea)</w:t>
            </w:r>
          </w:p>
        </w:tc>
        <w:tc>
          <w:tcPr>
            <w:tcW w:w="3384" w:type="dxa"/>
          </w:tcPr>
          <w:p w14:paraId="698E76D0"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Wix general-8-11; N</w:t>
            </w:r>
          </w:p>
        </w:tc>
        <w:tc>
          <w:tcPr>
            <w:tcW w:w="1296" w:type="dxa"/>
          </w:tcPr>
          <w:p w14:paraId="1970F457"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FF2729" w14:paraId="41719036"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E5C9F09" w14:textId="77777777" w:rsidR="00FF2729" w:rsidRDefault="00000000">
            <w:r>
              <w:rPr>
                <w:sz w:val="17"/>
              </w:rPr>
              <w:t>Interface IV</w:t>
            </w:r>
          </w:p>
        </w:tc>
        <w:tc>
          <w:tcPr>
            <w:tcW w:w="4608" w:type="dxa"/>
          </w:tcPr>
          <w:p w14:paraId="324DF270"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On afterload (myocardial vs vascular)</w:t>
            </w:r>
          </w:p>
        </w:tc>
        <w:tc>
          <w:tcPr>
            <w:tcW w:w="3384" w:type="dxa"/>
          </w:tcPr>
          <w:p w14:paraId="735A882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On afterload</w:t>
            </w:r>
          </w:p>
        </w:tc>
        <w:tc>
          <w:tcPr>
            <w:tcW w:w="1296" w:type="dxa"/>
          </w:tcPr>
          <w:p w14:paraId="73273037"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FF2729" w14:paraId="294F0750"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CB6468D" w14:textId="77777777" w:rsidR="00FF2729" w:rsidRDefault="00000000">
            <w:r>
              <w:rPr>
                <w:sz w:val="17"/>
              </w:rPr>
              <w:t>Heart-Lung</w:t>
            </w:r>
          </w:p>
        </w:tc>
        <w:tc>
          <w:tcPr>
            <w:tcW w:w="4608" w:type="dxa"/>
          </w:tcPr>
          <w:p w14:paraId="37BD6E62"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Integration: transmural pressure + waterfalls</w:t>
            </w:r>
          </w:p>
        </w:tc>
        <w:tc>
          <w:tcPr>
            <w:tcW w:w="3384" w:type="dxa"/>
          </w:tcPr>
          <w:p w14:paraId="7940734D"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 Heart-Lung hub</w:t>
            </w:r>
          </w:p>
        </w:tc>
        <w:tc>
          <w:tcPr>
            <w:tcW w:w="1296" w:type="dxa"/>
          </w:tcPr>
          <w:p w14:paraId="389438AD"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FF2729" w14:paraId="05231336"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7D83FF5" w14:textId="77777777" w:rsidR="00FF2729" w:rsidRDefault="00000000">
            <w:r>
              <w:rPr>
                <w:sz w:val="17"/>
              </w:rPr>
              <w:t>Heart-Lung</w:t>
            </w:r>
          </w:p>
        </w:tc>
        <w:tc>
          <w:tcPr>
            <w:tcW w:w="4608" w:type="dxa"/>
          </w:tcPr>
          <w:p w14:paraId="1E1A872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Spontaneous vs mechanical ventilation effects</w:t>
            </w:r>
          </w:p>
        </w:tc>
        <w:tc>
          <w:tcPr>
            <w:tcW w:w="3384" w:type="dxa"/>
          </w:tcPr>
          <w:p w14:paraId="7AC095C5"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Heart-Lung pages</w:t>
            </w:r>
          </w:p>
        </w:tc>
        <w:tc>
          <w:tcPr>
            <w:tcW w:w="1296" w:type="dxa"/>
          </w:tcPr>
          <w:p w14:paraId="493EB142"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FF2729" w14:paraId="7289BA16"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DA4B71D" w14:textId="77777777" w:rsidR="00FF2729" w:rsidRDefault="00000000">
            <w:r>
              <w:rPr>
                <w:sz w:val="17"/>
              </w:rPr>
              <w:t>Heart-Lung</w:t>
            </w:r>
          </w:p>
        </w:tc>
        <w:tc>
          <w:tcPr>
            <w:tcW w:w="4608" w:type="dxa"/>
          </w:tcPr>
          <w:p w14:paraId="2311ABBA"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PPV on pulmonary circulation; West zones</w:t>
            </w:r>
          </w:p>
        </w:tc>
        <w:tc>
          <w:tcPr>
            <w:tcW w:w="3384" w:type="dxa"/>
          </w:tcPr>
          <w:p w14:paraId="77F5D064"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 Phys Correlation</w:t>
            </w:r>
          </w:p>
        </w:tc>
        <w:tc>
          <w:tcPr>
            <w:tcW w:w="1296" w:type="dxa"/>
          </w:tcPr>
          <w:p w14:paraId="2C4873A8"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FF2729" w14:paraId="03D4F1A3"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8B4D7D4" w14:textId="77777777" w:rsidR="00FF2729" w:rsidRDefault="00000000">
            <w:r>
              <w:rPr>
                <w:sz w:val="17"/>
              </w:rPr>
              <w:t>Heart-Lung</w:t>
            </w:r>
          </w:p>
        </w:tc>
        <w:tc>
          <w:tcPr>
            <w:tcW w:w="4608" w:type="dxa"/>
          </w:tcPr>
          <w:p w14:paraId="3CC8A0FB"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Determinants of pulmonary afterload (bedside)</w:t>
            </w:r>
          </w:p>
        </w:tc>
        <w:tc>
          <w:tcPr>
            <w:tcW w:w="3384" w:type="dxa"/>
          </w:tcPr>
          <w:p w14:paraId="77D4832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At the bedside</w:t>
            </w:r>
          </w:p>
        </w:tc>
        <w:tc>
          <w:tcPr>
            <w:tcW w:w="1296" w:type="dxa"/>
          </w:tcPr>
          <w:p w14:paraId="2EB8D520"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FF2729" w14:paraId="5727C42F"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B46B8DC" w14:textId="77777777" w:rsidR="00FF2729" w:rsidRDefault="00000000">
            <w:r>
              <w:rPr>
                <w:sz w:val="17"/>
              </w:rPr>
              <w:t>Heart-Lung</w:t>
            </w:r>
          </w:p>
        </w:tc>
        <w:tc>
          <w:tcPr>
            <w:tcW w:w="4608" w:type="dxa"/>
          </w:tcPr>
          <w:p w14:paraId="032E7DB5"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Fluid responsiveness as heart-lung phenomenon</w:t>
            </w:r>
          </w:p>
        </w:tc>
        <w:tc>
          <w:tcPr>
            <w:tcW w:w="3384" w:type="dxa"/>
          </w:tcPr>
          <w:p w14:paraId="29993B8F"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 Fluid Responsiveness</w:t>
            </w:r>
          </w:p>
        </w:tc>
        <w:tc>
          <w:tcPr>
            <w:tcW w:w="1296" w:type="dxa"/>
          </w:tcPr>
          <w:p w14:paraId="768E9645"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FF2729" w14:paraId="53513274"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B9E274D" w14:textId="77777777" w:rsidR="00FF2729" w:rsidRDefault="00000000">
            <w:r>
              <w:rPr>
                <w:sz w:val="17"/>
              </w:rPr>
              <w:t>Tools</w:t>
            </w:r>
          </w:p>
        </w:tc>
        <w:tc>
          <w:tcPr>
            <w:tcW w:w="4608" w:type="dxa"/>
          </w:tcPr>
          <w:p w14:paraId="6D5681D9"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PLR, PPV/SPV, occlusion tests, fluid challenge</w:t>
            </w:r>
          </w:p>
        </w:tc>
        <w:tc>
          <w:tcPr>
            <w:tcW w:w="3384" w:type="dxa"/>
          </w:tcPr>
          <w:p w14:paraId="2AC0499C"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2DD4AF2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71245E4C"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D097590" w14:textId="77777777" w:rsidR="00FF2729" w:rsidRDefault="00000000">
            <w:r>
              <w:rPr>
                <w:sz w:val="17"/>
              </w:rPr>
              <w:t>Tools</w:t>
            </w:r>
          </w:p>
        </w:tc>
        <w:tc>
          <w:tcPr>
            <w:tcW w:w="4608" w:type="dxa"/>
          </w:tcPr>
          <w:p w14:paraId="1EF004F5"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ScvO2, Pv-aCO2 gap, CRT, mottling, lactate</w:t>
            </w:r>
          </w:p>
        </w:tc>
        <w:tc>
          <w:tcPr>
            <w:tcW w:w="3384" w:type="dxa"/>
          </w:tcPr>
          <w:p w14:paraId="78FAF75A"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v22; Prop</w:t>
            </w:r>
          </w:p>
        </w:tc>
        <w:tc>
          <w:tcPr>
            <w:tcW w:w="1296" w:type="dxa"/>
          </w:tcPr>
          <w:p w14:paraId="4EF03B6B"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FF2729" w14:paraId="1165CB43"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B426F11" w14:textId="77777777" w:rsidR="00FF2729" w:rsidRDefault="00000000">
            <w:r>
              <w:rPr>
                <w:sz w:val="17"/>
              </w:rPr>
              <w:t>Waveforms</w:t>
            </w:r>
          </w:p>
        </w:tc>
        <w:tc>
          <w:tcPr>
            <w:tcW w:w="4608" w:type="dxa"/>
          </w:tcPr>
          <w:p w14:paraId="5EAB908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RA/CVP waveform (a/c/v, x/y, Z point)</w:t>
            </w:r>
          </w:p>
        </w:tc>
        <w:tc>
          <w:tcPr>
            <w:tcW w:w="3384" w:type="dxa"/>
          </w:tcPr>
          <w:p w14:paraId="76D565F5"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v22</w:t>
            </w:r>
          </w:p>
        </w:tc>
        <w:tc>
          <w:tcPr>
            <w:tcW w:w="1296" w:type="dxa"/>
          </w:tcPr>
          <w:p w14:paraId="73B5680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FF2729" w14:paraId="159BDF64"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9338BA8" w14:textId="77777777" w:rsidR="00FF2729" w:rsidRDefault="00000000">
            <w:r>
              <w:rPr>
                <w:sz w:val="17"/>
              </w:rPr>
              <w:t>Waveforms</w:t>
            </w:r>
          </w:p>
        </w:tc>
        <w:tc>
          <w:tcPr>
            <w:tcW w:w="4608" w:type="dxa"/>
          </w:tcPr>
          <w:p w14:paraId="198155FE"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Abnormal CVP; IVC variation; volume resp.</w:t>
            </w:r>
          </w:p>
        </w:tc>
        <w:tc>
          <w:tcPr>
            <w:tcW w:w="3384" w:type="dxa"/>
          </w:tcPr>
          <w:p w14:paraId="11CCC053"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76FAFBD4"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FF2729" w14:paraId="03BD3C1A"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7D5BE0C" w14:textId="77777777" w:rsidR="00FF2729" w:rsidRDefault="00000000">
            <w:r>
              <w:rPr>
                <w:sz w:val="17"/>
              </w:rPr>
              <w:t>PA cath</w:t>
            </w:r>
          </w:p>
        </w:tc>
        <w:tc>
          <w:tcPr>
            <w:tcW w:w="4608" w:type="dxa"/>
          </w:tcPr>
          <w:p w14:paraId="7DE8871B"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PAC M1-M8 (indications to interpretation)</w:t>
            </w:r>
          </w:p>
        </w:tc>
        <w:tc>
          <w:tcPr>
            <w:tcW w:w="3384" w:type="dxa"/>
          </w:tcPr>
          <w:p w14:paraId="5C941237"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Wix; v22; Prop</w:t>
            </w:r>
          </w:p>
        </w:tc>
        <w:tc>
          <w:tcPr>
            <w:tcW w:w="1296" w:type="dxa"/>
          </w:tcPr>
          <w:p w14:paraId="378BA81D"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(per your note)</w:t>
            </w:r>
          </w:p>
        </w:tc>
      </w:tr>
      <w:tr w:rsidR="00FF2729" w14:paraId="58D982BA"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DB76393" w14:textId="77777777" w:rsidR="00FF2729" w:rsidRDefault="00000000">
            <w:r>
              <w:rPr>
                <w:sz w:val="17"/>
              </w:rPr>
              <w:t>PA cath</w:t>
            </w:r>
          </w:p>
        </w:tc>
        <w:tc>
          <w:tcPr>
            <w:tcW w:w="4608" w:type="dxa"/>
          </w:tcPr>
          <w:p w14:paraId="4F73C5BC"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PAOP vs LAP/LVEDP; wedging zones; v waves/MR</w:t>
            </w:r>
          </w:p>
        </w:tc>
        <w:tc>
          <w:tcPr>
            <w:tcW w:w="3384" w:type="dxa"/>
          </w:tcPr>
          <w:p w14:paraId="27759424"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64C0F08F"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FF2729" w14:paraId="52465B5A"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B78FF2D" w14:textId="77777777" w:rsidR="00FF2729" w:rsidRDefault="00000000">
            <w:r>
              <w:rPr>
                <w:sz w:val="17"/>
              </w:rPr>
              <w:t>CO measure</w:t>
            </w:r>
          </w:p>
        </w:tc>
        <w:tc>
          <w:tcPr>
            <w:tcW w:w="4608" w:type="dxa"/>
          </w:tcPr>
          <w:p w14:paraId="5BE22083"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Thermodilution; Fick (direct/indirect)</w:t>
            </w:r>
          </w:p>
        </w:tc>
        <w:tc>
          <w:tcPr>
            <w:tcW w:w="3384" w:type="dxa"/>
          </w:tcPr>
          <w:p w14:paraId="0D062027"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3F0C347C"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I/E</w:t>
            </w:r>
          </w:p>
        </w:tc>
      </w:tr>
      <w:tr w:rsidR="00FF2729" w14:paraId="784FC15D"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02B7185" w14:textId="77777777" w:rsidR="00FF2729" w:rsidRDefault="00000000">
            <w:r>
              <w:rPr>
                <w:sz w:val="17"/>
              </w:rPr>
              <w:t>CO measure</w:t>
            </w:r>
          </w:p>
        </w:tc>
        <w:tc>
          <w:tcPr>
            <w:tcW w:w="4608" w:type="dxa"/>
          </w:tcPr>
          <w:p w14:paraId="4DAEF5C0"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Minimally invasive monitors (APCO, NICO, etc.)</w:t>
            </w:r>
          </w:p>
        </w:tc>
        <w:tc>
          <w:tcPr>
            <w:tcW w:w="3384" w:type="dxa"/>
          </w:tcPr>
          <w:p w14:paraId="4C169919"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19FC1F76"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FF2729" w14:paraId="3BBA667C"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6BA0246" w14:textId="77777777" w:rsidR="00FF2729" w:rsidRDefault="00000000">
            <w:r>
              <w:rPr>
                <w:sz w:val="17"/>
              </w:rPr>
              <w:t>CO measure</w:t>
            </w:r>
          </w:p>
        </w:tc>
        <w:tc>
          <w:tcPr>
            <w:tcW w:w="4608" w:type="dxa"/>
          </w:tcPr>
          <w:p w14:paraId="48F60A13"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Echo CO (Simpson; LVOT VTI)</w:t>
            </w:r>
          </w:p>
        </w:tc>
        <w:tc>
          <w:tcPr>
            <w:tcW w:w="3384" w:type="dxa"/>
          </w:tcPr>
          <w:p w14:paraId="21ED6228"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v22</w:t>
            </w:r>
          </w:p>
        </w:tc>
        <w:tc>
          <w:tcPr>
            <w:tcW w:w="1296" w:type="dxa"/>
          </w:tcPr>
          <w:p w14:paraId="2ADB578C"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I/E</w:t>
            </w:r>
          </w:p>
        </w:tc>
      </w:tr>
      <w:tr w:rsidR="00FF2729" w14:paraId="05118003"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8FA679A" w14:textId="77777777" w:rsidR="00FF2729" w:rsidRDefault="00000000">
            <w:r>
              <w:rPr>
                <w:sz w:val="17"/>
              </w:rPr>
              <w:t>Shock models</w:t>
            </w:r>
          </w:p>
        </w:tc>
        <w:tc>
          <w:tcPr>
            <w:tcW w:w="4608" w:type="dxa"/>
          </w:tcPr>
          <w:p w14:paraId="396586DE"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Forrester-Kenney 4-quadrant model</w:t>
            </w:r>
          </w:p>
        </w:tc>
        <w:tc>
          <w:tcPr>
            <w:tcW w:w="3384" w:type="dxa"/>
          </w:tcPr>
          <w:p w14:paraId="06F3B94F"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 Forrester-Kenney</w:t>
            </w:r>
          </w:p>
        </w:tc>
        <w:tc>
          <w:tcPr>
            <w:tcW w:w="1296" w:type="dxa"/>
          </w:tcPr>
          <w:p w14:paraId="4F18CA30"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FF2729" w14:paraId="5BDD9A58" w14:textId="77777777" w:rsidTr="00FF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B68AE23" w14:textId="77777777" w:rsidR="00FF2729" w:rsidRDefault="00000000">
            <w:r>
              <w:rPr>
                <w:sz w:val="17"/>
              </w:rPr>
              <w:t>Frontier</w:t>
            </w:r>
          </w:p>
        </w:tc>
        <w:tc>
          <w:tcPr>
            <w:tcW w:w="4608" w:type="dxa"/>
          </w:tcPr>
          <w:p w14:paraId="49ED2D49"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Interface 5; iCPET, manometry, occult PH, etc.</w:t>
            </w:r>
          </w:p>
        </w:tc>
        <w:tc>
          <w:tcPr>
            <w:tcW w:w="3384" w:type="dxa"/>
          </w:tcPr>
          <w:p w14:paraId="2AEF28AE"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N: roadmap</w:t>
            </w:r>
          </w:p>
        </w:tc>
        <w:tc>
          <w:tcPr>
            <w:tcW w:w="1296" w:type="dxa"/>
          </w:tcPr>
          <w:p w14:paraId="33F868EA" w14:textId="77777777" w:rsidR="00FF2729"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FF2729" w14:paraId="66D34D5D" w14:textId="77777777" w:rsidTr="00FF27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F770ACB" w14:textId="77777777" w:rsidR="00FF2729" w:rsidRDefault="00000000">
            <w:r>
              <w:rPr>
                <w:sz w:val="17"/>
              </w:rPr>
              <w:t>Cases</w:t>
            </w:r>
          </w:p>
        </w:tc>
        <w:tc>
          <w:tcPr>
            <w:tcW w:w="4608" w:type="dxa"/>
          </w:tcPr>
          <w:p w14:paraId="74E5EC01"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Interactive case library + knowledge checks</w:t>
            </w:r>
          </w:p>
        </w:tc>
        <w:tc>
          <w:tcPr>
            <w:tcW w:w="3384" w:type="dxa"/>
          </w:tcPr>
          <w:p w14:paraId="339BCF89"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 Prop scenarios</w:t>
            </w:r>
          </w:p>
        </w:tc>
        <w:tc>
          <w:tcPr>
            <w:tcW w:w="1296" w:type="dxa"/>
          </w:tcPr>
          <w:p w14:paraId="7B758745" w14:textId="77777777" w:rsidR="00FF2729" w:rsidRDefault="00000000">
            <w:pPr>
              <w:cnfStyle w:val="000000010000" w:firstRow="0" w:lastRow="0" w:firstColumn="0" w:lastColumn="0" w:oddVBand="0" w:evenVBand="0" w:oddHBand="0" w:evenHBand="1" w:firstRowFirstColumn="0" w:firstRowLastColumn="0" w:lastRowFirstColumn="0" w:lastRowLastColumn="0"/>
            </w:pPr>
            <w:r>
              <w:rPr>
                <w:sz w:val="17"/>
              </w:rPr>
              <w:t>N/I/E</w:t>
            </w:r>
          </w:p>
        </w:tc>
      </w:tr>
    </w:tbl>
    <w:p w14:paraId="534BC6D2" w14:textId="77777777" w:rsidR="00FF2729" w:rsidRDefault="00000000">
      <w:pPr>
        <w:pStyle w:val="Heading1"/>
      </w:pPr>
      <w:r>
        <w:t>Part 4. The simulation day (course Part 2) and how the web levels feed it</w:t>
      </w:r>
    </w:p>
    <w:p w14:paraId="1D173E8F" w14:textId="77777777" w:rsidR="00FF2729" w:rsidRDefault="00000000">
      <w:pPr>
        <w:spacing w:after="120"/>
      </w:pPr>
      <w:r>
        <w:t>From the Hemodynamics Proposal 2026. The web curriculum (Part 1) should prepare fellows for the in-person sim day (Part 2).</w:t>
      </w:r>
    </w:p>
    <w:p w14:paraId="1FC7A661" w14:textId="77777777" w:rsidR="00FF2729" w:rsidRDefault="00000000">
      <w:pPr>
        <w:pStyle w:val="Heading2"/>
      </w:pPr>
      <w:r>
        <w:t>Station 1 - PA catheter (assembly to interpretation)</w:t>
      </w:r>
    </w:p>
    <w:p w14:paraId="49469414" w14:textId="77777777" w:rsidR="00FF2729" w:rsidRDefault="00000000">
      <w:pPr>
        <w:pStyle w:val="ListBullet"/>
        <w:spacing w:after="40"/>
      </w:pPr>
      <w:r>
        <w:t>Indications/contraindications; ICU monitor setup; catheter components; assembly, zeroing, and leveling; damping (under/over and causes). Prepared by Novice Module N8 and Informed Module I2.</w:t>
      </w:r>
    </w:p>
    <w:p w14:paraId="33ABAFFD" w14:textId="77777777" w:rsidR="00FF2729" w:rsidRDefault="00000000">
      <w:pPr>
        <w:pStyle w:val="ListBullet"/>
        <w:spacing w:after="40"/>
      </w:pPr>
      <w:r>
        <w:lastRenderedPageBreak/>
        <w:t>Insertion by rules of thumb and waveforms (RA ~20-25 cm, PA ~50-60 cm from the right IJ); wedging concept, overwedging, and lung zones; when fluoroscopy helps. Prepared by N8 / I12.</w:t>
      </w:r>
    </w:p>
    <w:p w14:paraId="5C8B45E4" w14:textId="77777777" w:rsidR="00FF2729" w:rsidRDefault="00000000">
      <w:pPr>
        <w:pStyle w:val="ListBullet"/>
        <w:spacing w:after="40"/>
      </w:pPr>
      <w:r>
        <w:t>Cardiac output by thermodilution (error sources: volume, time constant, TR, injection speed) and Fick; continuous oximetry; when Fick is preferable (severe TR). Prepared by N8 (thermodilution/Fick how-to) / I13 / E6.</w:t>
      </w:r>
    </w:p>
    <w:p w14:paraId="66051285" w14:textId="77777777" w:rsidR="00FF2729" w:rsidRDefault="00000000">
      <w:pPr>
        <w:pStyle w:val="Heading2"/>
      </w:pPr>
      <w:r>
        <w:t>Station 2 - Tools to evaluate hemodynamics and therapeutic response</w:t>
      </w:r>
    </w:p>
    <w:p w14:paraId="6BA45839" w14:textId="77777777" w:rsidR="00FF2729" w:rsidRDefault="00000000">
      <w:pPr>
        <w:pStyle w:val="ListBullet"/>
        <w:spacing w:after="40"/>
      </w:pPr>
      <w:r>
        <w:t>Continuous monitor knobology; arterial pulse-contour analysis (LiDCO); PPV/SPV setup; end-expiratory/inspiratory occlusion; fluid challenge. Prepared by Informed Module I10.</w:t>
      </w:r>
    </w:p>
    <w:p w14:paraId="1AD96FBB" w14:textId="77777777" w:rsidR="00FF2729" w:rsidRDefault="00000000">
      <w:pPr>
        <w:pStyle w:val="ListBullet"/>
        <w:spacing w:after="40"/>
      </w:pPr>
      <w:r>
        <w:t>Passive leg raise (concept, technique, auto-volume loading, CO change on finger plethysmography). Prepared by I10.</w:t>
      </w:r>
    </w:p>
    <w:p w14:paraId="22A01780" w14:textId="77777777" w:rsidR="00FF2729" w:rsidRDefault="00000000">
      <w:pPr>
        <w:pStyle w:val="ListBullet"/>
        <w:spacing w:after="40"/>
      </w:pPr>
      <w:r>
        <w:t>End-organ perfusion: ScvO2, Pv-aCO2 gap, mottling, capillary refill, lactate. Prepared by I5 / I10 (and the Novice B.U.S. exam).</w:t>
      </w:r>
    </w:p>
    <w:p w14:paraId="72B256AC" w14:textId="77777777" w:rsidR="00FF2729" w:rsidRDefault="00000000">
      <w:pPr>
        <w:pStyle w:val="Heading2"/>
      </w:pPr>
      <w:r>
        <w:t>Scenarios (four cases) - ACT plus Guyton/Starling reasoning</w:t>
      </w:r>
    </w:p>
    <w:p w14:paraId="3EB40822" w14:textId="77777777" w:rsidR="00FF2729" w:rsidRDefault="00000000">
      <w:pPr>
        <w:pStyle w:val="ListBullet"/>
        <w:spacing w:after="40"/>
      </w:pPr>
      <w:r>
        <w:t>Fellows are assessed on using the ACT algorithm and physiologic reasoning (venous-return / cardiac-function curves), not on procedural skill. Prepared by Novice Modules N4-N7 and N9.</w:t>
      </w:r>
    </w:p>
    <w:p w14:paraId="1BA8DFBD" w14:textId="77777777" w:rsidR="00FF2729" w:rsidRDefault="00000000">
      <w:pPr>
        <w:pStyle w:val="ListBullet"/>
        <w:spacing w:after="40"/>
      </w:pPr>
      <w:r>
        <w:t>Example - Scenario 1 (hypovolemic shock): B.U.S.-positive post-op patient; build the physiologic profile with the three equations, choose RAP as the measurable point of divergence, then test (echo IVC). [Proposal scenario]</w:t>
      </w:r>
    </w:p>
    <w:p w14:paraId="389C11E7" w14:textId="77777777" w:rsidR="00FF2729" w:rsidRDefault="00000000">
      <w:pPr>
        <w:pStyle w:val="ListBullet"/>
        <w:spacing w:after="40"/>
      </w:pPr>
      <w:r>
        <w:t>Scenarios span the grid (cardiogenic/obstructive/distributive/hypovolemic); the Novice case library (N9) should mirror this structure.</w:t>
      </w:r>
    </w:p>
    <w:p w14:paraId="5667A641" w14:textId="77777777" w:rsidR="00FF2729" w:rsidRDefault="00000000">
      <w:pPr>
        <w:pStyle w:val="Heading1"/>
      </w:pPr>
      <w:r>
        <w:t>Part 5. Source documents and how they map</w:t>
      </w:r>
    </w:p>
    <w:p w14:paraId="6161F58F" w14:textId="77777777" w:rsidR="00FF2729" w:rsidRDefault="00000000">
      <w:pPr>
        <w:pStyle w:val="ListBullet"/>
        <w:spacing w:after="40"/>
      </w:pPr>
      <w:r>
        <w:rPr>
          <w:b/>
        </w:rPr>
        <w:t xml:space="preserve">Assessing Shock - 2024 (with voice) deck: </w:t>
      </w:r>
      <w:r>
        <w:t>the primary source for the Novice pathway (B.U.S., ACT, the unifying equation, the shock-type grid, RAP/volume-responsiveness, the guided case).</w:t>
      </w:r>
    </w:p>
    <w:p w14:paraId="06166903" w14:textId="77777777" w:rsidR="00FF2729" w:rsidRDefault="00000000">
      <w:pPr>
        <w:pStyle w:val="ListBullet"/>
        <w:spacing w:after="40"/>
      </w:pPr>
      <w:r>
        <w:rPr>
          <w:b/>
        </w:rPr>
        <w:t xml:space="preserve">Hemodynamics module - v2022 (413 slides): </w:t>
      </w:r>
      <w:r>
        <w:t>the comprehensive backbone for Informed/Expert - pressure-measurement physics, tools, minimally invasive monitors, RA/CVP and arterial waveform interpretation, IVC, CO measurement, and echo.</w:t>
      </w:r>
    </w:p>
    <w:p w14:paraId="24C74772" w14:textId="77777777" w:rsidR="00FF2729" w:rsidRDefault="00000000">
      <w:pPr>
        <w:pStyle w:val="ListBullet"/>
        <w:spacing w:after="40"/>
      </w:pPr>
      <w:r>
        <w:rPr>
          <w:b/>
        </w:rPr>
        <w:t xml:space="preserve">Hemodynamics Proposal 2026: </w:t>
      </w:r>
      <w:r>
        <w:t>course goals/objectives, the ABIM blueprint mapping, and the simulation-day design (Part 4).</w:t>
      </w:r>
    </w:p>
    <w:p w14:paraId="0C0CB277" w14:textId="77777777" w:rsidR="00FF2729" w:rsidRDefault="00000000">
      <w:pPr>
        <w:pStyle w:val="ListBullet"/>
        <w:spacing w:after="40"/>
      </w:pPr>
      <w:r>
        <w:rPr>
          <w:b/>
        </w:rPr>
        <w:t xml:space="preserve">Notion workspace: </w:t>
      </w:r>
      <w:r>
        <w:t>the current, evolving source of truth for the conceptual rewrite - especially the four-interface depth, the vascular waterfall/CrCP model, the venous-return depth, and the heart-lung interactions module.</w:t>
      </w:r>
    </w:p>
    <w:p w14:paraId="5E272EBC" w14:textId="77777777" w:rsidR="00FF2729" w:rsidRDefault="00000000">
      <w:pPr>
        <w:pStyle w:val="ListBullet"/>
        <w:spacing w:after="40"/>
      </w:pPr>
      <w:r>
        <w:rPr>
          <w:b/>
        </w:rPr>
        <w:t xml:space="preserve">Wix site (hemosim.org): </w:t>
      </w:r>
      <w:r>
        <w:t>the published, formatted version of the physiology pages; still lags Notion in places (see Part 6).</w:t>
      </w:r>
    </w:p>
    <w:p w14:paraId="2038C248" w14:textId="77777777" w:rsidR="00FF2729" w:rsidRDefault="00000000">
      <w:pPr>
        <w:pStyle w:val="Heading1"/>
      </w:pPr>
      <w:r>
        <w:lastRenderedPageBreak/>
        <w:t>Part 6. Gaps, inconsistencies, and editorial flags</w:t>
      </w:r>
    </w:p>
    <w:p w14:paraId="3C8211C8" w14:textId="77777777" w:rsidR="00FF2729" w:rsidRDefault="00000000">
      <w:pPr>
        <w:pStyle w:val="Heading2"/>
      </w:pPr>
      <w:r>
        <w:t>6.1 Naming (resolved per your instruction)</w:t>
      </w:r>
    </w:p>
    <w:p w14:paraId="64F10663" w14:textId="77777777" w:rsidR="00FF2729" w:rsidRDefault="00000000">
      <w:pPr>
        <w:pStyle w:val="ListBullet"/>
        <w:spacing w:after="40"/>
      </w:pPr>
      <w:r>
        <w:t>Interface III = "</w:t>
      </w:r>
      <w:commentRangeStart w:id="60"/>
      <w:commentRangeStart w:id="61"/>
      <w:r>
        <w:t xml:space="preserve">Capillaries </w:t>
      </w:r>
      <w:commentRangeEnd w:id="60"/>
      <w:r w:rsidR="002458C0">
        <w:rPr>
          <w:rStyle w:val="CommentReference"/>
          <w:sz w:val="22"/>
          <w:szCs w:val="22"/>
        </w:rPr>
        <w:commentReference w:id="60"/>
      </w:r>
      <w:commentRangeEnd w:id="61"/>
      <w:r w:rsidR="00FB483B">
        <w:rPr>
          <w:rStyle w:val="CommentReference"/>
          <w:sz w:val="22"/>
          <w:szCs w:val="22"/>
        </w:rPr>
        <w:commentReference w:id="61"/>
      </w:r>
      <w:r>
        <w:t xml:space="preserve">to Right Atrium" throughout; Interface IV = "RV to LA" throughout. </w:t>
      </w:r>
      <w:commentRangeStart w:id="62"/>
      <w:r>
        <w:t>Note: the Notion "Principle 1" and "Physiological Basis" pages still list Interface III as "Capillaries to Venules" and Interface IV as "RV to Pulmonary Artery" - conform these.</w:t>
      </w:r>
      <w:commentRangeEnd w:id="62"/>
      <w:r w:rsidR="00FB483B">
        <w:rPr>
          <w:rStyle w:val="CommentReference"/>
          <w:sz w:val="22"/>
          <w:szCs w:val="22"/>
        </w:rPr>
        <w:commentReference w:id="62"/>
      </w:r>
    </w:p>
    <w:p w14:paraId="0D8EF0EA" w14:textId="77777777" w:rsidR="00FF2729" w:rsidRDefault="00000000">
      <w:pPr>
        <w:pStyle w:val="Heading2"/>
      </w:pPr>
      <w:r>
        <w:t>6.2 Build and integration gaps</w:t>
      </w:r>
    </w:p>
    <w:p w14:paraId="3FBCF888" w14:textId="77777777" w:rsidR="00FF2729" w:rsidRDefault="00000000">
      <w:pPr>
        <w:pStyle w:val="ListBullet"/>
        <w:spacing w:after="40"/>
      </w:pPr>
      <w:r>
        <w:t>The richest conceptual content (vascular waterfall/CrCP, heart-lung interactions module, venous-return depth, RV-PA coupling) lives in Notion and is only partly on the Wix site. Transfer remains.</w:t>
      </w:r>
    </w:p>
    <w:p w14:paraId="4F9743BC" w14:textId="77777777" w:rsidR="00FF2729" w:rsidRDefault="00000000">
      <w:pPr>
        <w:pStyle w:val="ListBullet"/>
        <w:spacing w:after="40"/>
      </w:pPr>
      <w:r>
        <w:t>The a-unifying-hemodynamic-equation page is image-only/unbuilt; build it from the Assessing Shock deck and the Hemodynamics Proposal 2026. (Per your note, the older Wix page "designations" are outdated, so HemoSim Basic is not flagged as a gap here.)</w:t>
      </w:r>
    </w:p>
    <w:p w14:paraId="790E6453" w14:textId="77777777" w:rsidR="00FF2729" w:rsidRDefault="00000000">
      <w:pPr>
        <w:pStyle w:val="ListBullet"/>
        <w:spacing w:after="40"/>
      </w:pPr>
      <w:r>
        <w:t>The Notion "Hemodynamic Monitoring Tools" and "Overview of Shock Assessment" pages are empty placeholders; the actual tools content is in the v2022 deck and Proposal Station 2.</w:t>
      </w:r>
    </w:p>
    <w:p w14:paraId="382BCCF9" w14:textId="77777777" w:rsidR="00FF2729" w:rsidRDefault="00000000">
      <w:pPr>
        <w:pStyle w:val="Heading2"/>
      </w:pPr>
      <w:r>
        <w:t>6.3 Editorial flags found in Notion (for your review)</w:t>
      </w:r>
    </w:p>
    <w:p w14:paraId="03633A03" w14:textId="77777777" w:rsidR="00FF2729" w:rsidRDefault="00000000">
      <w:pPr>
        <w:pStyle w:val="ListBullet"/>
        <w:spacing w:after="40"/>
      </w:pPr>
      <w:commentRangeStart w:id="63"/>
      <w:r>
        <w:t>The RAP page is marked as an Open Evidence placeholder and "confusing in present form - review entire section."</w:t>
      </w:r>
      <w:commentRangeEnd w:id="63"/>
      <w:r w:rsidR="001F089C">
        <w:rPr>
          <w:rStyle w:val="CommentReference"/>
          <w:sz w:val="22"/>
          <w:szCs w:val="22"/>
        </w:rPr>
        <w:commentReference w:id="63"/>
      </w:r>
    </w:p>
    <w:p w14:paraId="10B5387E" w14:textId="77777777" w:rsidR="00FF2729" w:rsidRDefault="00000000">
      <w:pPr>
        <w:pStyle w:val="ListBullet"/>
        <w:spacing w:after="40"/>
      </w:pPr>
      <w:r>
        <w:t>Interface II vascular-waterfall content: per your note, use the version written on the Wix build page; the open Notion author discussion (Chaisson/Gallardo) is set aside, not carried into the curriculum.</w:t>
      </w:r>
    </w:p>
    <w:p w14:paraId="1345047B" w14:textId="77777777" w:rsidR="00FF2729" w:rsidRDefault="00000000">
      <w:pPr>
        <w:pStyle w:val="ListBullet"/>
        <w:spacing w:after="40"/>
      </w:pPr>
      <w:r>
        <w:t>A number of Notion pages contain inline editorial comments and unfinished sentences that must be resolved before any web transfer. These are itemized in Appendix B so we can capture them all.</w:t>
      </w:r>
    </w:p>
    <w:p w14:paraId="59C999D4" w14:textId="77777777" w:rsidR="00FF2729" w:rsidRDefault="00000000">
      <w:pPr>
        <w:pStyle w:val="Heading1"/>
      </w:pPr>
      <w:r>
        <w:t>Part 7. Sources of truth (for fact-checking)</w:t>
      </w:r>
    </w:p>
    <w:p w14:paraId="261F4E3B" w14:textId="77777777" w:rsidR="00FF2729" w:rsidRDefault="00000000">
      <w:pPr>
        <w:pStyle w:val="ListBullet"/>
        <w:spacing w:after="40"/>
      </w:pPr>
      <w:r>
        <w:t>The Google Drive "Additional Reading" folder (use first when concepts conflict).</w:t>
      </w:r>
    </w:p>
    <w:p w14:paraId="1A08FCB6" w14:textId="77777777" w:rsidR="00FF2729" w:rsidRDefault="00000000">
      <w:pPr>
        <w:pStyle w:val="ListBullet"/>
        <w:spacing w:after="40"/>
      </w:pPr>
      <w:r>
        <w:t>Per-page reference lists on the Wix pages (hyperlinked to source articles).</w:t>
      </w:r>
    </w:p>
    <w:p w14:paraId="65D38C56" w14:textId="795215C0" w:rsidR="00FF2729" w:rsidRDefault="00000000">
      <w:pPr>
        <w:pStyle w:val="ListBullet"/>
        <w:spacing w:after="40"/>
      </w:pPr>
      <w:r>
        <w:t>Authors: Jon-Emile Kenny, Eduardo Kattan</w:t>
      </w:r>
      <w:r w:rsidR="002458C0">
        <w:t>, Glenn Hernandez, Gustavo Ospina-Tascon</w:t>
      </w:r>
      <w:r>
        <w:t>, Sheldon Magder, Michael Pinsky.</w:t>
      </w:r>
    </w:p>
    <w:p w14:paraId="7FBB9E3F" w14:textId="77777777" w:rsidR="00FF2729" w:rsidRDefault="00000000">
      <w:pPr>
        <w:pStyle w:val="ListBullet"/>
        <w:spacing w:after="40"/>
      </w:pPr>
      <w:r>
        <w:t>Anchor citation: Rola P, Kattan E, Siuba M, et al. A Holistic Four-Interface Conceptual Model for Personalizing Shock Resuscitation. J Pers Med. 2025;15(5):207. Also Sylvester JT, Goldberg HS, Permutt S. Clin Chest Med. 1983;4(2):111-26.</w:t>
      </w:r>
    </w:p>
    <w:p w14:paraId="5BB2E360" w14:textId="77777777" w:rsidR="00FF2729" w:rsidRDefault="00000000">
      <w:pPr>
        <w:pStyle w:val="Heading1"/>
      </w:pPr>
      <w:r>
        <w:t xml:space="preserve">Appendix A. Complete Notion page </w:t>
      </w:r>
      <w:commentRangeStart w:id="64"/>
      <w:r>
        <w:t xml:space="preserve">inventory </w:t>
      </w:r>
      <w:commentRangeEnd w:id="64"/>
      <w:r w:rsidR="005628F1">
        <w:rPr>
          <w:rStyle w:val="CommentReference"/>
          <w:sz w:val="28"/>
          <w:szCs w:val="28"/>
        </w:rPr>
        <w:commentReference w:id="64"/>
      </w:r>
      <w:r>
        <w:t>crawled</w:t>
      </w:r>
    </w:p>
    <w:p w14:paraId="78C9C9E4" w14:textId="77777777" w:rsidR="00FF2729" w:rsidRDefault="00000000">
      <w:pPr>
        <w:spacing w:after="120"/>
      </w:pPr>
      <w:r>
        <w:t xml:space="preserve">Every page reached in the fully recursive crawl, grouped by section (about 55-60 substantive pages, 4-5 levels deep). Listed so you can verify completeness. Pages explicitly marked "(N/A)" </w:t>
      </w:r>
      <w:r>
        <w:lastRenderedPageBreak/>
        <w:t>or "(old)" in Notion are placeholders or superseded duplicates and were noted but not treated as unique content.</w:t>
      </w:r>
    </w:p>
    <w:p w14:paraId="70531EDF" w14:textId="77777777" w:rsidR="00FF2729" w:rsidRDefault="00000000">
      <w:pPr>
        <w:pStyle w:val="Heading3"/>
      </w:pPr>
      <w:r>
        <w:t>Foundations &amp; principles</w:t>
      </w:r>
    </w:p>
    <w:p w14:paraId="3FD43258" w14:textId="77777777" w:rsidR="00FF2729" w:rsidRDefault="00000000">
      <w:pPr>
        <w:pStyle w:val="ListBullet"/>
        <w:spacing w:after="40"/>
      </w:pPr>
      <w:r>
        <w:t>HemoSim (root)</w:t>
      </w:r>
    </w:p>
    <w:p w14:paraId="4A9C3202" w14:textId="77777777" w:rsidR="00FF2729" w:rsidRDefault="00000000">
      <w:pPr>
        <w:pStyle w:val="ListBullet"/>
        <w:spacing w:after="40"/>
      </w:pPr>
      <w:r>
        <w:t>Introduction to Hemodynamics</w:t>
      </w:r>
    </w:p>
    <w:p w14:paraId="653760F9" w14:textId="77777777" w:rsidR="00FF2729" w:rsidRDefault="00000000">
      <w:pPr>
        <w:pStyle w:val="ListBullet"/>
        <w:spacing w:after="40"/>
      </w:pPr>
      <w:r>
        <w:t>Shock Physiology and the Link with Hemodynamics</w:t>
      </w:r>
    </w:p>
    <w:p w14:paraId="18902007" w14:textId="77777777" w:rsidR="00FF2729" w:rsidRDefault="00000000">
      <w:pPr>
        <w:pStyle w:val="ListBullet"/>
        <w:spacing w:after="40"/>
      </w:pPr>
      <w:r>
        <w:t>Clinical Markers of Shock</w:t>
      </w:r>
    </w:p>
    <w:p w14:paraId="6C2971C6" w14:textId="77777777" w:rsidR="00FF2729" w:rsidRDefault="00000000">
      <w:pPr>
        <w:pStyle w:val="ListBullet"/>
        <w:spacing w:after="40"/>
      </w:pPr>
      <w:r>
        <w:t>Physiological Basis of the Cardiovascular System (Rev)</w:t>
      </w:r>
    </w:p>
    <w:p w14:paraId="0CFEB2D7" w14:textId="77777777" w:rsidR="00FF2729" w:rsidRDefault="00000000">
      <w:pPr>
        <w:pStyle w:val="ListBullet"/>
        <w:spacing w:after="40"/>
      </w:pPr>
      <w:r>
        <w:t>Principle 1: The Four Interfaces</w:t>
      </w:r>
    </w:p>
    <w:p w14:paraId="221FA9F7" w14:textId="77777777" w:rsidR="00FF2729" w:rsidRDefault="00000000">
      <w:pPr>
        <w:pStyle w:val="ListBullet"/>
        <w:spacing w:after="40"/>
      </w:pPr>
      <w:r>
        <w:t>Principle 2: Closed-loop circulation</w:t>
      </w:r>
    </w:p>
    <w:p w14:paraId="33C823A0" w14:textId="77777777" w:rsidR="00FF2729" w:rsidRDefault="00000000">
      <w:pPr>
        <w:pStyle w:val="ListBullet"/>
        <w:spacing w:after="40"/>
      </w:pPr>
      <w:r>
        <w:t>Principle 3: Unifying model (Hagen-Poiseuille)</w:t>
      </w:r>
    </w:p>
    <w:p w14:paraId="200B8220" w14:textId="77777777" w:rsidR="00FF2729" w:rsidRDefault="00000000">
      <w:pPr>
        <w:pStyle w:val="ListBullet"/>
        <w:spacing w:after="40"/>
      </w:pPr>
      <w:r>
        <w:t>An Algorithm for Shock Assessment</w:t>
      </w:r>
    </w:p>
    <w:p w14:paraId="748BC6A9" w14:textId="77777777" w:rsidR="00FF2729" w:rsidRDefault="00000000">
      <w:pPr>
        <w:pStyle w:val="ListBullet"/>
        <w:spacing w:after="40"/>
      </w:pPr>
      <w:r>
        <w:t>Hemosim Curriculum Template</w:t>
      </w:r>
    </w:p>
    <w:p w14:paraId="315134B6" w14:textId="77777777" w:rsidR="00FF2729" w:rsidRDefault="00000000">
      <w:pPr>
        <w:pStyle w:val="Heading3"/>
      </w:pPr>
      <w:r>
        <w:t>Interface I (LV to arterial)</w:t>
      </w:r>
    </w:p>
    <w:p w14:paraId="135FF293" w14:textId="77777777" w:rsidR="00FF2729" w:rsidRDefault="00000000">
      <w:pPr>
        <w:pStyle w:val="ListBullet"/>
        <w:spacing w:after="40"/>
      </w:pPr>
      <w:commentRangeStart w:id="65"/>
      <w:r>
        <w:t>Interface I: Cardiac Function and Arterial Vascular Function</w:t>
      </w:r>
      <w:commentRangeEnd w:id="65"/>
      <w:r w:rsidR="000662D3">
        <w:rPr>
          <w:rStyle w:val="CommentReference"/>
          <w:sz w:val="22"/>
          <w:szCs w:val="22"/>
        </w:rPr>
        <w:commentReference w:id="65"/>
      </w:r>
    </w:p>
    <w:p w14:paraId="62E9BDAD" w14:textId="77777777" w:rsidR="00FF2729" w:rsidRDefault="00000000" w:rsidP="000662D3">
      <w:pPr>
        <w:pStyle w:val="ListBullet"/>
        <w:tabs>
          <w:tab w:val="clear" w:pos="360"/>
          <w:tab w:val="num" w:pos="720"/>
        </w:tabs>
        <w:spacing w:after="40"/>
        <w:ind w:left="720"/>
      </w:pPr>
      <w:r>
        <w:t>Frank-Starling Curve</w:t>
      </w:r>
    </w:p>
    <w:p w14:paraId="53C880CB" w14:textId="44347E3A" w:rsidR="000662D3" w:rsidRPr="000662D3" w:rsidDel="000662D3" w:rsidRDefault="000662D3">
      <w:pPr>
        <w:pStyle w:val="ListBullet"/>
        <w:spacing w:after="40"/>
        <w:rPr>
          <w:del w:id="66" w:author="Gustavo Adolfo Garcia Chavez" w:date="2026-07-02T20:34:00Z" w16du:dateUtc="2026-07-03T01:34:00Z"/>
          <w:rStyle w:val="notion-enable-hover"/>
          <w:rPrChange w:id="67" w:author="Gustavo Adolfo Garcia Chavez" w:date="2026-07-02T20:34:00Z" w16du:dateUtc="2026-07-03T01:34:00Z">
            <w:rPr>
              <w:del w:id="68" w:author="Gustavo Adolfo Garcia Chavez" w:date="2026-07-02T20:34:00Z" w16du:dateUtc="2026-07-03T01:34:00Z"/>
              <w:rStyle w:val="notion-enable-hover"/>
              <w:b/>
              <w:bCs/>
            </w:rPr>
          </w:rPrChange>
        </w:rPr>
      </w:pPr>
      <w:ins w:id="69" w:author="Gustavo Adolfo Garcia Chavez" w:date="2026-07-02T20:34:00Z" w16du:dateUtc="2026-07-03T01:34:00Z">
        <w:r>
          <w:rPr>
            <w:rStyle w:val="notion-enable-hover"/>
            <w:b/>
            <w:bCs/>
          </w:rPr>
          <w:t>Right Atrial Pressure (RAP) – From Starling to Guyton to Clinical Practice</w:t>
        </w:r>
      </w:ins>
      <w:del w:id="70" w:author="Gustavo Adolfo Garcia Chavez" w:date="2026-07-02T20:34:00Z" w16du:dateUtc="2026-07-03T01:34:00Z">
        <w:r w:rsidDel="000662D3">
          <w:rPr>
            <w:rStyle w:val="notion-enable-hover"/>
            <w:b/>
            <w:bCs/>
          </w:rPr>
          <w:delText>Right Atrial Pressure (RAP) – From Starling to Guyton to Clinical Practice</w:delText>
        </w:r>
      </w:del>
    </w:p>
    <w:p w14:paraId="0A219DAD" w14:textId="77777777" w:rsidR="000662D3" w:rsidRDefault="000662D3" w:rsidP="000662D3">
      <w:pPr>
        <w:pStyle w:val="ListBullet"/>
        <w:tabs>
          <w:tab w:val="clear" w:pos="360"/>
          <w:tab w:val="num" w:pos="1080"/>
        </w:tabs>
        <w:spacing w:after="40"/>
        <w:ind w:left="1080"/>
        <w:rPr>
          <w:ins w:id="71" w:author="Gustavo Adolfo Garcia Chavez" w:date="2026-07-02T20:34:00Z" w16du:dateUtc="2026-07-03T01:34:00Z"/>
        </w:rPr>
      </w:pPr>
    </w:p>
    <w:p w14:paraId="3C1E929B" w14:textId="77777777" w:rsidR="00FF2729" w:rsidRDefault="00000000">
      <w:pPr>
        <w:pStyle w:val="ListBullet"/>
        <w:tabs>
          <w:tab w:val="clear" w:pos="360"/>
          <w:tab w:val="num" w:pos="720"/>
        </w:tabs>
        <w:spacing w:after="40"/>
        <w:ind w:left="720"/>
        <w:pPrChange w:id="72" w:author="Gustavo Adolfo Garcia Chavez" w:date="2026-07-02T20:37:00Z" w16du:dateUtc="2026-07-03T01:37:00Z">
          <w:pPr>
            <w:pStyle w:val="ListBullet"/>
            <w:spacing w:after="40"/>
          </w:pPr>
        </w:pPrChange>
      </w:pPr>
      <w:r>
        <w:t>The Concept of Ventricular to Arterial Coupling</w:t>
      </w:r>
    </w:p>
    <w:p w14:paraId="7BEB0857" w14:textId="77777777" w:rsidR="00FF2729" w:rsidRDefault="00000000">
      <w:pPr>
        <w:pStyle w:val="ListBullet"/>
        <w:tabs>
          <w:tab w:val="clear" w:pos="360"/>
          <w:tab w:val="num" w:pos="1080"/>
        </w:tabs>
        <w:spacing w:after="40"/>
        <w:ind w:left="1080"/>
        <w:pPrChange w:id="73" w:author="Gustavo Adolfo Garcia Chavez" w:date="2026-07-02T20:37:00Z" w16du:dateUtc="2026-07-03T01:37:00Z">
          <w:pPr>
            <w:pStyle w:val="ListBullet"/>
            <w:spacing w:after="40"/>
          </w:pPr>
        </w:pPrChange>
      </w:pPr>
      <w:r>
        <w:t>What is the difference between Ea and TAC</w:t>
      </w:r>
    </w:p>
    <w:p w14:paraId="02ABEF1D" w14:textId="77777777" w:rsidR="00FF2729" w:rsidRDefault="00000000">
      <w:pPr>
        <w:pStyle w:val="ListBullet"/>
        <w:tabs>
          <w:tab w:val="clear" w:pos="360"/>
          <w:tab w:val="num" w:pos="1080"/>
        </w:tabs>
        <w:spacing w:after="40"/>
        <w:ind w:left="1080"/>
        <w:pPrChange w:id="74" w:author="Gustavo Adolfo Garcia Chavez" w:date="2026-07-02T20:37:00Z" w16du:dateUtc="2026-07-03T01:37:00Z">
          <w:pPr>
            <w:pStyle w:val="ListBullet"/>
            <w:spacing w:after="40"/>
          </w:pPr>
        </w:pPrChange>
      </w:pPr>
      <w:r>
        <w:t>Pulse Wave Propagation, Velocity, and Reflections</w:t>
      </w:r>
    </w:p>
    <w:p w14:paraId="1900E89B" w14:textId="77777777" w:rsidR="00FF2729" w:rsidRDefault="00000000">
      <w:pPr>
        <w:pStyle w:val="ListBullet"/>
        <w:tabs>
          <w:tab w:val="clear" w:pos="360"/>
          <w:tab w:val="num" w:pos="720"/>
        </w:tabs>
        <w:spacing w:after="40"/>
        <w:ind w:left="720"/>
        <w:rPr>
          <w:ins w:id="75" w:author="Gustavo Adolfo Garcia Chavez" w:date="2026-07-02T20:36:00Z" w16du:dateUtc="2026-07-03T01:36:00Z"/>
        </w:rPr>
        <w:pPrChange w:id="76" w:author="Gustavo Adolfo Garcia Chavez" w:date="2026-07-02T20:37:00Z" w16du:dateUtc="2026-07-03T01:37:00Z">
          <w:pPr>
            <w:pStyle w:val="ListBullet"/>
            <w:spacing w:after="40"/>
          </w:pPr>
        </w:pPrChange>
      </w:pPr>
      <w:r>
        <w:t>The Arterial Windkessel</w:t>
      </w:r>
    </w:p>
    <w:p w14:paraId="4E4D6440" w14:textId="6F7DDB77" w:rsidR="000662D3" w:rsidRDefault="000662D3">
      <w:pPr>
        <w:pStyle w:val="ListBullet"/>
        <w:tabs>
          <w:tab w:val="clear" w:pos="360"/>
          <w:tab w:val="num" w:pos="1080"/>
        </w:tabs>
        <w:spacing w:after="40"/>
        <w:ind w:left="1080"/>
        <w:pPrChange w:id="77" w:author="Gustavo Adolfo Garcia Chavez" w:date="2026-07-02T20:37:00Z" w16du:dateUtc="2026-07-03T01:37:00Z">
          <w:pPr>
            <w:pStyle w:val="ListBullet"/>
            <w:spacing w:after="40"/>
          </w:pPr>
        </w:pPrChange>
      </w:pPr>
      <w:ins w:id="78" w:author="Gustavo Adolfo Garcia Chavez" w:date="2026-07-02T20:36:00Z" w16du:dateUtc="2026-07-03T01:36:00Z">
        <w:r>
          <w:t>On afterload</w:t>
        </w:r>
      </w:ins>
    </w:p>
    <w:p w14:paraId="52E83736" w14:textId="77777777" w:rsidR="00FF2729" w:rsidRDefault="00000000">
      <w:pPr>
        <w:pStyle w:val="ListBullet"/>
        <w:tabs>
          <w:tab w:val="clear" w:pos="360"/>
          <w:tab w:val="num" w:pos="1080"/>
        </w:tabs>
        <w:spacing w:after="40"/>
        <w:ind w:left="1080"/>
        <w:pPrChange w:id="79" w:author="Gustavo Adolfo Garcia Chavez" w:date="2026-07-02T20:37:00Z" w16du:dateUtc="2026-07-03T01:37:00Z">
          <w:pPr>
            <w:pStyle w:val="ListBullet"/>
            <w:spacing w:after="40"/>
          </w:pPr>
        </w:pPrChange>
      </w:pPr>
      <w:r>
        <w:t>Stroke Volume vs Storage Volume</w:t>
      </w:r>
    </w:p>
    <w:p w14:paraId="319AE63D" w14:textId="77777777" w:rsidR="00FF2729" w:rsidRDefault="00000000">
      <w:pPr>
        <w:pStyle w:val="ListBullet"/>
        <w:tabs>
          <w:tab w:val="clear" w:pos="360"/>
          <w:tab w:val="num" w:pos="1080"/>
        </w:tabs>
        <w:spacing w:after="40"/>
        <w:ind w:left="1080"/>
        <w:pPrChange w:id="80" w:author="Gustavo Adolfo Garcia Chavez" w:date="2026-07-02T20:37:00Z" w16du:dateUtc="2026-07-03T01:37:00Z">
          <w:pPr>
            <w:pStyle w:val="ListBullet"/>
            <w:spacing w:after="40"/>
          </w:pPr>
        </w:pPrChange>
      </w:pPr>
      <w:r>
        <w:t>The Meaning of Blood Pressure</w:t>
      </w:r>
    </w:p>
    <w:p w14:paraId="1E7F80EA" w14:textId="77777777" w:rsidR="00FF2729" w:rsidRDefault="00000000">
      <w:pPr>
        <w:pStyle w:val="ListBullet"/>
        <w:tabs>
          <w:tab w:val="clear" w:pos="360"/>
          <w:tab w:val="num" w:pos="720"/>
        </w:tabs>
        <w:spacing w:after="40"/>
        <w:ind w:left="720"/>
        <w:pPrChange w:id="81" w:author="Gustavo Adolfo Garcia Chavez" w:date="2026-07-02T20:37:00Z" w16du:dateUtc="2026-07-03T01:37:00Z">
          <w:pPr>
            <w:pStyle w:val="ListBullet"/>
            <w:spacing w:after="40"/>
          </w:pPr>
        </w:pPrChange>
      </w:pPr>
      <w:r>
        <w:t>Components of an Arterial Pressure Waveform</w:t>
      </w:r>
    </w:p>
    <w:p w14:paraId="1C8140D1" w14:textId="77777777" w:rsidR="00FF2729" w:rsidRDefault="00000000">
      <w:pPr>
        <w:pStyle w:val="ListBullet"/>
        <w:tabs>
          <w:tab w:val="clear" w:pos="360"/>
          <w:tab w:val="num" w:pos="1080"/>
        </w:tabs>
        <w:spacing w:after="40"/>
        <w:ind w:left="1080"/>
        <w:pPrChange w:id="82" w:author="Gustavo Adolfo Garcia Chavez" w:date="2026-07-02T20:38:00Z" w16du:dateUtc="2026-07-03T01:38:00Z">
          <w:pPr>
            <w:pStyle w:val="ListBullet"/>
            <w:spacing w:after="40"/>
          </w:pPr>
        </w:pPrChange>
      </w:pPr>
      <w:r>
        <w:t>Alterations of Systolic Upstroke</w:t>
      </w:r>
    </w:p>
    <w:p w14:paraId="25A0410F" w14:textId="77777777" w:rsidR="00FF2729" w:rsidRDefault="00000000" w:rsidP="000662D3">
      <w:pPr>
        <w:pStyle w:val="ListBullet"/>
        <w:tabs>
          <w:tab w:val="clear" w:pos="360"/>
          <w:tab w:val="num" w:pos="1080"/>
        </w:tabs>
        <w:spacing w:after="40"/>
        <w:ind w:left="1080"/>
        <w:rPr>
          <w:ins w:id="83" w:author="Gustavo Adolfo Garcia Chavez" w:date="2026-07-02T20:38:00Z" w16du:dateUtc="2026-07-03T01:38:00Z"/>
        </w:rPr>
      </w:pPr>
      <w:r>
        <w:t>On wave reflection</w:t>
      </w:r>
    </w:p>
    <w:p w14:paraId="01854412" w14:textId="77777777" w:rsidR="000662D3" w:rsidDel="000662D3" w:rsidRDefault="000662D3">
      <w:pPr>
        <w:pStyle w:val="ListBullet"/>
        <w:tabs>
          <w:tab w:val="clear" w:pos="360"/>
          <w:tab w:val="num" w:pos="1080"/>
        </w:tabs>
        <w:spacing w:after="40"/>
        <w:ind w:left="1080"/>
        <w:rPr>
          <w:del w:id="84" w:author="Gustavo Adolfo Garcia Chavez" w:date="2026-07-02T20:39:00Z" w16du:dateUtc="2026-07-03T01:39:00Z"/>
          <w:moveTo w:id="85" w:author="Gustavo Adolfo Garcia Chavez" w:date="2026-07-02T20:38:00Z" w16du:dateUtc="2026-07-03T01:38:00Z"/>
        </w:rPr>
        <w:pPrChange w:id="86" w:author="Gustavo Adolfo Garcia Chavez" w:date="2026-07-02T20:38:00Z" w16du:dateUtc="2026-07-03T01:38:00Z">
          <w:pPr>
            <w:pStyle w:val="ListBullet"/>
            <w:spacing w:after="40"/>
          </w:pPr>
        </w:pPrChange>
      </w:pPr>
      <w:moveToRangeStart w:id="87" w:author="Gustavo Adolfo Garcia Chavez" w:date="2026-07-02T20:38:00Z" w:name="move233917138"/>
      <w:moveTo w:id="88" w:author="Gustavo Adolfo Garcia Chavez" w:date="2026-07-02T20:38:00Z" w16du:dateUtc="2026-07-03T01:38:00Z">
        <w:r>
          <w:t>Assessing Vasoplegia (diastolic pressure / dicrotic notch)</w:t>
        </w:r>
      </w:moveTo>
    </w:p>
    <w:moveToRangeEnd w:id="87"/>
    <w:p w14:paraId="1A10014E" w14:textId="77777777" w:rsidR="000662D3" w:rsidRDefault="000662D3">
      <w:pPr>
        <w:pStyle w:val="ListBullet"/>
        <w:tabs>
          <w:tab w:val="clear" w:pos="360"/>
          <w:tab w:val="num" w:pos="1080"/>
        </w:tabs>
        <w:spacing w:after="40"/>
        <w:ind w:left="1080"/>
        <w:pPrChange w:id="89" w:author="Gustavo Adolfo Garcia Chavez" w:date="2026-07-02T20:39:00Z" w16du:dateUtc="2026-07-03T01:39:00Z">
          <w:pPr>
            <w:pStyle w:val="ListBullet"/>
            <w:spacing w:after="40"/>
          </w:pPr>
        </w:pPrChange>
      </w:pPr>
    </w:p>
    <w:p w14:paraId="0FEC9998" w14:textId="77777777" w:rsidR="00FF2729" w:rsidRDefault="00000000">
      <w:pPr>
        <w:pStyle w:val="ListBullet"/>
        <w:tabs>
          <w:tab w:val="clear" w:pos="360"/>
          <w:tab w:val="num" w:pos="1080"/>
        </w:tabs>
        <w:spacing w:after="40"/>
        <w:ind w:left="1080"/>
        <w:pPrChange w:id="90" w:author="Gustavo Adolfo Garcia Chavez" w:date="2026-07-02T20:39:00Z" w16du:dateUtc="2026-07-03T01:39:00Z">
          <w:pPr>
            <w:pStyle w:val="ListBullet"/>
            <w:spacing w:after="40"/>
          </w:pPr>
        </w:pPrChange>
      </w:pPr>
      <w:r>
        <w:t>Characteristic Pressure Wave Patterns</w:t>
      </w:r>
    </w:p>
    <w:p w14:paraId="02CD1817" w14:textId="77777777" w:rsidR="00FF2729" w:rsidRDefault="00000000">
      <w:pPr>
        <w:pStyle w:val="ListBullet"/>
        <w:tabs>
          <w:tab w:val="clear" w:pos="360"/>
          <w:tab w:val="num" w:pos="1080"/>
        </w:tabs>
        <w:spacing w:after="40"/>
        <w:ind w:left="1080"/>
        <w:pPrChange w:id="91" w:author="Gustavo Adolfo Garcia Chavez" w:date="2026-07-02T20:39:00Z" w16du:dateUtc="2026-07-03T01:39:00Z">
          <w:pPr>
            <w:pStyle w:val="ListBullet"/>
            <w:spacing w:after="40"/>
          </w:pPr>
        </w:pPrChange>
      </w:pPr>
      <w:r>
        <w:t>Systolic and Diastolic Blood Pressure Determinants</w:t>
      </w:r>
    </w:p>
    <w:p w14:paraId="1121E2DB" w14:textId="3272207E" w:rsidR="00FF2729" w:rsidDel="000662D3" w:rsidRDefault="00000000">
      <w:pPr>
        <w:pStyle w:val="ListBullet"/>
        <w:spacing w:after="40"/>
        <w:rPr>
          <w:moveFrom w:id="92" w:author="Gustavo Adolfo Garcia Chavez" w:date="2026-07-02T20:38:00Z" w16du:dateUtc="2026-07-03T01:38:00Z"/>
        </w:rPr>
      </w:pPr>
      <w:moveFromRangeStart w:id="93" w:author="Gustavo Adolfo Garcia Chavez" w:date="2026-07-02T20:38:00Z" w:name="move233917138"/>
      <w:moveFrom w:id="94" w:author="Gustavo Adolfo Garcia Chavez" w:date="2026-07-02T20:38:00Z" w16du:dateUtc="2026-07-03T01:38:00Z">
        <w:r w:rsidDel="000662D3">
          <w:t>Assessing Vasoplegia (diastolic pressure / dicrotic notch)</w:t>
        </w:r>
      </w:moveFrom>
    </w:p>
    <w:moveFromRangeEnd w:id="93"/>
    <w:p w14:paraId="5C089D63" w14:textId="77777777" w:rsidR="00FF2729" w:rsidRDefault="00000000">
      <w:pPr>
        <w:pStyle w:val="Heading3"/>
      </w:pPr>
      <w:r>
        <w:t>Interface II (arterioles to capillaries)</w:t>
      </w:r>
    </w:p>
    <w:p w14:paraId="518AC7CA" w14:textId="77777777" w:rsidR="00FF2729" w:rsidRDefault="00000000">
      <w:pPr>
        <w:pStyle w:val="ListBullet"/>
        <w:spacing w:after="40"/>
      </w:pPr>
      <w:r>
        <w:t>Interface II: Arteriolar function, CrCP and the Vascular Waterfall</w:t>
      </w:r>
    </w:p>
    <w:p w14:paraId="541F6EA4" w14:textId="77777777" w:rsidR="00FF2729" w:rsidRDefault="00000000">
      <w:pPr>
        <w:pStyle w:val="ListBullet"/>
        <w:tabs>
          <w:tab w:val="clear" w:pos="360"/>
          <w:tab w:val="num" w:pos="720"/>
        </w:tabs>
        <w:spacing w:after="40"/>
        <w:ind w:left="720"/>
        <w:pPrChange w:id="95" w:author="Gustavo Adolfo Garcia Chavez" w:date="2026-07-02T20:40:00Z" w16du:dateUtc="2026-07-03T01:40:00Z">
          <w:pPr>
            <w:pStyle w:val="ListBullet"/>
            <w:spacing w:after="40"/>
          </w:pPr>
        </w:pPrChange>
      </w:pPr>
      <w:r>
        <w:t>Autoregulation, Tissue Perfusion Pressure and Flow Conductance</w:t>
      </w:r>
    </w:p>
    <w:p w14:paraId="54E476BF" w14:textId="77777777" w:rsidR="00FF2729" w:rsidRDefault="00000000">
      <w:pPr>
        <w:pStyle w:val="ListBullet"/>
        <w:tabs>
          <w:tab w:val="clear" w:pos="360"/>
          <w:tab w:val="num" w:pos="720"/>
        </w:tabs>
        <w:spacing w:after="40"/>
        <w:ind w:left="720"/>
        <w:pPrChange w:id="96" w:author="Gustavo Adolfo Garcia Chavez" w:date="2026-07-02T20:40:00Z" w16du:dateUtc="2026-07-03T01:40:00Z">
          <w:pPr>
            <w:pStyle w:val="ListBullet"/>
            <w:spacing w:after="40"/>
          </w:pPr>
        </w:pPrChange>
      </w:pPr>
      <w:r>
        <w:t>Bringing Interface II to the bedside</w:t>
      </w:r>
    </w:p>
    <w:p w14:paraId="5BAC702D" w14:textId="77777777" w:rsidR="00FF2729" w:rsidRDefault="00000000">
      <w:pPr>
        <w:pStyle w:val="ListBullet"/>
        <w:tabs>
          <w:tab w:val="clear" w:pos="360"/>
          <w:tab w:val="num" w:pos="1080"/>
        </w:tabs>
        <w:spacing w:after="40"/>
        <w:ind w:left="1080"/>
        <w:pPrChange w:id="97" w:author="Gustavo Adolfo Garcia Chavez" w:date="2026-07-02T20:41:00Z" w16du:dateUtc="2026-07-03T01:41:00Z">
          <w:pPr>
            <w:pStyle w:val="ListBullet"/>
            <w:spacing w:after="40"/>
          </w:pPr>
        </w:pPrChange>
      </w:pPr>
      <w:r>
        <w:t>Capillary Refill Time</w:t>
      </w:r>
    </w:p>
    <w:p w14:paraId="015852AE" w14:textId="77777777" w:rsidR="00FF2729" w:rsidRDefault="00000000">
      <w:pPr>
        <w:pStyle w:val="ListBullet"/>
        <w:tabs>
          <w:tab w:val="clear" w:pos="360"/>
          <w:tab w:val="num" w:pos="1440"/>
        </w:tabs>
        <w:spacing w:after="40"/>
        <w:ind w:left="1440"/>
        <w:pPrChange w:id="98" w:author="Gustavo Adolfo Garcia Chavez" w:date="2026-07-02T20:41:00Z" w16du:dateUtc="2026-07-03T01:41:00Z">
          <w:pPr>
            <w:pStyle w:val="ListBullet"/>
            <w:spacing w:after="40"/>
          </w:pPr>
        </w:pPrChange>
      </w:pPr>
      <w:r>
        <w:t>6 Clinical Reasons for targeting CRT</w:t>
      </w:r>
    </w:p>
    <w:p w14:paraId="34689901" w14:textId="77777777" w:rsidR="00FF2729" w:rsidRDefault="00000000">
      <w:pPr>
        <w:pStyle w:val="ListBullet"/>
        <w:tabs>
          <w:tab w:val="clear" w:pos="360"/>
          <w:tab w:val="num" w:pos="1080"/>
        </w:tabs>
        <w:spacing w:after="40"/>
        <w:ind w:left="1080"/>
        <w:pPrChange w:id="99" w:author="Gustavo Adolfo Garcia Chavez" w:date="2026-07-02T20:41:00Z" w16du:dateUtc="2026-07-03T01:41:00Z">
          <w:pPr>
            <w:pStyle w:val="ListBullet"/>
            <w:spacing w:after="40"/>
          </w:pPr>
        </w:pPrChange>
      </w:pPr>
      <w:r>
        <w:t>Mottling Score</w:t>
      </w:r>
    </w:p>
    <w:p w14:paraId="2BC29342" w14:textId="77777777" w:rsidR="00FF2729" w:rsidRDefault="00000000">
      <w:pPr>
        <w:pStyle w:val="ListBullet"/>
        <w:tabs>
          <w:tab w:val="clear" w:pos="360"/>
          <w:tab w:val="num" w:pos="1080"/>
        </w:tabs>
        <w:spacing w:after="40"/>
        <w:ind w:left="1080"/>
        <w:pPrChange w:id="100" w:author="Gustavo Adolfo Garcia Chavez" w:date="2026-07-02T20:41:00Z" w16du:dateUtc="2026-07-03T01:41:00Z">
          <w:pPr>
            <w:pStyle w:val="ListBullet"/>
            <w:spacing w:after="40"/>
          </w:pPr>
        </w:pPrChange>
      </w:pPr>
      <w:r>
        <w:t>Physiological Rationale of Other Tissue Perfusion Markers</w:t>
      </w:r>
    </w:p>
    <w:p w14:paraId="62980C6D" w14:textId="77777777" w:rsidR="00FF2729" w:rsidRDefault="00000000">
      <w:pPr>
        <w:pStyle w:val="ListBullet"/>
        <w:tabs>
          <w:tab w:val="clear" w:pos="360"/>
          <w:tab w:val="num" w:pos="1440"/>
        </w:tabs>
        <w:spacing w:after="40"/>
        <w:ind w:left="1440"/>
        <w:pPrChange w:id="101" w:author="Gustavo Adolfo Garcia Chavez" w:date="2026-07-02T20:41:00Z" w16du:dateUtc="2026-07-03T01:41:00Z">
          <w:pPr>
            <w:pStyle w:val="ListBullet"/>
            <w:spacing w:after="40"/>
          </w:pPr>
        </w:pPrChange>
      </w:pPr>
      <w:r>
        <w:lastRenderedPageBreak/>
        <w:t>Lactate pathophysiology</w:t>
      </w:r>
    </w:p>
    <w:p w14:paraId="7E2191B1" w14:textId="77777777" w:rsidR="00FF2729" w:rsidRDefault="00000000">
      <w:pPr>
        <w:pStyle w:val="ListBullet"/>
        <w:tabs>
          <w:tab w:val="clear" w:pos="360"/>
          <w:tab w:val="num" w:pos="1440"/>
        </w:tabs>
        <w:spacing w:after="40"/>
        <w:ind w:left="1440"/>
        <w:pPrChange w:id="102" w:author="Gustavo Adolfo Garcia Chavez" w:date="2026-07-02T20:41:00Z" w16du:dateUtc="2026-07-03T01:41:00Z">
          <w:pPr>
            <w:pStyle w:val="ListBullet"/>
            <w:spacing w:after="40"/>
          </w:pPr>
        </w:pPrChange>
      </w:pPr>
      <w:r>
        <w:t>ScvO2 interpretation (microcirculatory alterations)</w:t>
      </w:r>
    </w:p>
    <w:p w14:paraId="68DF1E99" w14:textId="77777777" w:rsidR="00FF2729" w:rsidRDefault="00000000">
      <w:pPr>
        <w:pStyle w:val="ListBullet"/>
        <w:tabs>
          <w:tab w:val="clear" w:pos="360"/>
          <w:tab w:val="num" w:pos="1800"/>
        </w:tabs>
        <w:spacing w:after="40"/>
        <w:ind w:left="1800"/>
        <w:pPrChange w:id="103" w:author="Gustavo Adolfo Garcia Chavez" w:date="2026-07-02T20:43:00Z" w16du:dateUtc="2026-07-03T01:43:00Z">
          <w:pPr>
            <w:pStyle w:val="ListBullet"/>
            <w:spacing w:after="40"/>
          </w:pPr>
        </w:pPrChange>
      </w:pPr>
      <w:r>
        <w:t>Other scenarios in ScvO2 monitoring</w:t>
      </w:r>
    </w:p>
    <w:p w14:paraId="52A5B19E" w14:textId="3D8F6483" w:rsidR="00FF2729" w:rsidRDefault="00000000">
      <w:pPr>
        <w:pStyle w:val="ListBullet"/>
        <w:tabs>
          <w:tab w:val="clear" w:pos="360"/>
          <w:tab w:val="num" w:pos="1440"/>
        </w:tabs>
        <w:spacing w:after="40"/>
        <w:ind w:left="1440"/>
        <w:pPrChange w:id="104" w:author="Gustavo Adolfo Garcia Chavez" w:date="2026-07-02T20:42:00Z" w16du:dateUtc="2026-07-03T01:42:00Z">
          <w:pPr>
            <w:pStyle w:val="ListBullet"/>
            <w:spacing w:after="40"/>
          </w:pPr>
        </w:pPrChange>
      </w:pPr>
      <w:r>
        <w:t>PCO2 gap</w:t>
      </w:r>
      <w:ins w:id="105" w:author="Gustavo Adolfo Garcia Chavez" w:date="2026-07-02T20:43:00Z" w16du:dateUtc="2026-07-03T01:43:00Z">
        <w:r w:rsidR="004D58E8">
          <w:t xml:space="preserve"> microcirculatory alterations</w:t>
        </w:r>
      </w:ins>
      <w:r>
        <w:t xml:space="preserve"> interpretation</w:t>
      </w:r>
    </w:p>
    <w:p w14:paraId="399BD2AA" w14:textId="77777777" w:rsidR="00FF2729" w:rsidRDefault="00000000">
      <w:pPr>
        <w:pStyle w:val="Heading3"/>
      </w:pPr>
      <w:r>
        <w:t>Interface III (capillaries to right atrium)</w:t>
      </w:r>
    </w:p>
    <w:p w14:paraId="29ED9C8D" w14:textId="77777777" w:rsidR="00FF2729" w:rsidRDefault="00000000">
      <w:pPr>
        <w:pStyle w:val="ListBullet"/>
        <w:spacing w:after="40"/>
      </w:pPr>
      <w:r>
        <w:t>Interface III: The Physiology of Venous Return</w:t>
      </w:r>
    </w:p>
    <w:p w14:paraId="1B9B8A11" w14:textId="77777777" w:rsidR="00FF2729" w:rsidRDefault="00000000">
      <w:pPr>
        <w:pStyle w:val="ListBullet"/>
        <w:tabs>
          <w:tab w:val="clear" w:pos="360"/>
          <w:tab w:val="num" w:pos="720"/>
        </w:tabs>
        <w:spacing w:after="40"/>
        <w:ind w:left="720"/>
        <w:pPrChange w:id="106" w:author="Gustavo Adolfo Garcia Chavez" w:date="2026-07-02T20:45:00Z" w16du:dateUtc="2026-07-03T01:45:00Z">
          <w:pPr>
            <w:pStyle w:val="ListBullet"/>
            <w:spacing w:after="40"/>
          </w:pPr>
        </w:pPrChange>
      </w:pPr>
      <w:r>
        <w:t>On manipulating the Pmsf</w:t>
      </w:r>
    </w:p>
    <w:p w14:paraId="390C7489" w14:textId="77777777" w:rsidR="00FF2729" w:rsidRDefault="00000000">
      <w:pPr>
        <w:pStyle w:val="ListBullet"/>
        <w:tabs>
          <w:tab w:val="clear" w:pos="360"/>
          <w:tab w:val="num" w:pos="720"/>
        </w:tabs>
        <w:spacing w:after="40"/>
        <w:ind w:left="720"/>
        <w:pPrChange w:id="107" w:author="Gustavo Adolfo Garcia Chavez" w:date="2026-07-02T20:45:00Z" w16du:dateUtc="2026-07-03T01:45:00Z">
          <w:pPr>
            <w:pStyle w:val="ListBullet"/>
            <w:spacing w:after="40"/>
          </w:pPr>
        </w:pPrChange>
      </w:pPr>
      <w:r>
        <w:t>Physiological Perspective: Flow Limitation</w:t>
      </w:r>
    </w:p>
    <w:p w14:paraId="2DDF74C0" w14:textId="77777777" w:rsidR="00FF2729" w:rsidRDefault="00000000">
      <w:pPr>
        <w:pStyle w:val="ListBullet"/>
        <w:tabs>
          <w:tab w:val="clear" w:pos="360"/>
          <w:tab w:val="num" w:pos="720"/>
        </w:tabs>
        <w:spacing w:after="40"/>
        <w:ind w:left="720"/>
        <w:pPrChange w:id="108" w:author="Gustavo Adolfo Garcia Chavez" w:date="2026-07-02T20:45:00Z" w16du:dateUtc="2026-07-03T01:45:00Z">
          <w:pPr>
            <w:pStyle w:val="ListBullet"/>
            <w:spacing w:after="40"/>
          </w:pPr>
        </w:pPrChange>
      </w:pPr>
      <w:r>
        <w:t>Resistance to Venous Return</w:t>
      </w:r>
    </w:p>
    <w:p w14:paraId="708EC070" w14:textId="77777777" w:rsidR="00FF2729" w:rsidRDefault="00000000">
      <w:pPr>
        <w:pStyle w:val="ListBullet"/>
        <w:tabs>
          <w:tab w:val="clear" w:pos="360"/>
          <w:tab w:val="num" w:pos="1080"/>
        </w:tabs>
        <w:spacing w:after="40"/>
        <w:ind w:left="1080"/>
        <w:pPrChange w:id="109" w:author="Gustavo Adolfo Garcia Chavez" w:date="2026-07-02T20:48:00Z" w16du:dateUtc="2026-07-03T01:48:00Z">
          <w:pPr>
            <w:pStyle w:val="ListBullet"/>
            <w:spacing w:after="40"/>
          </w:pPr>
        </w:pPrChange>
      </w:pPr>
      <w:r>
        <w:t>PPV Effect on Venous Return</w:t>
      </w:r>
    </w:p>
    <w:p w14:paraId="2F798EF6" w14:textId="77777777" w:rsidR="00FF2729" w:rsidRDefault="00000000">
      <w:pPr>
        <w:pStyle w:val="ListBullet"/>
        <w:tabs>
          <w:tab w:val="clear" w:pos="360"/>
          <w:tab w:val="num" w:pos="720"/>
        </w:tabs>
        <w:spacing w:after="40"/>
        <w:ind w:left="720"/>
        <w:pPrChange w:id="110" w:author="Gustavo Adolfo Garcia Chavez" w:date="2026-07-02T20:46:00Z" w16du:dateUtc="2026-07-03T01:46:00Z">
          <w:pPr>
            <w:pStyle w:val="ListBullet"/>
            <w:spacing w:after="40"/>
          </w:pPr>
        </w:pPrChange>
      </w:pPr>
      <w:commentRangeStart w:id="111"/>
      <w:r>
        <w:t>Right Atrial Pressure (RAP) - Starling to Guyton to clinical practice</w:t>
      </w:r>
      <w:commentRangeEnd w:id="111"/>
      <w:r w:rsidR="004D58E8">
        <w:rPr>
          <w:rStyle w:val="CommentReference"/>
          <w:sz w:val="22"/>
          <w:szCs w:val="22"/>
        </w:rPr>
        <w:commentReference w:id="111"/>
      </w:r>
    </w:p>
    <w:p w14:paraId="656E3A06" w14:textId="77777777" w:rsidR="00FF2729" w:rsidRDefault="00000000">
      <w:pPr>
        <w:pStyle w:val="Heading3"/>
      </w:pPr>
      <w:r>
        <w:t>Interface IV (RV to LA)</w:t>
      </w:r>
    </w:p>
    <w:p w14:paraId="50B4DD08" w14:textId="77777777" w:rsidR="00FF2729" w:rsidRDefault="00000000">
      <w:pPr>
        <w:pStyle w:val="ListBullet"/>
        <w:spacing w:after="40"/>
      </w:pPr>
      <w:r>
        <w:t>Interface IV: RV Physiology and Ventricular-Arterial Coupling</w:t>
      </w:r>
    </w:p>
    <w:p w14:paraId="4590687A" w14:textId="77777777" w:rsidR="00FF2729" w:rsidRDefault="00000000">
      <w:pPr>
        <w:pStyle w:val="ListBullet"/>
        <w:tabs>
          <w:tab w:val="clear" w:pos="360"/>
          <w:tab w:val="num" w:pos="720"/>
        </w:tabs>
        <w:spacing w:after="40"/>
        <w:ind w:left="720"/>
        <w:pPrChange w:id="112" w:author="Gustavo Adolfo Garcia Chavez" w:date="2026-07-02T20:48:00Z" w16du:dateUtc="2026-07-03T01:48:00Z">
          <w:pPr>
            <w:pStyle w:val="ListBullet"/>
            <w:spacing w:after="40"/>
          </w:pPr>
        </w:pPrChange>
      </w:pPr>
      <w:r>
        <w:t>Right Ventricular Function</w:t>
      </w:r>
    </w:p>
    <w:p w14:paraId="5004F1BA" w14:textId="77777777" w:rsidR="00FF2729" w:rsidRDefault="00000000">
      <w:pPr>
        <w:pStyle w:val="ListBullet"/>
        <w:tabs>
          <w:tab w:val="clear" w:pos="360"/>
          <w:tab w:val="num" w:pos="720"/>
        </w:tabs>
        <w:spacing w:after="40"/>
        <w:ind w:left="720"/>
        <w:pPrChange w:id="113" w:author="Gustavo Adolfo Garcia Chavez" w:date="2026-07-02T20:49:00Z" w16du:dateUtc="2026-07-03T01:49:00Z">
          <w:pPr>
            <w:pStyle w:val="ListBullet"/>
            <w:spacing w:after="40"/>
          </w:pPr>
        </w:pPrChange>
      </w:pPr>
      <w:r>
        <w:t>On afterload</w:t>
      </w:r>
    </w:p>
    <w:p w14:paraId="68BA4B81" w14:textId="77777777" w:rsidR="00FF2729" w:rsidRDefault="00000000">
      <w:pPr>
        <w:pStyle w:val="ListBullet"/>
        <w:tabs>
          <w:tab w:val="clear" w:pos="360"/>
          <w:tab w:val="num" w:pos="720"/>
        </w:tabs>
        <w:spacing w:after="40"/>
        <w:ind w:left="720"/>
        <w:pPrChange w:id="114" w:author="Gustavo Adolfo Garcia Chavez" w:date="2026-07-02T20:49:00Z" w16du:dateUtc="2026-07-03T01:49:00Z">
          <w:pPr>
            <w:pStyle w:val="ListBullet"/>
            <w:spacing w:after="40"/>
          </w:pPr>
        </w:pPrChange>
      </w:pPr>
      <w:r>
        <w:t>Physiologic Correlation: Pulmonary Circulation</w:t>
      </w:r>
    </w:p>
    <w:p w14:paraId="4DEF7306" w14:textId="77777777" w:rsidR="00FF2729" w:rsidRDefault="00000000">
      <w:pPr>
        <w:pStyle w:val="ListBullet"/>
        <w:tabs>
          <w:tab w:val="clear" w:pos="360"/>
          <w:tab w:val="num" w:pos="1080"/>
        </w:tabs>
        <w:spacing w:after="40"/>
        <w:ind w:left="1080"/>
        <w:pPrChange w:id="115" w:author="Gustavo Adolfo Garcia Chavez" w:date="2026-07-02T20:49:00Z" w16du:dateUtc="2026-07-03T01:49:00Z">
          <w:pPr>
            <w:pStyle w:val="ListBullet"/>
            <w:spacing w:after="40"/>
          </w:pPr>
        </w:pPrChange>
      </w:pPr>
      <w:r>
        <w:t>Determinants of Pulmonary Afterload</w:t>
      </w:r>
    </w:p>
    <w:p w14:paraId="761C7AE1" w14:textId="77777777" w:rsidR="00FF2729" w:rsidRDefault="00000000">
      <w:pPr>
        <w:pStyle w:val="ListBullet"/>
        <w:tabs>
          <w:tab w:val="clear" w:pos="360"/>
          <w:tab w:val="num" w:pos="1440"/>
        </w:tabs>
        <w:spacing w:after="40"/>
        <w:ind w:left="1440"/>
        <w:pPrChange w:id="116" w:author="Gustavo Adolfo Garcia Chavez" w:date="2026-07-02T20:50:00Z" w16du:dateUtc="2026-07-03T01:50:00Z">
          <w:pPr>
            <w:pStyle w:val="ListBullet"/>
            <w:spacing w:after="40"/>
          </w:pPr>
        </w:pPrChange>
      </w:pPr>
      <w:r>
        <w:t>Effect of PPV on Pulmonary Circulation</w:t>
      </w:r>
    </w:p>
    <w:p w14:paraId="5FA33C60" w14:textId="1995C6E9" w:rsidR="004D58E8" w:rsidDel="004D58E8" w:rsidRDefault="004D58E8">
      <w:pPr>
        <w:pStyle w:val="ListBullet"/>
        <w:tabs>
          <w:tab w:val="clear" w:pos="360"/>
          <w:tab w:val="num" w:pos="720"/>
        </w:tabs>
        <w:spacing w:after="40"/>
        <w:ind w:left="1080"/>
        <w:rPr>
          <w:del w:id="117" w:author="Gustavo Adolfo Garcia Chavez" w:date="2026-07-02T20:50:00Z" w16du:dateUtc="2026-07-03T01:50:00Z"/>
          <w:moveTo w:id="118" w:author="Gustavo Adolfo Garcia Chavez" w:date="2026-07-02T20:50:00Z" w16du:dateUtc="2026-07-03T01:50:00Z"/>
        </w:rPr>
        <w:pPrChange w:id="119" w:author="Gustavo Adolfo Garcia Chavez" w:date="2026-07-02T20:50:00Z" w16du:dateUtc="2026-07-03T01:50:00Z">
          <w:pPr>
            <w:pStyle w:val="ListBullet"/>
            <w:spacing w:after="40"/>
          </w:pPr>
        </w:pPrChange>
      </w:pPr>
      <w:moveToRangeStart w:id="120" w:author="Gustavo Adolfo Garcia Chavez" w:date="2026-07-02T20:50:00Z" w:name="move233917867"/>
      <w:moveTo w:id="121" w:author="Gustavo Adolfo Garcia Chavez" w:date="2026-07-02T20:50:00Z" w16du:dateUtc="2026-07-03T01:50:00Z">
        <w:r>
          <w:t>Understanding the 60/60 sign</w:t>
        </w:r>
      </w:moveTo>
    </w:p>
    <w:moveToRangeEnd w:id="120"/>
    <w:p w14:paraId="62B8DBB7" w14:textId="77777777" w:rsidR="004D58E8" w:rsidRDefault="004D58E8">
      <w:pPr>
        <w:pStyle w:val="ListBullet"/>
        <w:spacing w:after="40"/>
        <w:ind w:left="1080"/>
        <w:rPr>
          <w:ins w:id="122" w:author="Gustavo Adolfo Garcia Chavez" w:date="2026-07-02T20:50:00Z" w16du:dateUtc="2026-07-03T01:50:00Z"/>
        </w:rPr>
        <w:pPrChange w:id="123" w:author="Gustavo Adolfo Garcia Chavez" w:date="2026-07-02T20:50:00Z" w16du:dateUtc="2026-07-03T01:50:00Z">
          <w:pPr>
            <w:pStyle w:val="ListBullet"/>
            <w:spacing w:after="40"/>
          </w:pPr>
        </w:pPrChange>
      </w:pPr>
    </w:p>
    <w:p w14:paraId="3DA2F171" w14:textId="1F719048" w:rsidR="00FF2729" w:rsidRDefault="00000000">
      <w:pPr>
        <w:pStyle w:val="ListBullet"/>
        <w:tabs>
          <w:tab w:val="clear" w:pos="360"/>
          <w:tab w:val="num" w:pos="720"/>
        </w:tabs>
        <w:spacing w:after="40"/>
        <w:ind w:left="720"/>
        <w:pPrChange w:id="124" w:author="Gustavo Adolfo Garcia Chavez" w:date="2026-07-02T20:52:00Z" w16du:dateUtc="2026-07-03T01:52:00Z">
          <w:pPr>
            <w:pStyle w:val="ListBullet"/>
            <w:spacing w:after="40"/>
          </w:pPr>
        </w:pPrChange>
      </w:pPr>
      <w:r>
        <w:t>Clinical Tools for Assessing Interface IV (TAPSE/PASP, VExUS)</w:t>
      </w:r>
    </w:p>
    <w:p w14:paraId="2F153E83" w14:textId="1BA5CF25" w:rsidR="00FF2729" w:rsidDel="004D58E8" w:rsidRDefault="00000000">
      <w:pPr>
        <w:pStyle w:val="ListBullet"/>
        <w:tabs>
          <w:tab w:val="clear" w:pos="360"/>
          <w:tab w:val="num" w:pos="720"/>
        </w:tabs>
        <w:spacing w:after="40"/>
        <w:ind w:left="1080"/>
        <w:rPr>
          <w:moveFrom w:id="125" w:author="Gustavo Adolfo Garcia Chavez" w:date="2026-07-02T20:50:00Z" w16du:dateUtc="2026-07-03T01:50:00Z"/>
        </w:rPr>
        <w:pPrChange w:id="126" w:author="Gustavo Adolfo Garcia Chavez" w:date="2026-07-02T20:52:00Z" w16du:dateUtc="2026-07-03T01:52:00Z">
          <w:pPr>
            <w:pStyle w:val="ListBullet"/>
            <w:spacing w:after="40"/>
          </w:pPr>
        </w:pPrChange>
      </w:pPr>
      <w:moveFromRangeStart w:id="127" w:author="Gustavo Adolfo Garcia Chavez" w:date="2026-07-02T20:50:00Z" w:name="move233917867"/>
      <w:moveFrom w:id="128" w:author="Gustavo Adolfo Garcia Chavez" w:date="2026-07-02T20:50:00Z" w16du:dateUtc="2026-07-03T01:50:00Z">
        <w:r w:rsidDel="004D58E8">
          <w:t>Understanding the 60/60 sign</w:t>
        </w:r>
      </w:moveFrom>
    </w:p>
    <w:moveFromRangeEnd w:id="127"/>
    <w:p w14:paraId="5D0C05D9" w14:textId="77777777" w:rsidR="00FF2729" w:rsidRDefault="00000000">
      <w:pPr>
        <w:pStyle w:val="ListBullet"/>
        <w:spacing w:after="40"/>
        <w:ind w:left="1080"/>
        <w:pPrChange w:id="129" w:author="Gustavo Adolfo Garcia Chavez" w:date="2026-07-02T20:52:00Z" w16du:dateUtc="2026-07-03T01:52:00Z">
          <w:pPr>
            <w:pStyle w:val="ListBullet"/>
            <w:spacing w:after="40"/>
          </w:pPr>
        </w:pPrChange>
      </w:pPr>
      <w:commentRangeStart w:id="130"/>
      <w:r>
        <w:t>CVP Waveform Alterations</w:t>
      </w:r>
      <w:commentRangeEnd w:id="130"/>
      <w:r w:rsidR="005628F1">
        <w:rPr>
          <w:rStyle w:val="CommentReference"/>
          <w:sz w:val="22"/>
          <w:szCs w:val="22"/>
        </w:rPr>
        <w:commentReference w:id="130"/>
      </w:r>
    </w:p>
    <w:p w14:paraId="31494301" w14:textId="77777777" w:rsidR="00FF2729" w:rsidRDefault="00000000">
      <w:pPr>
        <w:pStyle w:val="ListBullet"/>
        <w:tabs>
          <w:tab w:val="clear" w:pos="360"/>
          <w:tab w:val="num" w:pos="1080"/>
        </w:tabs>
        <w:spacing w:after="40"/>
        <w:ind w:left="1080"/>
        <w:pPrChange w:id="131" w:author="Gustavo Adolfo Garcia Chavez" w:date="2026-07-02T20:57:00Z" w16du:dateUtc="2026-07-03T01:57:00Z">
          <w:pPr>
            <w:pStyle w:val="ListBullet"/>
            <w:spacing w:after="40"/>
          </w:pPr>
        </w:pPrChange>
      </w:pPr>
      <w:r>
        <w:t>How Congestion Impairs Tissue Perfusion</w:t>
      </w:r>
    </w:p>
    <w:p w14:paraId="629C49CA" w14:textId="77777777" w:rsidR="00FF2729" w:rsidRDefault="00000000">
      <w:pPr>
        <w:pStyle w:val="ListBullet"/>
        <w:tabs>
          <w:tab w:val="clear" w:pos="360"/>
          <w:tab w:val="num" w:pos="1440"/>
        </w:tabs>
        <w:spacing w:after="40"/>
        <w:ind w:left="1440"/>
        <w:pPrChange w:id="132" w:author="Gustavo Adolfo Garcia Chavez" w:date="2026-07-02T20:57:00Z" w16du:dateUtc="2026-07-03T01:57:00Z">
          <w:pPr>
            <w:pStyle w:val="ListBullet"/>
            <w:spacing w:after="40"/>
          </w:pPr>
        </w:pPrChange>
      </w:pPr>
      <w:r>
        <w:t>The venous vascular waterfall and regional buffering</w:t>
      </w:r>
    </w:p>
    <w:p w14:paraId="20C7AEB7" w14:textId="77777777" w:rsidR="00FF2729" w:rsidRDefault="00000000">
      <w:pPr>
        <w:pStyle w:val="Heading3"/>
      </w:pPr>
      <w:r>
        <w:t>Heart-lung interactions</w:t>
      </w:r>
    </w:p>
    <w:p w14:paraId="27865E46" w14:textId="77777777" w:rsidR="00FF2729" w:rsidRDefault="00000000">
      <w:pPr>
        <w:pStyle w:val="ListBullet"/>
        <w:spacing w:after="40"/>
      </w:pPr>
      <w:r>
        <w:t>Heart-Lung Interactions as an integration of the Interfaces Model</w:t>
      </w:r>
    </w:p>
    <w:p w14:paraId="68DB7B52" w14:textId="77777777" w:rsidR="00FF2729" w:rsidRDefault="00000000">
      <w:pPr>
        <w:pStyle w:val="ListBullet"/>
        <w:tabs>
          <w:tab w:val="clear" w:pos="360"/>
          <w:tab w:val="num" w:pos="720"/>
        </w:tabs>
        <w:spacing w:after="40"/>
        <w:ind w:left="720"/>
        <w:rPr>
          <w:ins w:id="133" w:author="Gustavo Adolfo Garcia Chavez" w:date="2026-07-02T20:59:00Z" w16du:dateUtc="2026-07-03T01:59:00Z"/>
        </w:rPr>
        <w:pPrChange w:id="134" w:author="Gustavo Adolfo Garcia Chavez" w:date="2026-07-02T21:01:00Z" w16du:dateUtc="2026-07-03T02:01:00Z">
          <w:pPr>
            <w:pStyle w:val="ListBullet"/>
            <w:spacing w:after="40"/>
          </w:pPr>
        </w:pPrChange>
      </w:pPr>
      <w:r>
        <w:t>During Spontaneous Breathing</w:t>
      </w:r>
    </w:p>
    <w:p w14:paraId="636993CC" w14:textId="6297D5F3" w:rsidR="005628F1" w:rsidRDefault="005628F1">
      <w:pPr>
        <w:pStyle w:val="ListBullet"/>
        <w:tabs>
          <w:tab w:val="clear" w:pos="360"/>
          <w:tab w:val="num" w:pos="1080"/>
        </w:tabs>
        <w:spacing w:after="40"/>
        <w:ind w:left="1080"/>
        <w:rPr>
          <w:ins w:id="135" w:author="Gustavo Adolfo Garcia Chavez" w:date="2026-07-02T20:59:00Z" w16du:dateUtc="2026-07-03T01:59:00Z"/>
        </w:rPr>
        <w:pPrChange w:id="136" w:author="Gustavo Adolfo Garcia Chavez" w:date="2026-07-02T21:01:00Z" w16du:dateUtc="2026-07-03T02:01:00Z">
          <w:pPr>
            <w:pStyle w:val="ListBullet"/>
            <w:tabs>
              <w:tab w:val="clear" w:pos="360"/>
              <w:tab w:val="num" w:pos="720"/>
            </w:tabs>
            <w:spacing w:after="40"/>
            <w:ind w:left="720"/>
          </w:pPr>
        </w:pPrChange>
      </w:pPr>
      <w:ins w:id="137" w:author="Gustavo Adolfo Garcia Chavez" w:date="2026-07-02T20:59:00Z" w16du:dateUtc="2026-07-03T01:59:00Z">
        <w:r>
          <w:t>LV Dysfunction</w:t>
        </w:r>
      </w:ins>
    </w:p>
    <w:p w14:paraId="1847BDAA" w14:textId="5E03AE79" w:rsidR="005628F1" w:rsidRDefault="005628F1">
      <w:pPr>
        <w:pStyle w:val="ListBullet"/>
        <w:tabs>
          <w:tab w:val="clear" w:pos="360"/>
          <w:tab w:val="num" w:pos="1080"/>
        </w:tabs>
        <w:spacing w:after="40"/>
        <w:ind w:left="1080"/>
        <w:rPr>
          <w:ins w:id="138" w:author="Gustavo Adolfo Garcia Chavez" w:date="2026-07-02T21:00:00Z" w16du:dateUtc="2026-07-03T02:00:00Z"/>
        </w:rPr>
        <w:pPrChange w:id="139" w:author="Gustavo Adolfo Garcia Chavez" w:date="2026-07-02T21:01:00Z" w16du:dateUtc="2026-07-03T02:01:00Z">
          <w:pPr>
            <w:pStyle w:val="ListBullet"/>
            <w:tabs>
              <w:tab w:val="clear" w:pos="360"/>
              <w:tab w:val="num" w:pos="720"/>
            </w:tabs>
            <w:spacing w:after="40"/>
            <w:ind w:left="720"/>
          </w:pPr>
        </w:pPrChange>
      </w:pPr>
      <w:ins w:id="140" w:author="Gustavo Adolfo Garcia Chavez" w:date="2026-07-02T20:59:00Z" w16du:dateUtc="2026-07-03T01:59:00Z">
        <w:r>
          <w:t>RV Dysfu</w:t>
        </w:r>
      </w:ins>
      <w:ins w:id="141" w:author="Gustavo Adolfo Garcia Chavez" w:date="2026-07-02T21:00:00Z" w16du:dateUtc="2026-07-03T02:00:00Z">
        <w:r>
          <w:t>nction</w:t>
        </w:r>
      </w:ins>
    </w:p>
    <w:p w14:paraId="139470DE" w14:textId="61B882EF" w:rsidR="005628F1" w:rsidRDefault="005628F1">
      <w:pPr>
        <w:pStyle w:val="ListBullet"/>
        <w:tabs>
          <w:tab w:val="clear" w:pos="360"/>
          <w:tab w:val="num" w:pos="1080"/>
        </w:tabs>
        <w:spacing w:after="40"/>
        <w:ind w:left="1080"/>
        <w:rPr>
          <w:ins w:id="142" w:author="Gustavo Adolfo Garcia Chavez" w:date="2026-07-02T21:00:00Z" w16du:dateUtc="2026-07-03T02:00:00Z"/>
        </w:rPr>
        <w:pPrChange w:id="143" w:author="Gustavo Adolfo Garcia Chavez" w:date="2026-07-02T21:01:00Z" w16du:dateUtc="2026-07-03T02:01:00Z">
          <w:pPr>
            <w:pStyle w:val="ListBullet"/>
            <w:tabs>
              <w:tab w:val="clear" w:pos="360"/>
              <w:tab w:val="num" w:pos="720"/>
            </w:tabs>
            <w:spacing w:after="40"/>
            <w:ind w:left="720"/>
          </w:pPr>
        </w:pPrChange>
      </w:pPr>
      <w:ins w:id="144" w:author="Gustavo Adolfo Garcia Chavez" w:date="2026-07-02T21:00:00Z" w16du:dateUtc="2026-07-03T02:00:00Z">
        <w:r>
          <w:t>Abdominal Hypertension</w:t>
        </w:r>
      </w:ins>
    </w:p>
    <w:p w14:paraId="280A1B59" w14:textId="43EDCD90" w:rsidR="005628F1" w:rsidRDefault="005628F1">
      <w:pPr>
        <w:pStyle w:val="ListBullet"/>
        <w:tabs>
          <w:tab w:val="clear" w:pos="360"/>
          <w:tab w:val="num" w:pos="1080"/>
        </w:tabs>
        <w:spacing w:after="40"/>
        <w:ind w:left="1080"/>
        <w:rPr>
          <w:ins w:id="145" w:author="Gustavo Adolfo Garcia Chavez" w:date="2026-07-02T21:00:00Z" w16du:dateUtc="2026-07-03T02:00:00Z"/>
        </w:rPr>
        <w:pPrChange w:id="146" w:author="Gustavo Adolfo Garcia Chavez" w:date="2026-07-02T21:01:00Z" w16du:dateUtc="2026-07-03T02:01:00Z">
          <w:pPr>
            <w:pStyle w:val="ListBullet"/>
            <w:tabs>
              <w:tab w:val="clear" w:pos="360"/>
              <w:tab w:val="num" w:pos="720"/>
            </w:tabs>
            <w:spacing w:after="40"/>
            <w:ind w:left="720"/>
          </w:pPr>
        </w:pPrChange>
      </w:pPr>
      <w:ins w:id="147" w:author="Gustavo Adolfo Garcia Chavez" w:date="2026-07-02T21:00:00Z" w16du:dateUtc="2026-07-03T02:00:00Z">
        <w:r>
          <w:t>COPD Exacerbation or Status Asthmaticus</w:t>
        </w:r>
      </w:ins>
    </w:p>
    <w:p w14:paraId="758C8C4C" w14:textId="379EB06F" w:rsidR="005628F1" w:rsidRDefault="005628F1">
      <w:pPr>
        <w:pStyle w:val="ListBullet"/>
        <w:tabs>
          <w:tab w:val="clear" w:pos="360"/>
          <w:tab w:val="num" w:pos="1080"/>
        </w:tabs>
        <w:spacing w:after="40"/>
        <w:ind w:left="1080"/>
        <w:pPrChange w:id="148" w:author="Gustavo Adolfo Garcia Chavez" w:date="2026-07-02T21:01:00Z" w16du:dateUtc="2026-07-03T02:01:00Z">
          <w:pPr>
            <w:pStyle w:val="ListBullet"/>
            <w:spacing w:after="40"/>
          </w:pPr>
        </w:pPrChange>
      </w:pPr>
      <w:ins w:id="149" w:author="Gustavo Adolfo Garcia Chavez" w:date="2026-07-02T21:00:00Z" w16du:dateUtc="2026-07-03T02:00:00Z">
        <w:r>
          <w:t xml:space="preserve">Cardiac </w:t>
        </w:r>
      </w:ins>
      <w:ins w:id="150" w:author="Gustavo Adolfo Garcia Chavez" w:date="2026-07-02T21:01:00Z" w16du:dateUtc="2026-07-03T02:01:00Z">
        <w:r>
          <w:t>Tamponade</w:t>
        </w:r>
      </w:ins>
    </w:p>
    <w:p w14:paraId="4716D51A" w14:textId="77777777" w:rsidR="00FF2729" w:rsidRDefault="00000000">
      <w:pPr>
        <w:pStyle w:val="ListBullet"/>
        <w:tabs>
          <w:tab w:val="clear" w:pos="360"/>
          <w:tab w:val="num" w:pos="720"/>
        </w:tabs>
        <w:spacing w:after="40"/>
        <w:ind w:left="720"/>
        <w:rPr>
          <w:ins w:id="151" w:author="Gustavo Adolfo Garcia Chavez" w:date="2026-07-02T21:01:00Z" w16du:dateUtc="2026-07-03T02:01:00Z"/>
        </w:rPr>
        <w:pPrChange w:id="152" w:author="Gustavo Adolfo Garcia Chavez" w:date="2026-07-02T21:01:00Z" w16du:dateUtc="2026-07-03T02:01:00Z">
          <w:pPr>
            <w:pStyle w:val="ListBullet"/>
            <w:spacing w:after="40"/>
          </w:pPr>
        </w:pPrChange>
      </w:pPr>
      <w:r>
        <w:t>Under Mechanical Ventilation</w:t>
      </w:r>
    </w:p>
    <w:p w14:paraId="58AF3F0E" w14:textId="208976EE" w:rsidR="005628F1" w:rsidRDefault="005628F1" w:rsidP="005628F1">
      <w:pPr>
        <w:pStyle w:val="ListBullet"/>
        <w:tabs>
          <w:tab w:val="clear" w:pos="360"/>
          <w:tab w:val="num" w:pos="1080"/>
        </w:tabs>
        <w:spacing w:after="40"/>
        <w:ind w:left="1080"/>
        <w:rPr>
          <w:ins w:id="153" w:author="Gustavo Adolfo Garcia Chavez" w:date="2026-07-02T21:01:00Z" w16du:dateUtc="2026-07-03T02:01:00Z"/>
        </w:rPr>
      </w:pPr>
      <w:ins w:id="154" w:author="Gustavo Adolfo Garcia Chavez" w:date="2026-07-02T21:01:00Z" w16du:dateUtc="2026-07-03T02:01:00Z">
        <w:r>
          <w:t>LV Dysfunction</w:t>
        </w:r>
      </w:ins>
    </w:p>
    <w:p w14:paraId="3E0993F2" w14:textId="30BB5B7D" w:rsidR="005628F1" w:rsidRDefault="005628F1" w:rsidP="005628F1">
      <w:pPr>
        <w:pStyle w:val="ListBullet"/>
        <w:tabs>
          <w:tab w:val="clear" w:pos="360"/>
          <w:tab w:val="num" w:pos="1080"/>
        </w:tabs>
        <w:spacing w:after="40"/>
        <w:ind w:left="1080"/>
        <w:rPr>
          <w:ins w:id="155" w:author="Gustavo Adolfo Garcia Chavez" w:date="2026-07-02T21:01:00Z" w16du:dateUtc="2026-07-03T02:01:00Z"/>
        </w:rPr>
      </w:pPr>
      <w:ins w:id="156" w:author="Gustavo Adolfo Garcia Chavez" w:date="2026-07-02T21:01:00Z" w16du:dateUtc="2026-07-03T02:01:00Z">
        <w:r>
          <w:t>RV Dysfunction</w:t>
        </w:r>
      </w:ins>
    </w:p>
    <w:p w14:paraId="0659EE70" w14:textId="571063B7" w:rsidR="005628F1" w:rsidRDefault="005628F1">
      <w:pPr>
        <w:pStyle w:val="ListBullet"/>
        <w:tabs>
          <w:tab w:val="clear" w:pos="360"/>
          <w:tab w:val="num" w:pos="1080"/>
        </w:tabs>
        <w:spacing w:after="40"/>
        <w:ind w:left="1080"/>
        <w:pPrChange w:id="157" w:author="Gustavo Adolfo Garcia Chavez" w:date="2026-07-02T21:01:00Z" w16du:dateUtc="2026-07-03T02:01:00Z">
          <w:pPr>
            <w:pStyle w:val="ListBullet"/>
            <w:spacing w:after="40"/>
          </w:pPr>
        </w:pPrChange>
      </w:pPr>
      <w:ins w:id="158" w:author="Gustavo Adolfo Garcia Chavez" w:date="2026-07-02T21:01:00Z" w16du:dateUtc="2026-07-03T02:01:00Z">
        <w:r>
          <w:t>Hypovolemia</w:t>
        </w:r>
      </w:ins>
    </w:p>
    <w:p w14:paraId="51FA17E4" w14:textId="77777777" w:rsidR="00FF2729" w:rsidRDefault="00000000" w:rsidP="005628F1">
      <w:pPr>
        <w:pStyle w:val="ListBullet"/>
        <w:spacing w:after="40"/>
      </w:pPr>
      <w:r>
        <w:t>Fluid Responsiveness Assessment Tests</w:t>
      </w:r>
    </w:p>
    <w:p w14:paraId="027370AE" w14:textId="77777777" w:rsidR="00FF2729" w:rsidRDefault="00000000">
      <w:pPr>
        <w:pStyle w:val="Heading3"/>
      </w:pPr>
      <w:r>
        <w:t>Shock models &amp; other</w:t>
      </w:r>
    </w:p>
    <w:p w14:paraId="21B67770" w14:textId="77777777" w:rsidR="00FF2729" w:rsidRDefault="00000000">
      <w:pPr>
        <w:pStyle w:val="ListBullet"/>
        <w:spacing w:after="40"/>
      </w:pPr>
      <w:r>
        <w:t>Assessing Shock (Forrester-Kenney Model)</w:t>
      </w:r>
    </w:p>
    <w:p w14:paraId="7010CE51" w14:textId="77777777" w:rsidR="00FF2729" w:rsidRDefault="00000000">
      <w:pPr>
        <w:pStyle w:val="ListBullet"/>
        <w:spacing w:after="40"/>
      </w:pPr>
      <w:r>
        <w:lastRenderedPageBreak/>
        <w:t>Articles (reference list, no subpages)</w:t>
      </w:r>
    </w:p>
    <w:p w14:paraId="4FC7E6F8" w14:textId="77777777" w:rsidR="00FF2729" w:rsidRDefault="00000000">
      <w:pPr>
        <w:pStyle w:val="Heading1"/>
      </w:pPr>
      <w:r>
        <w:t>Appendix B. Notion cleanup items to capture before web transfer</w:t>
      </w:r>
    </w:p>
    <w:p w14:paraId="42F4A783" w14:textId="77777777" w:rsidR="00FF2729" w:rsidRDefault="00000000">
      <w:pPr>
        <w:spacing w:after="120"/>
      </w:pPr>
      <w:r>
        <w:t>Per your note, here is a running list of the unfinished sections, placeholders, and inline author comments found during the crawl. These should be resolved before any page is moved to the web. (This list will grow as we touch each page.)</w:t>
      </w:r>
    </w:p>
    <w:p w14:paraId="3ECB2A40" w14:textId="77777777" w:rsidR="00FF2729" w:rsidRDefault="00000000">
      <w:pPr>
        <w:pStyle w:val="ListBullet"/>
        <w:spacing w:after="40"/>
      </w:pPr>
      <w:commentRangeStart w:id="159"/>
      <w:r>
        <w:rPr>
          <w:b/>
        </w:rPr>
        <w:t xml:space="preserve">RAP page: </w:t>
      </w:r>
      <w:r>
        <w:t>marked as an Open Evidence placeholder; "review entire section - confusing in present form"; tie it to the Frank-Starling experiment page; image was removed for copyright and needs a replacement.</w:t>
      </w:r>
      <w:commentRangeEnd w:id="159"/>
      <w:r w:rsidR="001F089C">
        <w:rPr>
          <w:rStyle w:val="CommentReference"/>
          <w:sz w:val="22"/>
          <w:szCs w:val="22"/>
        </w:rPr>
        <w:commentReference w:id="159"/>
      </w:r>
    </w:p>
    <w:p w14:paraId="1320B50A" w14:textId="77777777" w:rsidR="00FF2729" w:rsidRDefault="00000000">
      <w:pPr>
        <w:pStyle w:val="ListBullet"/>
        <w:spacing w:after="40"/>
      </w:pPr>
      <w:commentRangeStart w:id="160"/>
      <w:r>
        <w:rPr>
          <w:b/>
        </w:rPr>
        <w:t xml:space="preserve">Clinical Markers of Shock: </w:t>
      </w:r>
      <w:r>
        <w:t>"Add clinical example here" - the worked example is not yet written.</w:t>
      </w:r>
      <w:commentRangeEnd w:id="160"/>
      <w:r w:rsidR="001F089C">
        <w:rPr>
          <w:rStyle w:val="CommentReference"/>
          <w:sz w:val="22"/>
          <w:szCs w:val="22"/>
        </w:rPr>
        <w:commentReference w:id="160"/>
      </w:r>
    </w:p>
    <w:p w14:paraId="68CE07AA" w14:textId="77777777" w:rsidR="00FF2729" w:rsidRDefault="00000000">
      <w:pPr>
        <w:pStyle w:val="ListBullet"/>
        <w:spacing w:after="40"/>
      </w:pPr>
      <w:r>
        <w:rPr>
          <w:b/>
        </w:rPr>
        <w:t>An Algorithm for Shock Assessment</w:t>
      </w:r>
      <w:commentRangeStart w:id="161"/>
      <w:r>
        <w:rPr>
          <w:b/>
        </w:rPr>
        <w:t xml:space="preserve">: </w:t>
      </w:r>
      <w:r>
        <w:t>"need to place another picture here (without bisferiens)"</w:t>
      </w:r>
      <w:commentRangeEnd w:id="161"/>
      <w:r w:rsidR="002E32A2">
        <w:rPr>
          <w:rStyle w:val="CommentReference"/>
          <w:sz w:val="22"/>
          <w:szCs w:val="22"/>
        </w:rPr>
        <w:commentReference w:id="161"/>
      </w:r>
      <w:r>
        <w:t>; "</w:t>
      </w:r>
      <w:commentRangeStart w:id="162"/>
      <w:r>
        <w:t>make the color-coding simpler and align each line color with what it represents" (the DO2/VO2 figure).</w:t>
      </w:r>
      <w:commentRangeEnd w:id="162"/>
      <w:r w:rsidR="002E32A2">
        <w:rPr>
          <w:rStyle w:val="CommentReference"/>
          <w:sz w:val="22"/>
          <w:szCs w:val="22"/>
        </w:rPr>
        <w:commentReference w:id="162"/>
      </w:r>
    </w:p>
    <w:p w14:paraId="4308E617" w14:textId="77777777" w:rsidR="00FF2729" w:rsidRDefault="00000000">
      <w:pPr>
        <w:pStyle w:val="ListBullet"/>
        <w:spacing w:after="40"/>
      </w:pPr>
      <w:commentRangeStart w:id="163"/>
      <w:r>
        <w:rPr>
          <w:b/>
        </w:rPr>
        <w:t xml:space="preserve">Shock Physiology page: </w:t>
      </w:r>
      <w:r>
        <w:t>open question whether the cellular-function detail and its two graphs are too in the weeds for the intended audience.</w:t>
      </w:r>
      <w:commentRangeEnd w:id="163"/>
      <w:r w:rsidR="001F089C">
        <w:rPr>
          <w:rStyle w:val="CommentReference"/>
          <w:sz w:val="22"/>
          <w:szCs w:val="22"/>
        </w:rPr>
        <w:commentReference w:id="163"/>
      </w:r>
    </w:p>
    <w:p w14:paraId="476FD852" w14:textId="77777777" w:rsidR="00FF2729" w:rsidRDefault="00000000">
      <w:pPr>
        <w:pStyle w:val="ListBullet"/>
        <w:spacing w:after="40"/>
      </w:pPr>
      <w:commentRangeStart w:id="164"/>
      <w:r>
        <w:rPr>
          <w:b/>
        </w:rPr>
        <w:t xml:space="preserve">Physiological Basis (Rev): </w:t>
      </w:r>
      <w:r>
        <w:t>"on the website - need to label each of the four systems."</w:t>
      </w:r>
      <w:commentRangeEnd w:id="164"/>
      <w:r w:rsidR="00932A41">
        <w:rPr>
          <w:rStyle w:val="CommentReference"/>
          <w:sz w:val="22"/>
          <w:szCs w:val="22"/>
        </w:rPr>
        <w:commentReference w:id="164"/>
      </w:r>
    </w:p>
    <w:p w14:paraId="28CAA512" w14:textId="77777777" w:rsidR="00FF2729" w:rsidRDefault="00000000">
      <w:pPr>
        <w:pStyle w:val="ListBullet"/>
        <w:spacing w:after="40"/>
      </w:pPr>
      <w:commentRangeStart w:id="165"/>
      <w:r>
        <w:rPr>
          <w:b/>
        </w:rPr>
        <w:t xml:space="preserve">Principle 2: </w:t>
      </w:r>
      <w:r>
        <w:t>"click on these on the website to evaluate them in further detail" - placeholder interactive links not yet built</w:t>
      </w:r>
      <w:commentRangeEnd w:id="165"/>
      <w:r w:rsidR="00932A41">
        <w:rPr>
          <w:rStyle w:val="CommentReference"/>
          <w:sz w:val="22"/>
          <w:szCs w:val="22"/>
        </w:rPr>
        <w:commentReference w:id="165"/>
      </w:r>
      <w:r>
        <w:t>.</w:t>
      </w:r>
    </w:p>
    <w:p w14:paraId="012B70DF" w14:textId="77777777" w:rsidR="00FF2729" w:rsidRDefault="00000000">
      <w:pPr>
        <w:pStyle w:val="ListBullet"/>
        <w:spacing w:after="40"/>
      </w:pPr>
      <w:commentRangeStart w:id="166"/>
      <w:r>
        <w:rPr>
          <w:b/>
        </w:rPr>
        <w:t xml:space="preserve">Principle 3: </w:t>
      </w:r>
      <w:r>
        <w:t>"need some text here to explain this" - narrative around the equations is incomplete.</w:t>
      </w:r>
      <w:commentRangeEnd w:id="166"/>
      <w:r w:rsidR="00932A41">
        <w:rPr>
          <w:rStyle w:val="CommentReference"/>
          <w:sz w:val="22"/>
          <w:szCs w:val="22"/>
        </w:rPr>
        <w:commentReference w:id="166"/>
      </w:r>
    </w:p>
    <w:p w14:paraId="7A95B981" w14:textId="77777777" w:rsidR="00FF2729" w:rsidRDefault="00000000">
      <w:pPr>
        <w:pStyle w:val="ListBullet"/>
        <w:spacing w:after="40"/>
      </w:pPr>
      <w:commentRangeStart w:id="167"/>
      <w:r>
        <w:rPr>
          <w:b/>
        </w:rPr>
        <w:t xml:space="preserve">Interface II (CrCP / vascular waterfall): </w:t>
      </w:r>
      <w:r>
        <w:t>the open Chaisson/Gallardo discussion is set aside (use the Wix build-page version); also "</w:t>
      </w:r>
      <w:commentRangeStart w:id="168"/>
      <w:r>
        <w:t>double-check the inward forces - interstitium?"; one dense sentence flagged for rewrite; a graphic whose message is unclear; and a note to integrate the Interface III description.</w:t>
      </w:r>
      <w:commentRangeEnd w:id="168"/>
      <w:r w:rsidR="00162B4D">
        <w:rPr>
          <w:rStyle w:val="CommentReference"/>
          <w:sz w:val="22"/>
          <w:szCs w:val="22"/>
        </w:rPr>
        <w:commentReference w:id="168"/>
      </w:r>
    </w:p>
    <w:p w14:paraId="5CFA874B" w14:textId="77777777" w:rsidR="00FF2729" w:rsidRDefault="00000000">
      <w:pPr>
        <w:pStyle w:val="ListBullet"/>
        <w:spacing w:after="40"/>
      </w:pPr>
      <w:commentRangeStart w:id="169"/>
      <w:r>
        <w:rPr>
          <w:b/>
        </w:rPr>
        <w:t xml:space="preserve">Interface IV "On afterload" / transmural pressure: </w:t>
      </w:r>
      <w:r>
        <w:t>many in-progress edits; flagged as "confusing in its current format - consider trimming to a short library of conceptual definitions."</w:t>
      </w:r>
      <w:commentRangeEnd w:id="167"/>
      <w:r w:rsidR="00A11132">
        <w:rPr>
          <w:rStyle w:val="CommentReference"/>
          <w:sz w:val="22"/>
          <w:szCs w:val="22"/>
        </w:rPr>
        <w:commentReference w:id="167"/>
      </w:r>
      <w:commentRangeEnd w:id="169"/>
      <w:r w:rsidR="002D7B27">
        <w:rPr>
          <w:rStyle w:val="CommentReference"/>
          <w:sz w:val="22"/>
          <w:szCs w:val="22"/>
        </w:rPr>
        <w:commentReference w:id="169"/>
      </w:r>
    </w:p>
    <w:p w14:paraId="1225302D" w14:textId="77777777" w:rsidR="00FF2729" w:rsidRDefault="00000000">
      <w:pPr>
        <w:pStyle w:val="ListBullet"/>
        <w:spacing w:after="40"/>
      </w:pPr>
      <w:r>
        <w:rPr>
          <w:b/>
        </w:rPr>
        <w:t xml:space="preserve">a-unifying-hemodynamic-equation (Wix): </w:t>
      </w:r>
      <w:r>
        <w:t>image-only / unbuilt; build from the Assessing Shock deck and the Proposal.</w:t>
      </w:r>
    </w:p>
    <w:p w14:paraId="37B5DF5A" w14:textId="77777777" w:rsidR="00FF2729" w:rsidRDefault="00000000">
      <w:pPr>
        <w:pStyle w:val="ListBullet"/>
        <w:spacing w:after="40"/>
      </w:pPr>
      <w:r>
        <w:rPr>
          <w:b/>
        </w:rPr>
        <w:t xml:space="preserve">Empty Notion placeholders: </w:t>
      </w:r>
      <w:r>
        <w:t>"Hemodynamic Monitoring Tools" and "Overview of Shock Assessment" pages have no content; "(N/A)" and "(old)" pages are superseded duplicates to delete or ignore.</w:t>
      </w:r>
    </w:p>
    <w:p w14:paraId="57465197" w14:textId="77777777" w:rsidR="00FF2729" w:rsidRDefault="00000000">
      <w:pPr>
        <w:pStyle w:val="ListBullet"/>
        <w:spacing w:after="40"/>
      </w:pPr>
      <w:commentRangeStart w:id="170"/>
      <w:r>
        <w:rPr>
          <w:b/>
        </w:rPr>
        <w:t xml:space="preserve">General: </w:t>
      </w:r>
      <w:r>
        <w:t>several pages still contain authoring prompts ("Start with...") and unfinished sentences that need a final editorial pass.</w:t>
      </w:r>
      <w:commentRangeEnd w:id="170"/>
      <w:r w:rsidR="00932A41">
        <w:rPr>
          <w:rStyle w:val="CommentReference"/>
          <w:sz w:val="22"/>
          <w:szCs w:val="22"/>
        </w:rPr>
        <w:commentReference w:id="170"/>
      </w:r>
    </w:p>
    <w:p w14:paraId="3FB4FC26" w14:textId="77777777" w:rsidR="00FF2729" w:rsidRDefault="00000000">
      <w:r>
        <w:rPr>
          <w:i/>
          <w:color w:val="444444"/>
          <w:sz w:val="20"/>
        </w:rPr>
        <w:t>Suggested next step: confirm the level assignments (especially which Expert deep-dives, if any, should be surfaced to Informed learners), then I can convert each pathway into a page-by-page Wix build order with the review-links and new-tab detour rules.</w:t>
      </w:r>
    </w:p>
    <w:sectPr w:rsidR="00FF2729"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neal chaisson" w:date="2026-07-03T14:17:00Z" w:initials="nc">
    <w:p w14:paraId="43E106FA" w14:textId="7834DFD6" w:rsidR="008D6489" w:rsidRDefault="008D6489" w:rsidP="008D6489">
      <w:r>
        <w:rPr>
          <w:rStyle w:val="CommentReference"/>
        </w:rPr>
        <w:annotationRef/>
      </w:r>
      <w:r>
        <w:rPr>
          <w:sz w:val="20"/>
          <w:szCs w:val="20"/>
        </w:rPr>
        <w:t xml:space="preserve">In addition to this, this step shoudl identify the measurable physiologic parameter that will allow the user to either narrow the differential or demonstrate that the intervention is effective. </w:t>
      </w:r>
    </w:p>
    <w:p w14:paraId="461C8F55" w14:textId="77777777" w:rsidR="008D6489" w:rsidRDefault="008D6489" w:rsidP="008D6489"/>
  </w:comment>
  <w:comment w:id="14" w:author="Gustavo Adolfo Garcia Chavez" w:date="2026-07-02T15:30:00Z" w:initials="GG">
    <w:p w14:paraId="1B9AC7E8" w14:textId="77777777" w:rsidR="006326EC" w:rsidRDefault="001147F3" w:rsidP="006326EC">
      <w:r>
        <w:rPr>
          <w:rStyle w:val="CommentReference"/>
        </w:rPr>
        <w:annotationRef/>
      </w:r>
      <w:r w:rsidR="006326EC">
        <w:rPr>
          <w:sz w:val="20"/>
          <w:szCs w:val="20"/>
        </w:rPr>
        <w:t>Although this concept is already addressed in the “Defining Shock” page, it may be useful to remind readers about the concept of normotensive shock and the central role of tissue perfusion, as is sometimes emphasized in the B.U.S. framework. While most shock manifests as hypotension, the model is not all encompassing since some patients can present with a MAP that does not appear overtly low (may appear only “soft” or even relatively preserved), while pulse pressure is narrowed and there is clear evidence of hypoperfusion.</w:t>
      </w:r>
    </w:p>
    <w:p w14:paraId="1BF3DEEF" w14:textId="77777777" w:rsidR="006326EC" w:rsidRDefault="006326EC" w:rsidP="006326EC"/>
    <w:p w14:paraId="7FC9235F" w14:textId="77777777" w:rsidR="006326EC" w:rsidRDefault="006326EC" w:rsidP="006326EC">
      <w:r>
        <w:rPr>
          <w:sz w:val="20"/>
          <w:szCs w:val="20"/>
        </w:rPr>
        <w:t>The key message would be that, in order to execute the ACT, we should not wait passively for overt hypotension to develop if other signs of hypoperfusion are present. This is particularly relevant in obstructive and hypovolemic shock, where increased systemic vascular resistance may compensate MAP for a prolonged period despite inadequate stroke volume, impaired cardiac output, and insufficient oxygen delivery.</w:t>
      </w:r>
    </w:p>
  </w:comment>
  <w:comment w:id="15" w:author="neal chaisson" w:date="2026-07-03T14:38:00Z" w:initials="nc">
    <w:p w14:paraId="4DD6AA68" w14:textId="77777777" w:rsidR="006326EC" w:rsidRDefault="006326EC" w:rsidP="006326EC">
      <w:r>
        <w:rPr>
          <w:rStyle w:val="CommentReference"/>
        </w:rPr>
        <w:annotationRef/>
      </w:r>
      <w:r>
        <w:rPr>
          <w:sz w:val="20"/>
          <w:szCs w:val="20"/>
        </w:rPr>
        <w:t xml:space="preserve">I like this.  I might consider adding this as a sort of "footnote" below the table so that we acknowledge that the table is not all encompasing (ie: it does not fully explain every permutation of shock).  We could add an "at the bedside" subsection to this to review it.  See my comment below as I think this concept and the one you make below about pulse pressure can be included in the same "at the bedside" subsection. </w:t>
      </w:r>
    </w:p>
  </w:comment>
  <w:comment w:id="20" w:author="Gustavo Adolfo Garcia Chavez" w:date="2026-07-02T15:35:00Z" w:initials="GG">
    <w:p w14:paraId="3C58206C" w14:textId="4F2B3815" w:rsidR="003829FB" w:rsidRDefault="001147F3" w:rsidP="003829FB">
      <w:r>
        <w:rPr>
          <w:rStyle w:val="CommentReference"/>
        </w:rPr>
        <w:annotationRef/>
      </w:r>
      <w:r w:rsidR="003829FB">
        <w:rPr>
          <w:sz w:val="20"/>
          <w:szCs w:val="20"/>
        </w:rPr>
        <w:t>I am not sure whether you would agree with this, but this may be a good place to introduce the concept of hemodynamic phenotypes, and to clarify the distinction between etiology and phenotype, instead of just "type".</w:t>
      </w:r>
    </w:p>
    <w:p w14:paraId="1BE0A88D" w14:textId="77777777" w:rsidR="003829FB" w:rsidRDefault="003829FB" w:rsidP="003829FB">
      <w:r>
        <w:rPr>
          <w:sz w:val="20"/>
          <w:szCs w:val="20"/>
        </w:rPr>
        <w:t>For example, a patient may have septic shock as the underlying etiology, but present with a relative hypovolemic phenotype, or with septic cardiomyopathy as a cardiogenic phenotype.</w:t>
      </w:r>
    </w:p>
    <w:p w14:paraId="72D8C936" w14:textId="77777777" w:rsidR="003829FB" w:rsidRDefault="003829FB" w:rsidP="003829FB">
      <w:r>
        <w:rPr>
          <w:sz w:val="20"/>
          <w:szCs w:val="20"/>
        </w:rPr>
        <w:t>I think this could be a valuable opportunity to frame this concept, especially because important advances in this area are likely to emerge from upcoming subanalyses of the ANDROMEDA-SHOCK 2 RCT.</w:t>
      </w:r>
    </w:p>
  </w:comment>
  <w:comment w:id="23" w:author="Gustavo Adolfo Garcia Chavez" w:date="2026-07-02T15:39:00Z" w:initials="GG">
    <w:p w14:paraId="3E154F80" w14:textId="164C6E8F" w:rsidR="001147F3" w:rsidRDefault="001147F3" w:rsidP="001147F3">
      <w:r>
        <w:rPr>
          <w:rStyle w:val="CommentReference"/>
        </w:rPr>
        <w:annotationRef/>
      </w:r>
      <w:r>
        <w:rPr>
          <w:sz w:val="20"/>
          <w:szCs w:val="20"/>
        </w:rPr>
        <w:t>Perhaps after cardiac output, we could also include pulse pressure as a useful bedside signal.</w:t>
      </w:r>
    </w:p>
    <w:p w14:paraId="5297C229" w14:textId="77777777" w:rsidR="001147F3" w:rsidRDefault="001147F3" w:rsidP="001147F3">
      <w:r>
        <w:rPr>
          <w:sz w:val="20"/>
          <w:szCs w:val="20"/>
        </w:rPr>
        <w:t>As background, preliminary data from ANDROMEDA-PEGASUS (Eduardo Kattan showed me this personally), the multicenter observational study that recruited approximately 2,700 patients, suggest that the relationship between pulse pressure and stroke volume/VTI appears to be quite consistent across different shock types. The clinically relevant cutoff seems to fall around 45–50 mmHg.</w:t>
      </w:r>
    </w:p>
    <w:p w14:paraId="23007584" w14:textId="77777777" w:rsidR="001147F3" w:rsidRDefault="001147F3" w:rsidP="001147F3">
      <w:r>
        <w:rPr>
          <w:sz w:val="20"/>
          <w:szCs w:val="20"/>
        </w:rPr>
        <w:t>I think this could be useful here because pulse pressure may help identify patients with low stroke volume or impaired forward flow even when MAP is not frankly low.</w:t>
      </w:r>
    </w:p>
    <w:p w14:paraId="0683341A" w14:textId="77777777" w:rsidR="001147F3" w:rsidRDefault="001147F3" w:rsidP="001147F3">
      <w:r>
        <w:rPr>
          <w:sz w:val="20"/>
          <w:szCs w:val="20"/>
        </w:rPr>
        <w:t>It is also referenced in new consensus and statements for Cardiogenic Shock</w:t>
      </w:r>
    </w:p>
  </w:comment>
  <w:comment w:id="24" w:author="neal chaisson" w:date="2026-07-03T14:35:00Z" w:initials="nc">
    <w:p w14:paraId="595B581A" w14:textId="77777777" w:rsidR="006326EC" w:rsidRDefault="006326EC" w:rsidP="006326EC">
      <w:r>
        <w:rPr>
          <w:rStyle w:val="CommentReference"/>
        </w:rPr>
        <w:annotationRef/>
      </w:r>
      <w:r>
        <w:rPr>
          <w:sz w:val="20"/>
          <w:szCs w:val="20"/>
        </w:rPr>
        <w:t xml:space="preserve">Yes.  I like this.  To maintain the simplicity of the model, I will keep the table this way, but I think that we could consider this as a deeper concept (at the bedside, interested learner level).  The "at the bedside" review would cover an in-depth analysis of normotensive shock and utilization of pulse pressure to identify hypoperfusion.  We can use the ANDROMEDA-PEGASUS and other related articles to guide this.  Any reviews by Kattan et al relevant to this will be acceptable as well.   </w:t>
      </w:r>
    </w:p>
  </w:comment>
  <w:comment w:id="36" w:author="Gustavo Adolfo Garcia Chavez" w:date="2026-07-02T15:50:00Z" w:initials="GG">
    <w:p w14:paraId="0D3A2F8E" w14:textId="77777777" w:rsidR="003829FB" w:rsidRDefault="003829FB" w:rsidP="003829FB">
      <w:r>
        <w:rPr>
          <w:rStyle w:val="CommentReference"/>
        </w:rPr>
        <w:annotationRef/>
      </w:r>
      <w:r>
        <w:rPr>
          <w:sz w:val="20"/>
          <w:szCs w:val="20"/>
        </w:rPr>
        <w:t>Nice!</w:t>
      </w:r>
    </w:p>
  </w:comment>
  <w:comment w:id="41" w:author="neal chaisson" w:date="2026-07-03T14:52:00Z" w:initials="nc">
    <w:p w14:paraId="5327B653" w14:textId="77777777" w:rsidR="002304E7" w:rsidRDefault="002304E7" w:rsidP="002304E7">
      <w:r>
        <w:rPr>
          <w:rStyle w:val="CommentReference"/>
        </w:rPr>
        <w:annotationRef/>
      </w:r>
      <w:r>
        <w:rPr>
          <w:sz w:val="20"/>
          <w:szCs w:val="20"/>
        </w:rPr>
        <w:t xml:space="preserve">My question for Claude in N4-N6 is whether this follows in a logical format.  Getting the big picture pieces is essential.  The general framework for this as a storyline is covered in the document '/Users/chaissn/Library/CloudStorage/GoogleDrive-neal.chaisson@gmail.com/My Drive/Claude/Hemosim/Assessing Shock - 2024 version with voice.pptx', slides 4-17.  Make sure to follow this to set up the premise of how the ACT method works.  </w:t>
      </w:r>
    </w:p>
  </w:comment>
  <w:comment w:id="42" w:author="Gustavo Adolfo Garcia Chavez" w:date="2026-07-02T20:21:00Z" w:initials="GG">
    <w:p w14:paraId="09652E1D" w14:textId="77777777" w:rsidR="002458C0" w:rsidRDefault="002458C0" w:rsidP="002458C0">
      <w:r>
        <w:rPr>
          <w:rStyle w:val="CommentReference"/>
        </w:rPr>
        <w:annotationRef/>
      </w:r>
      <w:r>
        <w:rPr>
          <w:sz w:val="20"/>
          <w:szCs w:val="20"/>
        </w:rPr>
        <w:t>In the Heart–Lung Interactions section, the Notion page titled “Heart–Lung Interactions: Fluid Responsiveness Assessment Tests” serves as a good introductory page for fluid responsiveness assessment. It also includes, at the end, a helpful summary table of the main tests and their cutoffs based on some clinical scenarios.</w:t>
      </w:r>
    </w:p>
  </w:comment>
  <w:comment w:id="43" w:author="neal chaisson" w:date="2026-07-03T14:54:00Z" w:initials="nc">
    <w:p w14:paraId="5E57E281" w14:textId="77777777" w:rsidR="002304E7" w:rsidRDefault="002304E7" w:rsidP="002304E7">
      <w:r>
        <w:rPr>
          <w:rStyle w:val="CommentReference"/>
        </w:rPr>
        <w:annotationRef/>
      </w:r>
      <w:r>
        <w:rPr>
          <w:sz w:val="20"/>
          <w:szCs w:val="20"/>
        </w:rPr>
        <w:t xml:space="preserve">Agree with above.  Claude- consider Gustavo's comment above. </w:t>
      </w:r>
    </w:p>
  </w:comment>
  <w:comment w:id="49" w:author="Gustavo Adolfo Garcia Chavez" w:date="2026-07-02T17:33:00Z" w:initials="GG">
    <w:p w14:paraId="1C0A60A3" w14:textId="77777777" w:rsidR="00FB483B" w:rsidRDefault="00FB483B" w:rsidP="00D64452">
      <w:r>
        <w:rPr>
          <w:rStyle w:val="CommentReference"/>
        </w:rPr>
        <w:annotationRef/>
      </w:r>
      <w:r>
        <w:rPr>
          <w:sz w:val="20"/>
          <w:szCs w:val="20"/>
        </w:rPr>
        <w:t>I am not sure whether you agree, but I think this message should be made very explicit in the informed learner pathway. It could also serve as a useful transition or introduction to Interface II</w:t>
      </w:r>
    </w:p>
  </w:comment>
  <w:comment w:id="52" w:author="Gustavo Adolfo Garcia Chavez" w:date="2026-07-02T17:18:00Z" w:initials="GG">
    <w:p w14:paraId="7066B493" w14:textId="77777777" w:rsidR="00BC6F2A" w:rsidRDefault="00BC6F2A" w:rsidP="00BC6F2A">
      <w:r>
        <w:rPr>
          <w:rStyle w:val="CommentReference"/>
        </w:rPr>
        <w:annotationRef/>
      </w:r>
      <w:r>
        <w:rPr>
          <w:sz w:val="20"/>
          <w:szCs w:val="20"/>
        </w:rPr>
        <w:t>For "Assessing Vasoplegia" page I made some modifications in Notion regarding the DSI interpretation</w:t>
      </w:r>
    </w:p>
  </w:comment>
  <w:comment w:id="58" w:author="Gustavo Adolfo Garcia Chavez" w:date="2026-07-02T17:33:00Z" w:initials="GG">
    <w:p w14:paraId="3E028C72" w14:textId="77777777" w:rsidR="00D64452" w:rsidRDefault="00D64452" w:rsidP="00D64452">
      <w:r>
        <w:rPr>
          <w:rStyle w:val="CommentReference"/>
        </w:rPr>
        <w:annotationRef/>
      </w:r>
      <w:r>
        <w:rPr>
          <w:sz w:val="20"/>
          <w:szCs w:val="20"/>
        </w:rPr>
        <w:t>I am not sure whether you agree, but I think this message should be made very explicit in the informed learner pathway. It could also serve as a useful transition or introduction to Interface II</w:t>
      </w:r>
    </w:p>
  </w:comment>
  <w:comment w:id="60" w:author="Gustavo Adolfo Garcia Chavez" w:date="2026-07-02T20:28:00Z" w:initials="GG">
    <w:p w14:paraId="65D1D4DE" w14:textId="77777777" w:rsidR="002458C0" w:rsidRDefault="002458C0" w:rsidP="002458C0">
      <w:r>
        <w:rPr>
          <w:rStyle w:val="CommentReference"/>
        </w:rPr>
        <w:annotationRef/>
      </w:r>
      <w:r>
        <w:rPr>
          <w:sz w:val="20"/>
          <w:szCs w:val="20"/>
        </w:rPr>
        <w:t>Should this be capillaries or post-capillary venules?</w:t>
      </w:r>
    </w:p>
  </w:comment>
  <w:comment w:id="61" w:author="neal chaisson" w:date="2026-07-03T17:02:00Z" w:initials="nc">
    <w:p w14:paraId="22B919E5" w14:textId="77777777" w:rsidR="00FB483B" w:rsidRDefault="00FB483B" w:rsidP="00FB483B">
      <w:r>
        <w:rPr>
          <w:rStyle w:val="CommentReference"/>
        </w:rPr>
        <w:annotationRef/>
      </w:r>
      <w:r>
        <w:rPr>
          <w:sz w:val="20"/>
          <w:szCs w:val="20"/>
        </w:rPr>
        <w:t xml:space="preserve">I think that capillaries is probably fine.  The real place where the vascular waterfall occurs is in the precapillary space of the arteriolar system.  </w:t>
      </w:r>
    </w:p>
  </w:comment>
  <w:comment w:id="62" w:author="neal chaisson" w:date="2026-07-03T17:04:00Z" w:initials="nc">
    <w:p w14:paraId="1A8C6AD7" w14:textId="77777777" w:rsidR="00FB483B" w:rsidRDefault="00FB483B" w:rsidP="00FB483B">
      <w:r>
        <w:rPr>
          <w:rStyle w:val="CommentReference"/>
        </w:rPr>
        <w:annotationRef/>
      </w:r>
      <w:r>
        <w:rPr>
          <w:sz w:val="20"/>
          <w:szCs w:val="20"/>
        </w:rPr>
        <w:t xml:space="preserve">The terminology you have above is correct.  These are old and the updated naming conventions shoudl be used.  </w:t>
      </w:r>
    </w:p>
  </w:comment>
  <w:comment w:id="63" w:author="Gustavo Adolfo Garcia Chavez" w:date="2026-07-02T20:29:00Z" w:initials="GG">
    <w:p w14:paraId="351C6F6A" w14:textId="77777777" w:rsidR="001F089C" w:rsidRDefault="002458C0" w:rsidP="001F089C">
      <w:r>
        <w:rPr>
          <w:rStyle w:val="CommentReference"/>
        </w:rPr>
        <w:annotationRef/>
      </w:r>
      <w:r w:rsidR="001F089C">
        <w:rPr>
          <w:sz w:val="20"/>
          <w:szCs w:val="20"/>
        </w:rPr>
        <w:t>Resolved</w:t>
      </w:r>
    </w:p>
    <w:p w14:paraId="10690E1D" w14:textId="77777777" w:rsidR="001F089C" w:rsidRDefault="001F089C" w:rsidP="001F089C"/>
  </w:comment>
  <w:comment w:id="64" w:author="Gustavo Adolfo Garcia Chavez" w:date="2026-07-02T20:52:00Z" w:initials="GG">
    <w:p w14:paraId="51EA3CB0" w14:textId="77777777" w:rsidR="001F089C" w:rsidRDefault="005628F1" w:rsidP="001F089C">
      <w:r>
        <w:rPr>
          <w:rStyle w:val="CommentReference"/>
        </w:rPr>
        <w:annotationRef/>
      </w:r>
      <w:r w:rsidR="001F089C">
        <w:rPr>
          <w:sz w:val="20"/>
          <w:szCs w:val="20"/>
        </w:rPr>
        <w:t>I mapped the current organization of the Notion pages according to their original hierarchy, so that Claude can better understand how everything is structured.</w:t>
      </w:r>
    </w:p>
  </w:comment>
  <w:comment w:id="65" w:author="Gustavo Adolfo Garcia Chavez" w:date="2026-07-02T20:32:00Z" w:initials="GG">
    <w:p w14:paraId="7AF8D073" w14:textId="754781DE" w:rsidR="000662D3" w:rsidRDefault="000662D3" w:rsidP="000662D3">
      <w:r>
        <w:rPr>
          <w:rStyle w:val="CommentReference"/>
        </w:rPr>
        <w:annotationRef/>
      </w:r>
      <w:r>
        <w:rPr>
          <w:sz w:val="20"/>
          <w:szCs w:val="20"/>
        </w:rPr>
        <w:t>Just as a small clarification, let's not forget that the complete and corrected page title appears to be Interface I: Cardiac Function and Arterial Vascular Function (1), with “(1)” included at the end.</w:t>
      </w:r>
    </w:p>
  </w:comment>
  <w:comment w:id="111" w:author="Gustavo Adolfo Garcia Chavez" w:date="2026-07-02T20:48:00Z" w:initials="GG">
    <w:p w14:paraId="4199004A" w14:textId="77777777" w:rsidR="001F089C" w:rsidRDefault="004D58E8" w:rsidP="001F089C">
      <w:r>
        <w:rPr>
          <w:rStyle w:val="CommentReference"/>
        </w:rPr>
        <w:annotationRef/>
      </w:r>
      <w:r w:rsidR="001F089C">
        <w:rPr>
          <w:sz w:val="20"/>
          <w:szCs w:val="20"/>
        </w:rPr>
        <w:t xml:space="preserve">Based on the manual inventory of the Notion pages, this page is currently located under Interface I. However, the topic itself does overlap with both Interface I and Interface III.  If Claude can link to this from both interfaces, that would be ideal.  </w:t>
      </w:r>
    </w:p>
  </w:comment>
  <w:comment w:id="130" w:author="Gustavo Adolfo Garcia Chavez" w:date="2026-07-02T20:54:00Z" w:initials="GG">
    <w:p w14:paraId="4AD1401D" w14:textId="77777777" w:rsidR="001F089C" w:rsidRDefault="005628F1" w:rsidP="001F089C">
      <w:r>
        <w:rPr>
          <w:rStyle w:val="CommentReference"/>
        </w:rPr>
        <w:annotationRef/>
      </w:r>
      <w:r w:rsidR="001F089C">
        <w:rPr>
          <w:sz w:val="20"/>
          <w:szCs w:val="20"/>
        </w:rPr>
        <w:t>We should create this page by first showing the normal CVP waveform, then how to measure CVP correctly, and finally illustrating pathological examples. Ideally, these would be supported by real-life tracings. If that proves too time-consuming, we could instead reference key papers that illustrate the main CVP waveform abnormalities.</w:t>
      </w:r>
    </w:p>
    <w:p w14:paraId="08F80AB9" w14:textId="77777777" w:rsidR="001F089C" w:rsidRDefault="001F089C" w:rsidP="001F089C">
      <w:r>
        <w:rPr>
          <w:sz w:val="20"/>
          <w:szCs w:val="20"/>
        </w:rPr>
        <w:t xml:space="preserve">Claude - Do as much as you can to build this and we will edit from there. </w:t>
      </w:r>
    </w:p>
  </w:comment>
  <w:comment w:id="159" w:author="neal chaisson" w:date="2026-07-03T17:33:00Z" w:initials="nc">
    <w:p w14:paraId="3EA30572" w14:textId="77777777" w:rsidR="001F089C" w:rsidRDefault="001F089C" w:rsidP="001F089C">
      <w:r>
        <w:rPr>
          <w:rStyle w:val="CommentReference"/>
        </w:rPr>
        <w:annotationRef/>
      </w:r>
      <w:r>
        <w:rPr>
          <w:sz w:val="20"/>
          <w:szCs w:val="20"/>
        </w:rPr>
        <w:t>Resolved</w:t>
      </w:r>
    </w:p>
  </w:comment>
  <w:comment w:id="160" w:author="neal chaisson" w:date="2026-07-03T17:35:00Z" w:initials="nc">
    <w:p w14:paraId="12F04716" w14:textId="2B79423C" w:rsidR="001F089C" w:rsidRDefault="001F089C" w:rsidP="001F089C">
      <w:r>
        <w:rPr>
          <w:rStyle w:val="CommentReference"/>
        </w:rPr>
        <w:annotationRef/>
      </w:r>
      <w:r>
        <w:rPr>
          <w:sz w:val="20"/>
          <w:szCs w:val="20"/>
        </w:rPr>
        <w:t>Claude- Create a clinical example for us</w:t>
      </w:r>
    </w:p>
  </w:comment>
  <w:comment w:id="161" w:author="neal chaisson" w:date="2026-07-03T20:29:00Z" w:initials="nc">
    <w:p w14:paraId="18A31EF5" w14:textId="77777777" w:rsidR="002E32A2" w:rsidRDefault="002E32A2" w:rsidP="002E32A2">
      <w:r>
        <w:rPr>
          <w:rStyle w:val="CommentReference"/>
        </w:rPr>
        <w:annotationRef/>
      </w:r>
      <w:r>
        <w:rPr>
          <w:sz w:val="20"/>
          <w:szCs w:val="20"/>
        </w:rPr>
        <w:t xml:space="preserve">Okay to use this picture as a placeholder during the build.  </w:t>
      </w:r>
    </w:p>
  </w:comment>
  <w:comment w:id="162" w:author="neal chaisson" w:date="2026-07-03T20:28:00Z" w:initials="nc">
    <w:p w14:paraId="2119F2AE" w14:textId="77777777" w:rsidR="002E32A2" w:rsidRDefault="002E32A2" w:rsidP="002E32A2">
      <w:r>
        <w:rPr>
          <w:rStyle w:val="CommentReference"/>
        </w:rPr>
        <w:annotationRef/>
      </w:r>
      <w:r>
        <w:rPr>
          <w:sz w:val="20"/>
          <w:szCs w:val="20"/>
        </w:rPr>
        <w:t xml:space="preserve">Instead of this video, utilize the similar picture in Wix; "What is shock" page.  </w:t>
      </w:r>
    </w:p>
  </w:comment>
  <w:comment w:id="163" w:author="neal chaisson" w:date="2026-07-03T17:35:00Z" w:initials="nc">
    <w:p w14:paraId="6326A9E8" w14:textId="77777777" w:rsidR="002E32A2" w:rsidRDefault="001F089C" w:rsidP="002E32A2">
      <w:r>
        <w:rPr>
          <w:rStyle w:val="CommentReference"/>
        </w:rPr>
        <w:annotationRef/>
      </w:r>
      <w:r w:rsidR="002E32A2">
        <w:rPr>
          <w:sz w:val="20"/>
          <w:szCs w:val="20"/>
        </w:rPr>
        <w:t>Do not use notion for this. It is too in the weeds.   Use wix page-"What is shock," which I do not believe contains this detail- as your source</w:t>
      </w:r>
    </w:p>
  </w:comment>
  <w:comment w:id="164" w:author="neal chaisson" w:date="2026-07-03T22:41:00Z" w:initials="nc">
    <w:p w14:paraId="3D337843" w14:textId="77777777" w:rsidR="00932A41" w:rsidRDefault="00932A41" w:rsidP="00932A41">
      <w:r>
        <w:rPr>
          <w:rStyle w:val="CommentReference"/>
        </w:rPr>
        <w:annotationRef/>
      </w:r>
      <w:r>
        <w:rPr>
          <w:sz w:val="20"/>
          <w:szCs w:val="20"/>
        </w:rPr>
        <w:t>ignore this.  this page is on the web site on the page "Manipulating DO2"</w:t>
      </w:r>
    </w:p>
  </w:comment>
  <w:comment w:id="165" w:author="neal chaisson" w:date="2026-07-03T22:42:00Z" w:initials="nc">
    <w:p w14:paraId="3A318EDA" w14:textId="77777777" w:rsidR="00932A41" w:rsidRDefault="00932A41" w:rsidP="00932A41">
      <w:r>
        <w:rPr>
          <w:rStyle w:val="CommentReference"/>
        </w:rPr>
        <w:annotationRef/>
      </w:r>
      <w:r>
        <w:rPr>
          <w:sz w:val="20"/>
          <w:szCs w:val="20"/>
        </w:rPr>
        <w:t>Resolved</w:t>
      </w:r>
    </w:p>
  </w:comment>
  <w:comment w:id="166" w:author="neal chaisson" w:date="2026-07-03T22:47:00Z" w:initials="nc">
    <w:p w14:paraId="57373391" w14:textId="77777777" w:rsidR="00932A41" w:rsidRDefault="00932A41" w:rsidP="00932A41">
      <w:r>
        <w:rPr>
          <w:rStyle w:val="CommentReference"/>
        </w:rPr>
        <w:annotationRef/>
      </w:r>
      <w:r>
        <w:rPr>
          <w:sz w:val="20"/>
          <w:szCs w:val="20"/>
        </w:rPr>
        <w:t xml:space="preserve">use concepts from the pages explaining Interface II and its relationship to the equation (Pcrit-MSFP=CO x arteriolar resistance). </w:t>
      </w:r>
    </w:p>
  </w:comment>
  <w:comment w:id="168" w:author="neal chaisson" w:date="2026-07-03T23:02:00Z" w:initials="nc">
    <w:p w14:paraId="6DD3324E" w14:textId="77777777" w:rsidR="00162B4D" w:rsidRDefault="00162B4D" w:rsidP="00162B4D">
      <w:r>
        <w:rPr>
          <w:rStyle w:val="CommentReference"/>
        </w:rPr>
        <w:annotationRef/>
      </w:r>
      <w:r>
        <w:rPr>
          <w:sz w:val="20"/>
          <w:szCs w:val="20"/>
        </w:rPr>
        <w:t xml:space="preserve">leave the text as is in Notion (do not add anything from the side discussion between Chaisson/Gallardo.  However, instead of using the graphic in Notion for TPP, use the one uploaded by Gallardo from Pinsky article.  If you can cite the article (you'll have to find the citation as I don't know it) that would be great. </w:t>
      </w:r>
    </w:p>
  </w:comment>
  <w:comment w:id="167" w:author="neal chaisson" w:date="2026-07-03T22:51:00Z" w:initials="nc">
    <w:p w14:paraId="043A68AE" w14:textId="77777777" w:rsidR="00A11132" w:rsidRDefault="00A11132" w:rsidP="00A11132">
      <w:r>
        <w:rPr>
          <w:rStyle w:val="CommentReference"/>
        </w:rPr>
        <w:annotationRef/>
      </w:r>
      <w:r>
        <w:rPr>
          <w:sz w:val="20"/>
          <w:szCs w:val="20"/>
        </w:rPr>
        <w:t>Flag these for editing before you do the web transfer</w:t>
      </w:r>
    </w:p>
    <w:p w14:paraId="5C4876F0" w14:textId="77777777" w:rsidR="00A11132" w:rsidRDefault="00A11132" w:rsidP="00A11132"/>
  </w:comment>
  <w:comment w:id="169" w:author="neal chaisson" w:date="2026-07-03T23:17:00Z" w:initials="nc">
    <w:p w14:paraId="2AD61A7E" w14:textId="77777777" w:rsidR="002D7B27" w:rsidRDefault="002D7B27" w:rsidP="002D7B27">
      <w:r>
        <w:rPr>
          <w:rStyle w:val="CommentReference"/>
        </w:rPr>
        <w:annotationRef/>
      </w:r>
      <w:r>
        <w:rPr>
          <w:sz w:val="20"/>
          <w:szCs w:val="20"/>
        </w:rPr>
        <w:t xml:space="preserve">Many of these comments have been resolved and much of the editing has been done upon transfer to Wix.  Look at the Interface IV pages on Wix as a first step in gathering information for this section.  When there is information missing, then it is okay to go to Notion for additional detail or completion of content. </w:t>
      </w:r>
    </w:p>
  </w:comment>
  <w:comment w:id="170" w:author="neal chaisson" w:date="2026-07-03T22:51:00Z" w:initials="nc">
    <w:p w14:paraId="743B1EEA" w14:textId="77777777" w:rsidR="00932A41" w:rsidRDefault="00932A41" w:rsidP="00932A41">
      <w:r>
        <w:rPr>
          <w:rStyle w:val="CommentReference"/>
        </w:rPr>
        <w:annotationRef/>
      </w:r>
      <w:r>
        <w:rPr>
          <w:sz w:val="20"/>
          <w:szCs w:val="20"/>
        </w:rPr>
        <w:t xml:space="preserve">Do your best with these based on the context available.  Flag any areas where uncertainty exists during the writing process.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1C8F55" w15:done="0"/>
  <w15:commentEx w15:paraId="7FC9235F" w15:done="0"/>
  <w15:commentEx w15:paraId="4DD6AA68" w15:paraIdParent="7FC9235F" w15:done="0"/>
  <w15:commentEx w15:paraId="72D8C936" w15:done="1"/>
  <w15:commentEx w15:paraId="0683341A" w15:done="0"/>
  <w15:commentEx w15:paraId="595B581A" w15:paraIdParent="0683341A" w15:done="0"/>
  <w15:commentEx w15:paraId="0D3A2F8E" w15:done="0"/>
  <w15:commentEx w15:paraId="5327B653" w15:done="0"/>
  <w15:commentEx w15:paraId="09652E1D" w15:done="0"/>
  <w15:commentEx w15:paraId="5E57E281" w15:paraIdParent="09652E1D" w15:done="0"/>
  <w15:commentEx w15:paraId="1C0A60A3" w15:done="0"/>
  <w15:commentEx w15:paraId="7066B493" w15:done="0"/>
  <w15:commentEx w15:paraId="3E028C72" w15:done="0"/>
  <w15:commentEx w15:paraId="65D1D4DE" w15:done="0"/>
  <w15:commentEx w15:paraId="22B919E5" w15:paraIdParent="65D1D4DE" w15:done="0"/>
  <w15:commentEx w15:paraId="1A8C6AD7" w15:done="0"/>
  <w15:commentEx w15:paraId="10690E1D" w15:done="0"/>
  <w15:commentEx w15:paraId="51EA3CB0" w15:done="0"/>
  <w15:commentEx w15:paraId="7AF8D073" w15:done="0"/>
  <w15:commentEx w15:paraId="4199004A" w15:done="0"/>
  <w15:commentEx w15:paraId="08F80AB9" w15:done="0"/>
  <w15:commentEx w15:paraId="3EA30572" w15:done="0"/>
  <w15:commentEx w15:paraId="12F04716" w15:done="0"/>
  <w15:commentEx w15:paraId="18A31EF5" w15:done="0"/>
  <w15:commentEx w15:paraId="2119F2AE" w15:done="0"/>
  <w15:commentEx w15:paraId="6326A9E8" w15:done="0"/>
  <w15:commentEx w15:paraId="3D337843" w15:done="0"/>
  <w15:commentEx w15:paraId="3A318EDA" w15:done="0"/>
  <w15:commentEx w15:paraId="57373391" w15:done="0"/>
  <w15:commentEx w15:paraId="6DD3324E" w15:done="0"/>
  <w15:commentEx w15:paraId="5C4876F0" w15:done="1"/>
  <w15:commentEx w15:paraId="2AD61A7E" w15:done="0"/>
  <w15:commentEx w15:paraId="743B1E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8D122DF" w16cex:dateUtc="2026-07-03T18:17:00Z"/>
  <w16cex:commentExtensible w16cex:durableId="3017AEB8" w16cex:dateUtc="2026-07-02T20:30:00Z"/>
  <w16cex:commentExtensible w16cex:durableId="1CD49EA8" w16cex:dateUtc="2026-07-03T18:38:00Z"/>
  <w16cex:commentExtensible w16cex:durableId="4D4A20E4" w16cex:dateUtc="2026-07-02T20:35:00Z"/>
  <w16cex:commentExtensible w16cex:durableId="7CC94921" w16cex:dateUtc="2026-07-02T20:39:00Z"/>
  <w16cex:commentExtensible w16cex:durableId="2742AA2F" w16cex:dateUtc="2026-07-03T18:35:00Z"/>
  <w16cex:commentExtensible w16cex:durableId="5553DF2D" w16cex:dateUtc="2026-07-02T20:50:00Z"/>
  <w16cex:commentExtensible w16cex:durableId="5BB9B2F7" w16cex:dateUtc="2026-07-03T18:52:00Z"/>
  <w16cex:commentExtensible w16cex:durableId="2CBD5EB2" w16cex:dateUtc="2026-07-03T01:21:00Z"/>
  <w16cex:commentExtensible w16cex:durableId="5B8C6F25" w16cex:dateUtc="2026-07-03T18:54:00Z"/>
  <w16cex:commentExtensible w16cex:durableId="0624BBCC" w16cex:dateUtc="2026-07-02T22:33:00Z"/>
  <w16cex:commentExtensible w16cex:durableId="734FDD8F" w16cex:dateUtc="2026-07-02T22:18:00Z"/>
  <w16cex:commentExtensible w16cex:durableId="206CBAB4" w16cex:dateUtc="2026-07-02T22:33:00Z"/>
  <w16cex:commentExtensible w16cex:durableId="2FDB934B" w16cex:dateUtc="2026-07-03T01:28:00Z"/>
  <w16cex:commentExtensible w16cex:durableId="3FEF1E19" w16cex:dateUtc="2026-07-03T21:02:00Z"/>
  <w16cex:commentExtensible w16cex:durableId="6C607845" w16cex:dateUtc="2026-07-03T21:04:00Z"/>
  <w16cex:commentExtensible w16cex:durableId="6ED41E9E" w16cex:dateUtc="2026-07-03T01:29:00Z"/>
  <w16cex:commentExtensible w16cex:durableId="00435CB2" w16cex:dateUtc="2026-07-03T01:52:00Z"/>
  <w16cex:commentExtensible w16cex:durableId="2257B301" w16cex:dateUtc="2026-07-03T01:32:00Z"/>
  <w16cex:commentExtensible w16cex:durableId="7F92E595" w16cex:dateUtc="2026-07-03T01:48:00Z"/>
  <w16cex:commentExtensible w16cex:durableId="59AAC833" w16cex:dateUtc="2026-07-03T01:54:00Z"/>
  <w16cex:commentExtensible w16cex:durableId="79A5721A" w16cex:dateUtc="2026-07-03T21:33:00Z"/>
  <w16cex:commentExtensible w16cex:durableId="7EF69D54" w16cex:dateUtc="2026-07-03T21:35:00Z"/>
  <w16cex:commentExtensible w16cex:durableId="52E8EDBE" w16cex:dateUtc="2026-07-04T00:29:00Z"/>
  <w16cex:commentExtensible w16cex:durableId="74B6D953" w16cex:dateUtc="2026-07-04T00:28:00Z"/>
  <w16cex:commentExtensible w16cex:durableId="3EDB2A41" w16cex:dateUtc="2026-07-03T21:35:00Z"/>
  <w16cex:commentExtensible w16cex:durableId="38F91090" w16cex:dateUtc="2026-07-04T02:41:00Z"/>
  <w16cex:commentExtensible w16cex:durableId="2E2C49C0" w16cex:dateUtc="2026-07-04T02:42:00Z"/>
  <w16cex:commentExtensible w16cex:durableId="66C14B33" w16cex:dateUtc="2026-07-04T02:47:00Z"/>
  <w16cex:commentExtensible w16cex:durableId="1C3555D9" w16cex:dateUtc="2026-07-04T03:02:00Z"/>
  <w16cex:commentExtensible w16cex:durableId="0C39B022" w16cex:dateUtc="2026-07-04T02:51:00Z"/>
  <w16cex:commentExtensible w16cex:durableId="42E0D61F" w16cex:dateUtc="2026-07-04T03:17:00Z"/>
  <w16cex:commentExtensible w16cex:durableId="4C1015E2" w16cex:dateUtc="2026-07-04T0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1C8F55" w16cid:durableId="08D122DF"/>
  <w16cid:commentId w16cid:paraId="7FC9235F" w16cid:durableId="3017AEB8"/>
  <w16cid:commentId w16cid:paraId="4DD6AA68" w16cid:durableId="1CD49EA8"/>
  <w16cid:commentId w16cid:paraId="72D8C936" w16cid:durableId="4D4A20E4"/>
  <w16cid:commentId w16cid:paraId="0683341A" w16cid:durableId="7CC94921"/>
  <w16cid:commentId w16cid:paraId="595B581A" w16cid:durableId="2742AA2F"/>
  <w16cid:commentId w16cid:paraId="0D3A2F8E" w16cid:durableId="5553DF2D"/>
  <w16cid:commentId w16cid:paraId="5327B653" w16cid:durableId="5BB9B2F7"/>
  <w16cid:commentId w16cid:paraId="09652E1D" w16cid:durableId="2CBD5EB2"/>
  <w16cid:commentId w16cid:paraId="5E57E281" w16cid:durableId="5B8C6F25"/>
  <w16cid:commentId w16cid:paraId="1C0A60A3" w16cid:durableId="0624BBCC"/>
  <w16cid:commentId w16cid:paraId="7066B493" w16cid:durableId="734FDD8F"/>
  <w16cid:commentId w16cid:paraId="3E028C72" w16cid:durableId="206CBAB4"/>
  <w16cid:commentId w16cid:paraId="65D1D4DE" w16cid:durableId="2FDB934B"/>
  <w16cid:commentId w16cid:paraId="22B919E5" w16cid:durableId="3FEF1E19"/>
  <w16cid:commentId w16cid:paraId="1A8C6AD7" w16cid:durableId="6C607845"/>
  <w16cid:commentId w16cid:paraId="10690E1D" w16cid:durableId="6ED41E9E"/>
  <w16cid:commentId w16cid:paraId="51EA3CB0" w16cid:durableId="00435CB2"/>
  <w16cid:commentId w16cid:paraId="7AF8D073" w16cid:durableId="2257B301"/>
  <w16cid:commentId w16cid:paraId="4199004A" w16cid:durableId="7F92E595"/>
  <w16cid:commentId w16cid:paraId="08F80AB9" w16cid:durableId="59AAC833"/>
  <w16cid:commentId w16cid:paraId="3EA30572" w16cid:durableId="79A5721A"/>
  <w16cid:commentId w16cid:paraId="12F04716" w16cid:durableId="7EF69D54"/>
  <w16cid:commentId w16cid:paraId="18A31EF5" w16cid:durableId="52E8EDBE"/>
  <w16cid:commentId w16cid:paraId="2119F2AE" w16cid:durableId="74B6D953"/>
  <w16cid:commentId w16cid:paraId="6326A9E8" w16cid:durableId="3EDB2A41"/>
  <w16cid:commentId w16cid:paraId="3D337843" w16cid:durableId="38F91090"/>
  <w16cid:commentId w16cid:paraId="3A318EDA" w16cid:durableId="2E2C49C0"/>
  <w16cid:commentId w16cid:paraId="57373391" w16cid:durableId="66C14B33"/>
  <w16cid:commentId w16cid:paraId="6DD3324E" w16cid:durableId="1C3555D9"/>
  <w16cid:commentId w16cid:paraId="5C4876F0" w16cid:durableId="0C39B022"/>
  <w16cid:commentId w16cid:paraId="2AD61A7E" w16cid:durableId="42E0D61F"/>
  <w16cid:commentId w16cid:paraId="743B1EEA" w16cid:durableId="4C1015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319038">
    <w:abstractNumId w:val="8"/>
  </w:num>
  <w:num w:numId="2" w16cid:durableId="2026129961">
    <w:abstractNumId w:val="6"/>
  </w:num>
  <w:num w:numId="3" w16cid:durableId="2017270543">
    <w:abstractNumId w:val="5"/>
  </w:num>
  <w:num w:numId="4" w16cid:durableId="786050189">
    <w:abstractNumId w:val="4"/>
  </w:num>
  <w:num w:numId="5" w16cid:durableId="1916427389">
    <w:abstractNumId w:val="7"/>
  </w:num>
  <w:num w:numId="6" w16cid:durableId="1463035086">
    <w:abstractNumId w:val="3"/>
  </w:num>
  <w:num w:numId="7" w16cid:durableId="397871548">
    <w:abstractNumId w:val="2"/>
  </w:num>
  <w:num w:numId="8" w16cid:durableId="1546528701">
    <w:abstractNumId w:val="1"/>
  </w:num>
  <w:num w:numId="9" w16cid:durableId="13638945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rson w15:author="Gustavo Adolfo Garcia Chavez">
    <w15:presenceInfo w15:providerId="Windows Live" w15:userId="062d44427c9668d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2D3"/>
    <w:rsid w:val="001147F3"/>
    <w:rsid w:val="0015074B"/>
    <w:rsid w:val="00162B4D"/>
    <w:rsid w:val="001F089C"/>
    <w:rsid w:val="002304E7"/>
    <w:rsid w:val="002458C0"/>
    <w:rsid w:val="0029639D"/>
    <w:rsid w:val="002D7B27"/>
    <w:rsid w:val="002E32A2"/>
    <w:rsid w:val="00326F90"/>
    <w:rsid w:val="003829FB"/>
    <w:rsid w:val="003F4DF1"/>
    <w:rsid w:val="00492DEC"/>
    <w:rsid w:val="004D58E8"/>
    <w:rsid w:val="005628F1"/>
    <w:rsid w:val="0061095A"/>
    <w:rsid w:val="006326EC"/>
    <w:rsid w:val="0065493F"/>
    <w:rsid w:val="00686EF7"/>
    <w:rsid w:val="008D6489"/>
    <w:rsid w:val="00932A41"/>
    <w:rsid w:val="00A11132"/>
    <w:rsid w:val="00AA1D8D"/>
    <w:rsid w:val="00B47730"/>
    <w:rsid w:val="00BC6F2A"/>
    <w:rsid w:val="00CB0664"/>
    <w:rsid w:val="00D64452"/>
    <w:rsid w:val="00EA4787"/>
    <w:rsid w:val="00F05CC9"/>
    <w:rsid w:val="00FA704D"/>
    <w:rsid w:val="00FB483B"/>
    <w:rsid w:val="00FC693F"/>
    <w:rsid w:val="00FF27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3C0C0"/>
  <w14:defaultImageDpi w14:val="300"/>
  <w15:docId w15:val="{E43EAF8F-74F3-A143-ADB8-E7964DA0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147F3"/>
    <w:rPr>
      <w:sz w:val="16"/>
      <w:szCs w:val="16"/>
    </w:rPr>
  </w:style>
  <w:style w:type="paragraph" w:styleId="CommentText">
    <w:name w:val="annotation text"/>
    <w:basedOn w:val="Normal"/>
    <w:link w:val="CommentTextChar"/>
    <w:uiPriority w:val="99"/>
    <w:semiHidden/>
    <w:unhideWhenUsed/>
    <w:rsid w:val="001147F3"/>
    <w:pPr>
      <w:spacing w:line="240" w:lineRule="auto"/>
    </w:pPr>
    <w:rPr>
      <w:sz w:val="20"/>
      <w:szCs w:val="20"/>
    </w:rPr>
  </w:style>
  <w:style w:type="character" w:customStyle="1" w:styleId="CommentTextChar">
    <w:name w:val="Comment Text Char"/>
    <w:basedOn w:val="DefaultParagraphFont"/>
    <w:link w:val="CommentText"/>
    <w:uiPriority w:val="99"/>
    <w:semiHidden/>
    <w:rsid w:val="001147F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1147F3"/>
    <w:rPr>
      <w:b/>
      <w:bCs/>
    </w:rPr>
  </w:style>
  <w:style w:type="character" w:customStyle="1" w:styleId="CommentSubjectChar">
    <w:name w:val="Comment Subject Char"/>
    <w:basedOn w:val="CommentTextChar"/>
    <w:link w:val="CommentSubject"/>
    <w:uiPriority w:val="99"/>
    <w:semiHidden/>
    <w:rsid w:val="001147F3"/>
    <w:rPr>
      <w:rFonts w:ascii="Calibri" w:hAnsi="Calibri"/>
      <w:b/>
      <w:bCs/>
      <w:sz w:val="20"/>
      <w:szCs w:val="20"/>
    </w:rPr>
  </w:style>
  <w:style w:type="character" w:customStyle="1" w:styleId="notion-enable-hover">
    <w:name w:val="notion-enable-hover"/>
    <w:basedOn w:val="DefaultParagraphFont"/>
    <w:rsid w:val="000662D3"/>
  </w:style>
  <w:style w:type="paragraph" w:styleId="Revision">
    <w:name w:val="Revision"/>
    <w:hidden/>
    <w:uiPriority w:val="99"/>
    <w:semiHidden/>
    <w:rsid w:val="000662D3"/>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18</Pages>
  <Words>6188</Words>
  <Characters>37441</Characters>
  <Application>Microsoft Office Word</Application>
  <DocSecurity>0</DocSecurity>
  <Lines>936</Lines>
  <Paragraphs>703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3</cp:revision>
  <dcterms:created xsi:type="dcterms:W3CDTF">2026-07-03T18:12:00Z</dcterms:created>
  <dcterms:modified xsi:type="dcterms:W3CDTF">2026-07-04T03:17:00Z</dcterms:modified>
  <cp:category/>
</cp:coreProperties>
</file>